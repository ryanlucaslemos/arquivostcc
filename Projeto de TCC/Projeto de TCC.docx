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93B30" w14:textId="119FDFC7" w:rsidR="007A16FF" w:rsidRPr="00596BF9" w:rsidRDefault="000A4A8B" w:rsidP="00596BF9">
      <w:pPr>
        <w:ind w:firstLine="0"/>
        <w:jc w:val="center"/>
        <w:rPr>
          <w:sz w:val="28"/>
          <w:szCs w:val="28"/>
        </w:rPr>
      </w:pPr>
      <w:r w:rsidRPr="00596BF9">
        <w:rPr>
          <w:sz w:val="28"/>
          <w:szCs w:val="28"/>
        </w:rPr>
        <w:t>UNIVERSIDADE ESTADUAL DE MONTES CLAROS</w:t>
      </w:r>
    </w:p>
    <w:p w14:paraId="3F90927B" w14:textId="55459265" w:rsidR="007A16FF" w:rsidRPr="00596BF9" w:rsidRDefault="00766FC6" w:rsidP="00596BF9">
      <w:pPr>
        <w:ind w:firstLine="0"/>
        <w:jc w:val="center"/>
        <w:rPr>
          <w:sz w:val="28"/>
          <w:szCs w:val="28"/>
        </w:rPr>
      </w:pPr>
      <w:r>
        <w:rPr>
          <w:sz w:val="28"/>
          <w:szCs w:val="28"/>
        </w:rPr>
        <w:t>Centro de Ciências Exatas e Tecnológicas</w:t>
      </w:r>
    </w:p>
    <w:p w14:paraId="28503DB2" w14:textId="77777777" w:rsidR="007A16FF" w:rsidRPr="00596BF9" w:rsidRDefault="007A16FF" w:rsidP="00596BF9">
      <w:pPr>
        <w:ind w:firstLine="0"/>
        <w:jc w:val="center"/>
        <w:rPr>
          <w:sz w:val="28"/>
          <w:szCs w:val="28"/>
        </w:rPr>
      </w:pPr>
      <w:r w:rsidRPr="00596BF9">
        <w:rPr>
          <w:sz w:val="28"/>
          <w:szCs w:val="28"/>
        </w:rPr>
        <w:t>Curso de Bacharelado Sistemas de Informação</w:t>
      </w:r>
    </w:p>
    <w:p w14:paraId="198BF1AC" w14:textId="76CAA913" w:rsidR="00C52DB0" w:rsidRPr="00AB714C" w:rsidRDefault="00C52DB0" w:rsidP="00FD0859">
      <w:pPr>
        <w:spacing w:after="160" w:line="259" w:lineRule="auto"/>
        <w:ind w:firstLine="0"/>
        <w:jc w:val="left"/>
        <w:outlineLvl w:val="9"/>
        <w:rPr>
          <w:sz w:val="32"/>
          <w:szCs w:val="32"/>
        </w:rPr>
      </w:pPr>
    </w:p>
    <w:p w14:paraId="57C537A9" w14:textId="43F52EAD" w:rsidR="006F3CF0" w:rsidRPr="00AB714C" w:rsidRDefault="006F3CF0" w:rsidP="00FD0859">
      <w:pPr>
        <w:spacing w:after="160" w:line="259" w:lineRule="auto"/>
        <w:ind w:firstLine="0"/>
        <w:jc w:val="left"/>
        <w:outlineLvl w:val="9"/>
        <w:rPr>
          <w:sz w:val="32"/>
          <w:szCs w:val="32"/>
        </w:rPr>
      </w:pPr>
    </w:p>
    <w:p w14:paraId="300C8C59" w14:textId="6C710294" w:rsidR="006F3CF0" w:rsidRPr="00633709" w:rsidRDefault="006F3CF0" w:rsidP="00FD0859">
      <w:pPr>
        <w:spacing w:after="160" w:line="259" w:lineRule="auto"/>
        <w:ind w:firstLine="0"/>
        <w:jc w:val="left"/>
        <w:outlineLvl w:val="9"/>
        <w:rPr>
          <w:sz w:val="28"/>
          <w:szCs w:val="28"/>
        </w:rPr>
      </w:pPr>
    </w:p>
    <w:p w14:paraId="467CD636" w14:textId="78357FFD" w:rsidR="006F3CF0" w:rsidRPr="00633709" w:rsidRDefault="00B82E8A" w:rsidP="00FD0859">
      <w:pPr>
        <w:spacing w:after="160" w:line="259" w:lineRule="auto"/>
        <w:ind w:firstLine="0"/>
        <w:jc w:val="center"/>
        <w:outlineLvl w:val="9"/>
        <w:rPr>
          <w:sz w:val="28"/>
          <w:szCs w:val="28"/>
        </w:rPr>
      </w:pPr>
      <w:r w:rsidRPr="00633709">
        <w:rPr>
          <w:sz w:val="28"/>
          <w:szCs w:val="28"/>
        </w:rPr>
        <w:t>Ryan Lucas Silva Lemos</w:t>
      </w:r>
    </w:p>
    <w:p w14:paraId="377C05FF" w14:textId="2BFECF7F" w:rsidR="005358E8" w:rsidRPr="00F11786" w:rsidRDefault="005358E8" w:rsidP="00FD0859">
      <w:pPr>
        <w:spacing w:after="160" w:line="259" w:lineRule="auto"/>
        <w:ind w:firstLine="0"/>
        <w:jc w:val="left"/>
        <w:outlineLvl w:val="9"/>
        <w:rPr>
          <w:sz w:val="28"/>
          <w:szCs w:val="28"/>
        </w:rPr>
      </w:pPr>
    </w:p>
    <w:p w14:paraId="696AF607" w14:textId="476D61E7" w:rsidR="005358E8" w:rsidRPr="00F11786" w:rsidRDefault="005358E8" w:rsidP="00FD0859">
      <w:pPr>
        <w:spacing w:after="160" w:line="259" w:lineRule="auto"/>
        <w:ind w:firstLine="0"/>
        <w:jc w:val="left"/>
        <w:outlineLvl w:val="9"/>
        <w:rPr>
          <w:sz w:val="28"/>
          <w:szCs w:val="28"/>
        </w:rPr>
      </w:pPr>
    </w:p>
    <w:p w14:paraId="4A51C252" w14:textId="3D9890BE" w:rsidR="005358E8" w:rsidRPr="00F11786" w:rsidRDefault="005358E8" w:rsidP="00FD0859">
      <w:pPr>
        <w:spacing w:after="160" w:line="259" w:lineRule="auto"/>
        <w:ind w:firstLine="0"/>
        <w:jc w:val="left"/>
        <w:outlineLvl w:val="9"/>
        <w:rPr>
          <w:sz w:val="28"/>
          <w:szCs w:val="28"/>
        </w:rPr>
      </w:pPr>
    </w:p>
    <w:p w14:paraId="20F59168" w14:textId="07D80818" w:rsidR="005358E8" w:rsidRPr="00F11786" w:rsidRDefault="005358E8" w:rsidP="00FD0859">
      <w:pPr>
        <w:spacing w:after="160" w:line="259" w:lineRule="auto"/>
        <w:ind w:firstLine="0"/>
        <w:jc w:val="left"/>
        <w:outlineLvl w:val="9"/>
        <w:rPr>
          <w:sz w:val="28"/>
          <w:szCs w:val="28"/>
        </w:rPr>
      </w:pPr>
    </w:p>
    <w:p w14:paraId="05BB34DF" w14:textId="79E812AB" w:rsidR="005358E8" w:rsidRPr="00F11786" w:rsidRDefault="005358E8" w:rsidP="00FD0859">
      <w:pPr>
        <w:spacing w:after="160" w:line="259" w:lineRule="auto"/>
        <w:ind w:firstLine="0"/>
        <w:jc w:val="left"/>
        <w:outlineLvl w:val="9"/>
        <w:rPr>
          <w:sz w:val="28"/>
          <w:szCs w:val="28"/>
        </w:rPr>
      </w:pPr>
    </w:p>
    <w:p w14:paraId="25D122ED" w14:textId="4CA0EA81" w:rsidR="005358E8" w:rsidRPr="00620FFC" w:rsidRDefault="00D83CD0" w:rsidP="00620FFC">
      <w:pPr>
        <w:ind w:firstLine="0"/>
        <w:jc w:val="center"/>
        <w:rPr>
          <w:sz w:val="32"/>
          <w:szCs w:val="32"/>
        </w:rPr>
      </w:pPr>
      <w:r w:rsidRPr="00620FFC">
        <w:rPr>
          <w:sz w:val="32"/>
          <w:szCs w:val="32"/>
        </w:rPr>
        <w:t>APLICAÇÃO DO EXTREME PROGRAMMING NO DESENVOLVIMENTO DE UM AMBIENTE WEB DE ENSINO E APRENDIZAGEM DA LÍNGUA INGLESA</w:t>
      </w:r>
    </w:p>
    <w:p w14:paraId="3338E781" w14:textId="29160C97" w:rsidR="004F7863" w:rsidRPr="00EC3658" w:rsidRDefault="004F7863" w:rsidP="00FD0859">
      <w:pPr>
        <w:spacing w:after="160" w:line="259" w:lineRule="auto"/>
        <w:ind w:firstLine="0"/>
        <w:jc w:val="left"/>
        <w:outlineLvl w:val="9"/>
        <w:rPr>
          <w:b/>
          <w:sz w:val="28"/>
          <w:szCs w:val="28"/>
        </w:rPr>
      </w:pPr>
    </w:p>
    <w:p w14:paraId="4DEDD6B2" w14:textId="38523C56" w:rsidR="004F7863" w:rsidRPr="00EC3658" w:rsidRDefault="004F7863" w:rsidP="00FD0859">
      <w:pPr>
        <w:spacing w:after="160" w:line="259" w:lineRule="auto"/>
        <w:ind w:firstLine="0"/>
        <w:jc w:val="left"/>
        <w:outlineLvl w:val="9"/>
        <w:rPr>
          <w:b/>
          <w:sz w:val="28"/>
          <w:szCs w:val="28"/>
        </w:rPr>
      </w:pPr>
    </w:p>
    <w:p w14:paraId="45E188A2" w14:textId="78437D13" w:rsidR="004F7863" w:rsidRPr="00EC3658" w:rsidRDefault="004F7863" w:rsidP="00FD0859">
      <w:pPr>
        <w:spacing w:after="160" w:line="259" w:lineRule="auto"/>
        <w:ind w:firstLine="0"/>
        <w:jc w:val="left"/>
        <w:outlineLvl w:val="9"/>
        <w:rPr>
          <w:b/>
          <w:sz w:val="28"/>
          <w:szCs w:val="28"/>
        </w:rPr>
      </w:pPr>
    </w:p>
    <w:p w14:paraId="50223404" w14:textId="4B326FDE" w:rsidR="004F7863" w:rsidRPr="00EC3658" w:rsidRDefault="004F7863" w:rsidP="00FD0859">
      <w:pPr>
        <w:spacing w:after="160" w:line="259" w:lineRule="auto"/>
        <w:ind w:firstLine="0"/>
        <w:jc w:val="left"/>
        <w:outlineLvl w:val="9"/>
        <w:rPr>
          <w:b/>
          <w:sz w:val="28"/>
          <w:szCs w:val="28"/>
        </w:rPr>
      </w:pPr>
    </w:p>
    <w:p w14:paraId="68FA7F7F" w14:textId="6CFA21E5" w:rsidR="004F7863" w:rsidRPr="00EC3658" w:rsidRDefault="004F7863" w:rsidP="00FD0859">
      <w:pPr>
        <w:spacing w:after="160" w:line="259" w:lineRule="auto"/>
        <w:ind w:firstLine="0"/>
        <w:jc w:val="left"/>
        <w:outlineLvl w:val="9"/>
        <w:rPr>
          <w:b/>
          <w:sz w:val="28"/>
          <w:szCs w:val="28"/>
        </w:rPr>
      </w:pPr>
    </w:p>
    <w:p w14:paraId="52F34A92" w14:textId="5A80B0F5" w:rsidR="004F7863" w:rsidRPr="00EC3658" w:rsidRDefault="004F7863" w:rsidP="00FD0859">
      <w:pPr>
        <w:spacing w:after="160" w:line="259" w:lineRule="auto"/>
        <w:ind w:firstLine="0"/>
        <w:jc w:val="left"/>
        <w:outlineLvl w:val="9"/>
        <w:rPr>
          <w:b/>
          <w:sz w:val="28"/>
          <w:szCs w:val="28"/>
        </w:rPr>
      </w:pPr>
    </w:p>
    <w:p w14:paraId="161192C1" w14:textId="3B37B13B" w:rsidR="004F7863" w:rsidRPr="00EC3658" w:rsidRDefault="004F7863" w:rsidP="00FD0859">
      <w:pPr>
        <w:spacing w:after="160" w:line="259" w:lineRule="auto"/>
        <w:ind w:firstLine="0"/>
        <w:jc w:val="left"/>
        <w:outlineLvl w:val="9"/>
        <w:rPr>
          <w:b/>
          <w:sz w:val="28"/>
          <w:szCs w:val="28"/>
        </w:rPr>
      </w:pPr>
    </w:p>
    <w:p w14:paraId="62970A56" w14:textId="57746047" w:rsidR="004F7863" w:rsidRPr="00EC3658" w:rsidRDefault="004F7863" w:rsidP="00FD0859">
      <w:pPr>
        <w:spacing w:after="160" w:line="259" w:lineRule="auto"/>
        <w:ind w:firstLine="0"/>
        <w:jc w:val="left"/>
        <w:outlineLvl w:val="9"/>
        <w:rPr>
          <w:b/>
          <w:sz w:val="28"/>
          <w:szCs w:val="28"/>
        </w:rPr>
      </w:pPr>
    </w:p>
    <w:p w14:paraId="269E783C" w14:textId="015A92E5" w:rsidR="004F7863" w:rsidRPr="00EC3658" w:rsidRDefault="004F7863" w:rsidP="00FD0859">
      <w:pPr>
        <w:spacing w:after="160" w:line="259" w:lineRule="auto"/>
        <w:ind w:firstLine="0"/>
        <w:jc w:val="left"/>
        <w:outlineLvl w:val="9"/>
        <w:rPr>
          <w:b/>
          <w:sz w:val="28"/>
          <w:szCs w:val="28"/>
        </w:rPr>
      </w:pPr>
    </w:p>
    <w:p w14:paraId="0AC20BE6" w14:textId="77777777" w:rsidR="002F405A" w:rsidRPr="00EC3658" w:rsidRDefault="002F405A" w:rsidP="00FD0859">
      <w:pPr>
        <w:spacing w:after="160" w:line="259" w:lineRule="auto"/>
        <w:ind w:firstLine="0"/>
        <w:jc w:val="left"/>
        <w:outlineLvl w:val="9"/>
        <w:rPr>
          <w:b/>
          <w:sz w:val="28"/>
          <w:szCs w:val="28"/>
        </w:rPr>
      </w:pPr>
    </w:p>
    <w:p w14:paraId="4BB5535C" w14:textId="17BF591B" w:rsidR="00220D4D" w:rsidRPr="0028558C" w:rsidRDefault="00220D4D" w:rsidP="002A5616">
      <w:pPr>
        <w:ind w:firstLine="0"/>
        <w:jc w:val="center"/>
        <w:rPr>
          <w:sz w:val="28"/>
          <w:szCs w:val="28"/>
        </w:rPr>
      </w:pPr>
      <w:r w:rsidRPr="0028558C">
        <w:rPr>
          <w:sz w:val="28"/>
          <w:szCs w:val="28"/>
        </w:rPr>
        <w:t>Montes Claros</w:t>
      </w:r>
      <w:r w:rsidR="00EC3658" w:rsidRPr="0028558C">
        <w:rPr>
          <w:sz w:val="28"/>
          <w:szCs w:val="28"/>
        </w:rPr>
        <w:t>/MG</w:t>
      </w:r>
    </w:p>
    <w:p w14:paraId="2419E3D5" w14:textId="72570D18" w:rsidR="00220D4D" w:rsidRPr="0028558C" w:rsidRDefault="00220D4D" w:rsidP="0028558C">
      <w:pPr>
        <w:ind w:firstLine="0"/>
        <w:jc w:val="center"/>
        <w:rPr>
          <w:sz w:val="28"/>
          <w:szCs w:val="28"/>
        </w:rPr>
      </w:pPr>
      <w:r w:rsidRPr="0028558C">
        <w:rPr>
          <w:sz w:val="28"/>
          <w:szCs w:val="28"/>
        </w:rPr>
        <w:t>Agosto</w:t>
      </w:r>
      <w:r w:rsidR="0028558C" w:rsidRPr="0028558C">
        <w:rPr>
          <w:sz w:val="28"/>
          <w:szCs w:val="28"/>
        </w:rPr>
        <w:t>/</w:t>
      </w:r>
      <w:r w:rsidRPr="0028558C">
        <w:rPr>
          <w:sz w:val="28"/>
          <w:szCs w:val="28"/>
        </w:rPr>
        <w:t>2018</w:t>
      </w:r>
    </w:p>
    <w:p w14:paraId="175C7F3B" w14:textId="77777777" w:rsidR="0065607B" w:rsidRPr="0065607B" w:rsidRDefault="0065607B" w:rsidP="0065607B">
      <w:pPr>
        <w:spacing w:after="160" w:line="259" w:lineRule="auto"/>
        <w:ind w:firstLine="0"/>
        <w:jc w:val="center"/>
        <w:outlineLvl w:val="9"/>
        <w:rPr>
          <w:b/>
          <w:sz w:val="28"/>
          <w:szCs w:val="28"/>
        </w:rPr>
      </w:pPr>
      <w:r w:rsidRPr="0065607B">
        <w:rPr>
          <w:b/>
          <w:sz w:val="28"/>
          <w:szCs w:val="28"/>
        </w:rPr>
        <w:lastRenderedPageBreak/>
        <w:t>Ryan Lucas Silva Lemos</w:t>
      </w:r>
    </w:p>
    <w:p w14:paraId="47426368" w14:textId="77777777" w:rsidR="0097776E" w:rsidRPr="00986511" w:rsidRDefault="0097776E" w:rsidP="0097776E">
      <w:pPr>
        <w:ind w:firstLine="0"/>
        <w:rPr>
          <w:b/>
          <w:sz w:val="32"/>
          <w:szCs w:val="32"/>
        </w:rPr>
      </w:pPr>
    </w:p>
    <w:p w14:paraId="58EC62DF" w14:textId="77777777" w:rsidR="0097776E" w:rsidRPr="00986511" w:rsidRDefault="0097776E" w:rsidP="0097776E">
      <w:pPr>
        <w:ind w:firstLine="0"/>
        <w:rPr>
          <w:b/>
          <w:sz w:val="32"/>
          <w:szCs w:val="32"/>
        </w:rPr>
      </w:pPr>
    </w:p>
    <w:p w14:paraId="7F99F9E5" w14:textId="77777777" w:rsidR="0097776E" w:rsidRPr="00986511" w:rsidRDefault="0097776E" w:rsidP="0097776E">
      <w:pPr>
        <w:ind w:firstLine="0"/>
        <w:rPr>
          <w:b/>
          <w:sz w:val="32"/>
          <w:szCs w:val="32"/>
        </w:rPr>
      </w:pPr>
    </w:p>
    <w:p w14:paraId="5114D42E" w14:textId="77777777" w:rsidR="0097776E" w:rsidRPr="00986511" w:rsidRDefault="0097776E" w:rsidP="0097776E">
      <w:pPr>
        <w:ind w:firstLine="0"/>
        <w:rPr>
          <w:b/>
          <w:sz w:val="32"/>
          <w:szCs w:val="32"/>
        </w:rPr>
      </w:pPr>
    </w:p>
    <w:p w14:paraId="271CCAA5" w14:textId="77777777" w:rsidR="0097776E" w:rsidRPr="00986511" w:rsidRDefault="0097776E" w:rsidP="0097776E">
      <w:pPr>
        <w:ind w:firstLine="0"/>
        <w:rPr>
          <w:b/>
          <w:sz w:val="32"/>
          <w:szCs w:val="32"/>
        </w:rPr>
      </w:pPr>
    </w:p>
    <w:p w14:paraId="0868B45B" w14:textId="77777777" w:rsidR="00B56BA4" w:rsidRPr="00B56BA4" w:rsidRDefault="00B56BA4" w:rsidP="00B56BA4">
      <w:pPr>
        <w:ind w:firstLine="0"/>
        <w:jc w:val="center"/>
        <w:rPr>
          <w:b/>
          <w:sz w:val="32"/>
          <w:szCs w:val="32"/>
        </w:rPr>
      </w:pPr>
      <w:r w:rsidRPr="00B56BA4">
        <w:rPr>
          <w:b/>
          <w:sz w:val="32"/>
          <w:szCs w:val="32"/>
        </w:rPr>
        <w:t>APLICAÇÃO DO EXTREME PROGRAMMING NO DESENVOLVIMENTO DE UM AMBIENTE WEB DE ENSINO E APRENDIZAGEM DA LÍNGUA INGLESA</w:t>
      </w:r>
    </w:p>
    <w:p w14:paraId="3D10BAAA" w14:textId="77777777" w:rsidR="0097776E" w:rsidRPr="000D507A" w:rsidRDefault="0097776E" w:rsidP="0097776E">
      <w:pPr>
        <w:ind w:firstLine="0"/>
        <w:rPr>
          <w:sz w:val="32"/>
          <w:szCs w:val="32"/>
        </w:rPr>
      </w:pPr>
    </w:p>
    <w:p w14:paraId="45D5D783" w14:textId="77777777" w:rsidR="0097776E" w:rsidRPr="000D507A" w:rsidRDefault="0097776E" w:rsidP="0097776E">
      <w:pPr>
        <w:ind w:firstLine="0"/>
        <w:rPr>
          <w:sz w:val="32"/>
          <w:szCs w:val="32"/>
        </w:rPr>
      </w:pPr>
    </w:p>
    <w:p w14:paraId="63B9038E" w14:textId="77777777" w:rsidR="0097776E" w:rsidRPr="000D507A" w:rsidRDefault="0097776E" w:rsidP="0097776E">
      <w:pPr>
        <w:ind w:firstLine="0"/>
        <w:rPr>
          <w:sz w:val="32"/>
          <w:szCs w:val="32"/>
        </w:rPr>
      </w:pPr>
    </w:p>
    <w:p w14:paraId="4BCA5978" w14:textId="77777777" w:rsidR="0097776E" w:rsidRPr="006A6D09" w:rsidRDefault="0097776E" w:rsidP="0097776E">
      <w:pPr>
        <w:ind w:firstLine="0"/>
      </w:pPr>
    </w:p>
    <w:p w14:paraId="5B8A888D" w14:textId="77777777" w:rsidR="00D67CBF" w:rsidRDefault="00D67CBF" w:rsidP="00D67CBF">
      <w:pPr>
        <w:spacing w:before="120" w:line="240" w:lineRule="auto"/>
        <w:ind w:left="4535" w:firstLine="0"/>
      </w:pPr>
      <w:r>
        <w:rPr>
          <w:rFonts w:cs="Times New Roman"/>
          <w:szCs w:val="24"/>
          <w:lang w:eastAsia="pt-BR"/>
        </w:rPr>
        <w:t>Projeto de Pesquisa apresentado ao Curso de Bacharelado em Sistemas de Informação da Universidade Estadual de Montes Claros como exigência para obtenção de nota na disciplina Projeto de Trabalho de Conclusão de Curso.</w:t>
      </w:r>
    </w:p>
    <w:p w14:paraId="6CA5836E" w14:textId="77777777" w:rsidR="00D67CBF" w:rsidRDefault="00D67CBF" w:rsidP="00D67CBF">
      <w:pPr>
        <w:ind w:left="4535" w:firstLine="0"/>
        <w:rPr>
          <w:rFonts w:cs="Times New Roman"/>
          <w:szCs w:val="24"/>
          <w:lang w:eastAsia="pt-BR"/>
        </w:rPr>
      </w:pPr>
    </w:p>
    <w:p w14:paraId="24AFF69E" w14:textId="77777777" w:rsidR="00D67CBF" w:rsidRDefault="00D67CBF" w:rsidP="00D67CBF">
      <w:pPr>
        <w:ind w:left="4535" w:firstLine="0"/>
        <w:rPr>
          <w:rFonts w:cs="Times New Roman"/>
          <w:szCs w:val="24"/>
          <w:lang w:eastAsia="pt-BR"/>
        </w:rPr>
      </w:pPr>
      <w:r>
        <w:rPr>
          <w:rFonts w:cs="Times New Roman"/>
          <w:szCs w:val="24"/>
          <w:lang w:eastAsia="pt-BR"/>
        </w:rPr>
        <w:t>Orientadora: Prof.ª. CHRISTINE MARTINS DE MATOS, MESTRA</w:t>
      </w:r>
    </w:p>
    <w:p w14:paraId="54E2BD3D" w14:textId="77777777" w:rsidR="0097776E" w:rsidRPr="00A23F70" w:rsidRDefault="0097776E" w:rsidP="0097776E">
      <w:pPr>
        <w:ind w:firstLine="0"/>
        <w:rPr>
          <w:sz w:val="32"/>
          <w:szCs w:val="32"/>
        </w:rPr>
      </w:pPr>
    </w:p>
    <w:p w14:paraId="1982A727" w14:textId="77777777" w:rsidR="0097776E" w:rsidRPr="00A23F70" w:rsidRDefault="0097776E" w:rsidP="0097776E">
      <w:pPr>
        <w:ind w:firstLine="0"/>
        <w:rPr>
          <w:sz w:val="32"/>
          <w:szCs w:val="32"/>
        </w:rPr>
      </w:pPr>
    </w:p>
    <w:p w14:paraId="44533C6A" w14:textId="77777777" w:rsidR="0097776E" w:rsidRPr="00A23F70" w:rsidRDefault="0097776E" w:rsidP="0097776E">
      <w:pPr>
        <w:ind w:firstLine="0"/>
        <w:rPr>
          <w:sz w:val="32"/>
          <w:szCs w:val="32"/>
        </w:rPr>
      </w:pPr>
    </w:p>
    <w:p w14:paraId="48417FA8" w14:textId="77777777" w:rsidR="0097776E" w:rsidRPr="00A23F70" w:rsidRDefault="0097776E" w:rsidP="0097776E">
      <w:pPr>
        <w:ind w:firstLine="0"/>
        <w:rPr>
          <w:sz w:val="32"/>
          <w:szCs w:val="32"/>
        </w:rPr>
      </w:pPr>
    </w:p>
    <w:p w14:paraId="13CB1F02" w14:textId="77777777" w:rsidR="0097776E" w:rsidRPr="00A23F70" w:rsidRDefault="0097776E" w:rsidP="0097776E">
      <w:pPr>
        <w:ind w:firstLine="0"/>
        <w:rPr>
          <w:sz w:val="32"/>
          <w:szCs w:val="32"/>
        </w:rPr>
      </w:pPr>
    </w:p>
    <w:p w14:paraId="7271546F" w14:textId="4F674ED0" w:rsidR="0097776E" w:rsidRPr="00AF615B" w:rsidRDefault="0097776E" w:rsidP="0097776E">
      <w:pPr>
        <w:ind w:firstLine="0"/>
        <w:jc w:val="center"/>
        <w:rPr>
          <w:b/>
          <w:sz w:val="28"/>
          <w:szCs w:val="28"/>
        </w:rPr>
      </w:pPr>
      <w:r w:rsidRPr="00AF615B">
        <w:rPr>
          <w:b/>
          <w:sz w:val="28"/>
          <w:szCs w:val="28"/>
        </w:rPr>
        <w:t>Montes Claros</w:t>
      </w:r>
      <w:r w:rsidR="00A03CF3" w:rsidRPr="00AF615B">
        <w:rPr>
          <w:b/>
          <w:sz w:val="28"/>
          <w:szCs w:val="28"/>
        </w:rPr>
        <w:t>/MG</w:t>
      </w:r>
    </w:p>
    <w:p w14:paraId="00C115D2" w14:textId="56ED17E3" w:rsidR="0097776E" w:rsidRPr="00AF615B" w:rsidRDefault="0097776E" w:rsidP="0097776E">
      <w:pPr>
        <w:ind w:firstLine="0"/>
        <w:jc w:val="center"/>
        <w:rPr>
          <w:b/>
          <w:sz w:val="28"/>
          <w:szCs w:val="28"/>
        </w:rPr>
      </w:pPr>
      <w:r w:rsidRPr="00AF615B">
        <w:rPr>
          <w:b/>
          <w:sz w:val="28"/>
          <w:szCs w:val="28"/>
        </w:rPr>
        <w:t>Agosto</w:t>
      </w:r>
      <w:r w:rsidR="00AF615B">
        <w:rPr>
          <w:b/>
          <w:sz w:val="28"/>
          <w:szCs w:val="28"/>
        </w:rPr>
        <w:t>/</w:t>
      </w:r>
      <w:r w:rsidRPr="00AF615B">
        <w:rPr>
          <w:b/>
          <w:sz w:val="28"/>
          <w:szCs w:val="28"/>
        </w:rPr>
        <w:t>2018</w:t>
      </w:r>
    </w:p>
    <w:p w14:paraId="648B479E" w14:textId="77777777" w:rsidR="00AF615B" w:rsidRDefault="00AF615B">
      <w:pPr>
        <w:spacing w:after="160" w:line="259" w:lineRule="auto"/>
        <w:ind w:firstLine="0"/>
        <w:jc w:val="left"/>
        <w:outlineLvl w:val="9"/>
      </w:pPr>
      <w:r>
        <w:br w:type="page"/>
      </w:r>
    </w:p>
    <w:p w14:paraId="5FC24944" w14:textId="1C6CE81A" w:rsidR="00EC6E78" w:rsidRDefault="00EC6E78" w:rsidP="00EC6E78">
      <w:pPr>
        <w:ind w:firstLine="0"/>
        <w:jc w:val="center"/>
        <w:rPr>
          <w:rFonts w:cs="Times New Roman"/>
          <w:b/>
          <w:bCs/>
          <w:sz w:val="28"/>
          <w:szCs w:val="28"/>
        </w:rPr>
      </w:pPr>
      <w:r>
        <w:rPr>
          <w:rFonts w:cs="Times New Roman"/>
          <w:b/>
          <w:bCs/>
          <w:sz w:val="28"/>
          <w:szCs w:val="28"/>
        </w:rPr>
        <w:lastRenderedPageBreak/>
        <w:t>LISTA DE ABREVIATURAS E SIGLAS</w:t>
      </w:r>
    </w:p>
    <w:p w14:paraId="1910E186" w14:textId="77777777" w:rsidR="00EC6E78" w:rsidRPr="00EC6E78" w:rsidRDefault="00EC6E78" w:rsidP="00EC6E78">
      <w:pPr>
        <w:ind w:firstLine="0"/>
        <w:jc w:val="center"/>
        <w:rPr>
          <w:rFonts w:cs="Times New Roman"/>
          <w:bCs/>
          <w:sz w:val="28"/>
          <w:szCs w:val="28"/>
        </w:rPr>
      </w:pPr>
    </w:p>
    <w:p w14:paraId="3AEF964A" w14:textId="14656416" w:rsidR="00AF615B" w:rsidRDefault="00AF615B">
      <w:pPr>
        <w:spacing w:after="160" w:line="259" w:lineRule="auto"/>
        <w:ind w:firstLine="0"/>
        <w:jc w:val="left"/>
        <w:outlineLvl w:val="9"/>
      </w:pPr>
      <w:r>
        <w:br w:type="page"/>
      </w:r>
    </w:p>
    <w:p w14:paraId="79016E14" w14:textId="77777777" w:rsidR="009A43E8" w:rsidRDefault="009A43E8" w:rsidP="009A43E8">
      <w:pPr>
        <w:pStyle w:val="Ttulodendicedeautoridades"/>
        <w:ind w:firstLine="0"/>
        <w:jc w:val="center"/>
      </w:pPr>
      <w:r>
        <w:rPr>
          <w:rFonts w:ascii="Times New Roman" w:hAnsi="Times New Roman"/>
          <w:b/>
          <w:bCs/>
          <w:caps/>
        </w:rPr>
        <w:lastRenderedPageBreak/>
        <w:t>Sumário</w:t>
      </w:r>
    </w:p>
    <w:p w14:paraId="121BE430" w14:textId="77777777" w:rsidR="00AB250E" w:rsidRDefault="00674022" w:rsidP="00674022">
      <w:pPr>
        <w:sectPr w:rsidR="00AB250E" w:rsidSect="004B117A">
          <w:headerReference w:type="default" r:id="rId8"/>
          <w:pgSz w:w="11906" w:h="16838"/>
          <w:pgMar w:top="1701" w:right="1134" w:bottom="1134" w:left="1701" w:header="708" w:footer="708" w:gutter="0"/>
          <w:cols w:space="708"/>
          <w:docGrid w:linePitch="360"/>
        </w:sectPr>
      </w:pPr>
      <w:r w:rsidRPr="006A6D09">
        <w:br w:type="page"/>
      </w:r>
    </w:p>
    <w:p w14:paraId="1BB87327" w14:textId="32AFF3EB" w:rsidR="00674022" w:rsidRPr="006A6D09" w:rsidRDefault="00674022" w:rsidP="00674022">
      <w:pPr>
        <w:pStyle w:val="Ttulo1"/>
        <w:rPr>
          <w:rFonts w:cs="Times New Roman"/>
          <w:szCs w:val="24"/>
        </w:rPr>
      </w:pPr>
      <w:r w:rsidRPr="006A6D09">
        <w:rPr>
          <w:rFonts w:cs="Times New Roman"/>
          <w:szCs w:val="24"/>
        </w:rPr>
        <w:lastRenderedPageBreak/>
        <w:t>INTRODUÇÃO</w:t>
      </w:r>
    </w:p>
    <w:p w14:paraId="0E265844" w14:textId="77777777" w:rsidR="00674022" w:rsidRPr="006A6D09" w:rsidRDefault="00674022" w:rsidP="00674022"/>
    <w:p w14:paraId="7014EBE9" w14:textId="77777777" w:rsidR="00674022" w:rsidRPr="006A6D09" w:rsidRDefault="00674022" w:rsidP="00674022">
      <w:r w:rsidRPr="006A6D09">
        <w:br w:type="page"/>
      </w:r>
    </w:p>
    <w:p w14:paraId="2F45BFB2" w14:textId="2442B6F7" w:rsidR="00D61CB9" w:rsidRDefault="00D61CB9" w:rsidP="00D61CB9">
      <w:pPr>
        <w:pStyle w:val="Ttulo1"/>
      </w:pPr>
      <w:r>
        <w:lastRenderedPageBreak/>
        <w:t>Tema</w:t>
      </w:r>
      <w:r w:rsidR="008A58C6">
        <w:t xml:space="preserve"> e problema</w:t>
      </w:r>
    </w:p>
    <w:p w14:paraId="5D446628" w14:textId="77777777" w:rsidR="001D34B2" w:rsidRDefault="001D34B2" w:rsidP="006F2907"/>
    <w:p w14:paraId="2E71D83E" w14:textId="04121099" w:rsidR="006F2907" w:rsidRDefault="0026290C" w:rsidP="006F2907">
      <w:r>
        <w:t>Ne</w:t>
      </w:r>
      <w:r w:rsidR="00AD30A5">
        <w:t>st</w:t>
      </w:r>
      <w:r w:rsidR="001627EC">
        <w:t xml:space="preserve">a seção </w:t>
      </w:r>
      <w:r w:rsidR="00B73CDF">
        <w:t>apresenta</w:t>
      </w:r>
      <w:r>
        <w:t>m-se</w:t>
      </w:r>
      <w:r w:rsidR="00B73CDF">
        <w:t xml:space="preserve"> o tema e o problema deste </w:t>
      </w:r>
      <w:r>
        <w:t>projeto</w:t>
      </w:r>
      <w:r w:rsidR="00B73CDF">
        <w:t>.</w:t>
      </w:r>
    </w:p>
    <w:p w14:paraId="64FB3C6A" w14:textId="77777777" w:rsidR="001D34B2" w:rsidRPr="006F2907" w:rsidRDefault="001D34B2" w:rsidP="006F2907"/>
    <w:p w14:paraId="38DEA504" w14:textId="4E8FC76E" w:rsidR="00B73CDF" w:rsidRDefault="00B73CDF" w:rsidP="00B73CDF">
      <w:pPr>
        <w:pStyle w:val="Ttulo2"/>
      </w:pPr>
      <w:r>
        <w:t>Tema</w:t>
      </w:r>
    </w:p>
    <w:p w14:paraId="006D3FCB" w14:textId="77777777" w:rsidR="001D34B2" w:rsidRDefault="001D34B2" w:rsidP="001D34B2"/>
    <w:p w14:paraId="1DB584D8" w14:textId="57B61C6C" w:rsidR="001D34B2" w:rsidRDefault="001D34B2" w:rsidP="001D34B2">
      <w:r>
        <w:t xml:space="preserve">Desenvolvimento </w:t>
      </w:r>
      <w:r w:rsidRPr="00EB1513">
        <w:rPr>
          <w:i/>
        </w:rPr>
        <w:t>web</w:t>
      </w:r>
      <w:r>
        <w:t xml:space="preserve"> com técnicas ágeis.</w:t>
      </w:r>
    </w:p>
    <w:p w14:paraId="7CE2A3DE" w14:textId="77777777" w:rsidR="001D34B2" w:rsidRPr="001D34B2" w:rsidRDefault="001D34B2" w:rsidP="001D34B2"/>
    <w:p w14:paraId="71A77CBC" w14:textId="09E43A66" w:rsidR="00D61CB9" w:rsidRDefault="00D61CB9" w:rsidP="001D34B2">
      <w:pPr>
        <w:pStyle w:val="Ttulo2"/>
      </w:pPr>
      <w:r>
        <w:t>Problema</w:t>
      </w:r>
    </w:p>
    <w:p w14:paraId="13A10EFC" w14:textId="77777777" w:rsidR="007C351E" w:rsidRPr="007C351E" w:rsidRDefault="007C351E" w:rsidP="007C351E"/>
    <w:p w14:paraId="41691CB3" w14:textId="70A395D0" w:rsidR="00D61CB9" w:rsidRDefault="00D61CB9" w:rsidP="00D61CB9">
      <w:r>
        <w:t xml:space="preserve">Quais os benefícios e dificuldades de se utilizar técnica </w:t>
      </w:r>
      <w:proofErr w:type="spellStart"/>
      <w:r w:rsidRPr="002F2A2C">
        <w:rPr>
          <w:i/>
        </w:rPr>
        <w:t>eXtreme</w:t>
      </w:r>
      <w:proofErr w:type="spellEnd"/>
      <w:r w:rsidRPr="002F2A2C">
        <w:rPr>
          <w:i/>
        </w:rPr>
        <w:t xml:space="preserve"> </w:t>
      </w:r>
      <w:proofErr w:type="spellStart"/>
      <w:r w:rsidRPr="002F2A2C">
        <w:rPr>
          <w:i/>
        </w:rPr>
        <w:t>Programming</w:t>
      </w:r>
      <w:proofErr w:type="spellEnd"/>
      <w:r>
        <w:t xml:space="preserve"> (XP) de desenvolvimento ágil para criação de um sistema </w:t>
      </w:r>
      <w:r w:rsidRPr="00EB3475">
        <w:rPr>
          <w:i/>
        </w:rPr>
        <w:t>web</w:t>
      </w:r>
      <w:r>
        <w:t xml:space="preserve"> que auxilia na aprendizagem de língua inglesa?</w:t>
      </w:r>
    </w:p>
    <w:p w14:paraId="4EB73C94" w14:textId="77777777" w:rsidR="00E535D5" w:rsidRDefault="00E535D5" w:rsidP="00D61CB9"/>
    <w:p w14:paraId="78911370" w14:textId="28B4A423" w:rsidR="007C351E" w:rsidRDefault="00E535D5" w:rsidP="00F74C23">
      <w:pPr>
        <w:spacing w:after="160" w:line="259" w:lineRule="auto"/>
        <w:ind w:firstLine="0"/>
        <w:jc w:val="left"/>
        <w:outlineLvl w:val="9"/>
      </w:pPr>
      <w:r>
        <w:br w:type="page"/>
      </w:r>
    </w:p>
    <w:p w14:paraId="642B171B" w14:textId="2BBFBBF2" w:rsidR="00D61CB9" w:rsidRDefault="00D61CB9" w:rsidP="00D61CB9">
      <w:pPr>
        <w:pStyle w:val="Ttulo1"/>
      </w:pPr>
      <w:r>
        <w:lastRenderedPageBreak/>
        <w:t>Justificativa</w:t>
      </w:r>
    </w:p>
    <w:p w14:paraId="7599F67F" w14:textId="77777777" w:rsidR="00291051" w:rsidRPr="00291051" w:rsidRDefault="00291051" w:rsidP="00291051">
      <w:pPr>
        <w:ind w:firstLine="0"/>
      </w:pPr>
    </w:p>
    <w:p w14:paraId="642253E7" w14:textId="77777777" w:rsidR="00D61CB9" w:rsidRPr="005F0557" w:rsidRDefault="00D61CB9" w:rsidP="00D61CB9">
      <w:r w:rsidRPr="005F0557">
        <w:t>O estudo de línguas estrangeiras é disseminado globalmente, sendo requisitado em vários aspectos profissionais, educacionais, de pesquisa e de interação das pessoas nos diferentes países.  Diversas escolas se prontificam a ensinar os idiomas com diferentes métodos de ensino, material e apoio informatizados. Porém, muitas escolas não contam com apoio computacional para auxiliar no processo de ensino e aprendizagem.</w:t>
      </w:r>
    </w:p>
    <w:p w14:paraId="13F9B0BE" w14:textId="77777777" w:rsidR="00D61CB9" w:rsidRPr="005F0557" w:rsidRDefault="00D61CB9" w:rsidP="00D61CB9">
      <w:r w:rsidRPr="005F0557">
        <w:t xml:space="preserve">A escola escolhida para servir de base e apoio a confecção do ambiente é a </w:t>
      </w:r>
      <w:proofErr w:type="spellStart"/>
      <w:r w:rsidRPr="003C5598">
        <w:rPr>
          <w:i/>
        </w:rPr>
        <w:t>International</w:t>
      </w:r>
      <w:proofErr w:type="spellEnd"/>
      <w:r w:rsidRPr="005F0557">
        <w:t xml:space="preserve"> </w:t>
      </w:r>
      <w:proofErr w:type="spellStart"/>
      <w:r w:rsidRPr="003C5598">
        <w:rPr>
          <w:i/>
        </w:rPr>
        <w:t>English</w:t>
      </w:r>
      <w:proofErr w:type="spellEnd"/>
      <w:r w:rsidRPr="005F0557">
        <w:t xml:space="preserve"> </w:t>
      </w:r>
      <w:r w:rsidRPr="003C5598">
        <w:rPr>
          <w:i/>
        </w:rPr>
        <w:t>Center</w:t>
      </w:r>
      <w:r w:rsidRPr="005F0557">
        <w:t xml:space="preserve"> (ILC), situada em Montes Claros-MG, e está inserida no mercado há 18 anos, contando com cerca de 90 alunos.</w:t>
      </w:r>
    </w:p>
    <w:p w14:paraId="6CFE2B1C" w14:textId="3FB1808F" w:rsidR="00D61CB9" w:rsidRPr="005F0557" w:rsidRDefault="00206523" w:rsidP="00D61CB9">
      <w:r w:rsidRPr="005F0557">
        <w:t>A ILC foi escolhida pelo fato de não dispor de sistema de auxílio no ensino/aprendizagem</w:t>
      </w:r>
      <w:r>
        <w:t xml:space="preserve">, tendo somente </w:t>
      </w:r>
      <w:r w:rsidR="00D61CB9" w:rsidRPr="005F0557">
        <w:t xml:space="preserve">um </w:t>
      </w:r>
      <w:r w:rsidR="00D61CB9" w:rsidRPr="00FC0021">
        <w:rPr>
          <w:i/>
        </w:rPr>
        <w:t>site</w:t>
      </w:r>
      <w:r w:rsidR="00D61CB9" w:rsidRPr="005F0557">
        <w:t xml:space="preserve"> desenvolvido pela Empresa Júnior do curso de Sistemas de Informação da UNIMONTES, a INFOBITS, com a URL  </w:t>
      </w:r>
      <w:hyperlink r:id="rId9" w:history="1">
        <w:r w:rsidR="00D61CB9" w:rsidRPr="005F0557">
          <w:rPr>
            <w:rStyle w:val="Hyperlink"/>
            <w:color w:val="auto"/>
            <w:u w:val="none"/>
          </w:rPr>
          <w:t>http://www.joininit.com.br/</w:t>
        </w:r>
      </w:hyperlink>
      <w:r>
        <w:rPr>
          <w:rStyle w:val="Hyperlink"/>
          <w:color w:val="auto"/>
          <w:u w:val="none"/>
        </w:rPr>
        <w:t>, com informações básicas da escola, sendo uma página estática, não tendo recursos de gerenciamento de processos gerenciais</w:t>
      </w:r>
      <w:r w:rsidR="00D61CB9" w:rsidRPr="005F0557">
        <w:t>.</w:t>
      </w:r>
    </w:p>
    <w:p w14:paraId="6DC8B2F3" w14:textId="19BEB0CD" w:rsidR="00D61CB9" w:rsidRPr="005F0557" w:rsidRDefault="00206523" w:rsidP="00D61CB9">
      <w:r w:rsidRPr="005F0557">
        <w:t xml:space="preserve">Então </w:t>
      </w:r>
      <w:r w:rsidR="00D61CB9" w:rsidRPr="005F0557">
        <w:t xml:space="preserve">propõe-se desenvolver </w:t>
      </w:r>
      <w:proofErr w:type="gramStart"/>
      <w:r w:rsidR="00D61CB9" w:rsidRPr="005F0557">
        <w:t xml:space="preserve">um ambiente </w:t>
      </w:r>
      <w:r w:rsidR="0082027D">
        <w:rPr>
          <w:i/>
        </w:rPr>
        <w:t>web</w:t>
      </w:r>
      <w:proofErr w:type="gramEnd"/>
      <w:r w:rsidR="0082027D">
        <w:rPr>
          <w:i/>
        </w:rPr>
        <w:t xml:space="preserve"> </w:t>
      </w:r>
      <w:r w:rsidR="00D61CB9" w:rsidRPr="005F0557">
        <w:t xml:space="preserve">que apoie </w:t>
      </w:r>
      <w:r>
        <w:t>os</w:t>
      </w:r>
      <w:r w:rsidRPr="005F0557">
        <w:t xml:space="preserve"> </w:t>
      </w:r>
      <w:r w:rsidR="00D61CB9" w:rsidRPr="005F0557">
        <w:t xml:space="preserve">processos </w:t>
      </w:r>
      <w:r w:rsidR="0082027D">
        <w:t xml:space="preserve">de ensino e aprendizagem </w:t>
      </w:r>
      <w:r w:rsidR="00D61CB9" w:rsidRPr="005F0557">
        <w:t>da escola, e pensa-se que ao final deste trabalho a escola possa apresentar aos seus clientes e futuros clientes o diferencial de ter um sistema exclusivo para tal fim.</w:t>
      </w:r>
    </w:p>
    <w:p w14:paraId="47861621" w14:textId="439164F1" w:rsidR="00D61CB9" w:rsidRPr="005F0557" w:rsidRDefault="00D61CB9" w:rsidP="00D61CB9">
      <w:r w:rsidRPr="005F0557">
        <w:t>Com o ambiente proposto deseja-se auxiliar alunos, professores e responsáveis (caso o aluno seja menor de idade) em aspectos específicos de ensino/aprendizagem. Um exemplo de auxílio aos professores se dá pela confecção e correção de provas e atividades que deixarão de ser manuais. A atuação humana na correção se dará em questões discursivas, com o lançamento posterior de pontuação no ambiente.</w:t>
      </w:r>
    </w:p>
    <w:p w14:paraId="7E0BC195" w14:textId="77777777" w:rsidR="00D61CB9" w:rsidRPr="005F0557" w:rsidRDefault="00D61CB9" w:rsidP="00D61CB9">
      <w:r w:rsidRPr="005F0557">
        <w:t>Para os alunos espera-se que haja envolvimento e aprendizado quanto aos conteúdos disponibilizados no ambiente virtual. Acredita-se que com o ambiente, a interação aluno-professor e aluno-turma transpassará da sala de aula, possibilitando interação de aprendizagem de maneira informatizada.</w:t>
      </w:r>
    </w:p>
    <w:p w14:paraId="240E69EA" w14:textId="77777777" w:rsidR="00D61CB9" w:rsidRPr="005F0557" w:rsidRDefault="00D61CB9" w:rsidP="00D61CB9">
      <w:r w:rsidRPr="005F0557">
        <w:t xml:space="preserve">Em caso de alunos menores de idade, surge o papel do responsável, que no ambiente conseguirá verificar como está o processo de aprendizagem do aluno responsável, acompanhando seu desempenho e frequência.   </w:t>
      </w:r>
    </w:p>
    <w:p w14:paraId="4E4CF955" w14:textId="6AF97111" w:rsidR="00310107" w:rsidRDefault="00D61CB9" w:rsidP="00310107">
      <w:r w:rsidRPr="005F0557">
        <w:t xml:space="preserve">Pretende-se utilizar para confecção do ambiente, técnicas de desenvolvimento ágil. Acredita-se que com a utilização de metodologia ágil, o processo de desenvolvimento seja feito de maneira mais profissional, econômica e rápida. Supõe-se que ao final do trabalho, uma opinião mais profunda seja formada quanto aos benefícios e dificuldades em se utilizar um </w:t>
      </w:r>
      <w:r w:rsidRPr="005F0557">
        <w:lastRenderedPageBreak/>
        <w:t xml:space="preserve">método ágil para desenvolvimento. A metodologia ágil escolhida para auxiliar no processo de desenvolvimento será o </w:t>
      </w:r>
      <w:proofErr w:type="spellStart"/>
      <w:r w:rsidRPr="003C5598">
        <w:rPr>
          <w:i/>
        </w:rPr>
        <w:t>eXtreme</w:t>
      </w:r>
      <w:proofErr w:type="spellEnd"/>
      <w:r w:rsidRPr="005F0557">
        <w:t xml:space="preserve"> </w:t>
      </w:r>
      <w:proofErr w:type="spellStart"/>
      <w:r w:rsidRPr="003C5598">
        <w:rPr>
          <w:i/>
        </w:rPr>
        <w:t>Programming</w:t>
      </w:r>
      <w:proofErr w:type="spellEnd"/>
      <w:r w:rsidRPr="005F0557">
        <w:t xml:space="preserve"> (XP). Espera-se que ao final do trabalho possa-se apoiar desenvolvedores na decisão de escolha ou não do método XP.</w:t>
      </w:r>
    </w:p>
    <w:p w14:paraId="7E738AD7" w14:textId="77777777" w:rsidR="00310107" w:rsidRDefault="00310107" w:rsidP="00310107">
      <w:pPr>
        <w:ind w:firstLine="0"/>
      </w:pPr>
    </w:p>
    <w:p w14:paraId="0D1BAF4F" w14:textId="03AA84EC" w:rsidR="00D61CB9" w:rsidRPr="005F0557" w:rsidRDefault="00310107" w:rsidP="00310107">
      <w:pPr>
        <w:spacing w:after="160" w:line="259" w:lineRule="auto"/>
        <w:ind w:firstLine="0"/>
        <w:jc w:val="left"/>
        <w:outlineLvl w:val="9"/>
      </w:pPr>
      <w:r>
        <w:br w:type="page"/>
      </w:r>
    </w:p>
    <w:p w14:paraId="6E2E0D6D" w14:textId="77777777" w:rsidR="0082027D" w:rsidRDefault="0082027D" w:rsidP="0082027D">
      <w:pPr>
        <w:pStyle w:val="Ttulo1"/>
      </w:pPr>
      <w:r>
        <w:lastRenderedPageBreak/>
        <w:t>Objetivos</w:t>
      </w:r>
    </w:p>
    <w:p w14:paraId="77C6050E" w14:textId="77777777" w:rsidR="0082027D" w:rsidRPr="0008438B" w:rsidRDefault="0082027D" w:rsidP="0082027D"/>
    <w:p w14:paraId="02BCF109" w14:textId="77777777" w:rsidR="0082027D" w:rsidRDefault="0082027D" w:rsidP="0082027D">
      <w:r>
        <w:t>Este capítulo apresenta os objetivos deste trabalho.</w:t>
      </w:r>
    </w:p>
    <w:p w14:paraId="25779EFE" w14:textId="77777777" w:rsidR="0082027D" w:rsidRPr="0008438B" w:rsidRDefault="0082027D" w:rsidP="0082027D"/>
    <w:p w14:paraId="791B3D01" w14:textId="77777777" w:rsidR="0082027D" w:rsidRDefault="0082027D" w:rsidP="0082027D">
      <w:pPr>
        <w:pStyle w:val="Ttulo2"/>
      </w:pPr>
      <w:r>
        <w:t>Objetivo Geral</w:t>
      </w:r>
    </w:p>
    <w:p w14:paraId="25005231" w14:textId="77777777" w:rsidR="0082027D" w:rsidRPr="0008438B" w:rsidRDefault="0082027D" w:rsidP="0082027D"/>
    <w:p w14:paraId="185DDAF9" w14:textId="77777777" w:rsidR="0082027D" w:rsidRDefault="0082027D" w:rsidP="0082027D">
      <w:r w:rsidRPr="000430BA">
        <w:t>Desenvolv</w:t>
      </w:r>
      <w:r>
        <w:t>er</w:t>
      </w:r>
      <w:r w:rsidRPr="000430BA">
        <w:t xml:space="preserve"> ambiente </w:t>
      </w:r>
      <w:r>
        <w:rPr>
          <w:i/>
        </w:rPr>
        <w:t>web</w:t>
      </w:r>
      <w:r w:rsidRPr="000430BA">
        <w:t xml:space="preserve"> </w:t>
      </w:r>
      <w:r>
        <w:t>com técnicas ágeis para auxiliar no processo de ensino e aprendizagem de</w:t>
      </w:r>
      <w:r w:rsidRPr="000430BA">
        <w:t xml:space="preserve"> língua </w:t>
      </w:r>
      <w:r>
        <w:t xml:space="preserve">inglesa para a escola </w:t>
      </w:r>
      <w:proofErr w:type="spellStart"/>
      <w:r w:rsidRPr="00F71701">
        <w:rPr>
          <w:i/>
        </w:rPr>
        <w:t>Internation</w:t>
      </w:r>
      <w:r>
        <w:rPr>
          <w:i/>
        </w:rPr>
        <w:t>al</w:t>
      </w:r>
      <w:proofErr w:type="spellEnd"/>
      <w:r w:rsidRPr="00F71701">
        <w:rPr>
          <w:i/>
        </w:rPr>
        <w:t xml:space="preserve"> </w:t>
      </w:r>
      <w:proofErr w:type="spellStart"/>
      <w:r w:rsidRPr="00F71701">
        <w:rPr>
          <w:i/>
        </w:rPr>
        <w:t>English</w:t>
      </w:r>
      <w:proofErr w:type="spellEnd"/>
      <w:r w:rsidRPr="00F71701">
        <w:rPr>
          <w:i/>
        </w:rPr>
        <w:t xml:space="preserve"> Center</w:t>
      </w:r>
      <w:r>
        <w:t xml:space="preserve"> (ILC).</w:t>
      </w:r>
    </w:p>
    <w:p w14:paraId="63A64CA2" w14:textId="77777777" w:rsidR="0082027D" w:rsidRDefault="0082027D" w:rsidP="0082027D"/>
    <w:p w14:paraId="7DD6DC4F" w14:textId="77777777" w:rsidR="0082027D" w:rsidRDefault="0082027D" w:rsidP="0082027D">
      <w:pPr>
        <w:pStyle w:val="Ttulo2"/>
      </w:pPr>
      <w:r>
        <w:t>Objetivos Específicos</w:t>
      </w:r>
    </w:p>
    <w:p w14:paraId="36CEAD66" w14:textId="77777777" w:rsidR="0082027D" w:rsidRPr="0008438B" w:rsidRDefault="0082027D" w:rsidP="0082027D"/>
    <w:p w14:paraId="31DEEEB5" w14:textId="77777777" w:rsidR="0082027D" w:rsidRDefault="0082027D" w:rsidP="0082027D">
      <w:pPr>
        <w:pStyle w:val="PargrafodaLista"/>
        <w:numPr>
          <w:ilvl w:val="0"/>
          <w:numId w:val="1"/>
        </w:numPr>
      </w:pPr>
      <w:r>
        <w:t>Disponibilizar materiais e exercícios para os alunos no ambiente desenvolvido;</w:t>
      </w:r>
    </w:p>
    <w:p w14:paraId="507868A0" w14:textId="77777777" w:rsidR="0082027D" w:rsidRDefault="0082027D" w:rsidP="0082027D">
      <w:pPr>
        <w:pStyle w:val="PargrafodaLista"/>
        <w:numPr>
          <w:ilvl w:val="0"/>
          <w:numId w:val="1"/>
        </w:numPr>
      </w:pPr>
      <w:r>
        <w:t>Apontar acertos e erros de provas elaboradas a partir do módulo de banco de questões;</w:t>
      </w:r>
    </w:p>
    <w:p w14:paraId="365297EB" w14:textId="77777777" w:rsidR="0082027D" w:rsidRDefault="0082027D" w:rsidP="0082027D">
      <w:pPr>
        <w:pStyle w:val="PargrafodaLista"/>
        <w:numPr>
          <w:ilvl w:val="0"/>
          <w:numId w:val="1"/>
        </w:numPr>
      </w:pPr>
      <w:r>
        <w:t>Identificar conteúdos de maior deficiência a partir de gráficos de desempenho.</w:t>
      </w:r>
    </w:p>
    <w:p w14:paraId="199AEB63" w14:textId="4F80BC38" w:rsidR="0082027D" w:rsidRDefault="0082027D" w:rsidP="0082027D">
      <w:pPr>
        <w:pStyle w:val="PargrafodaLista"/>
        <w:numPr>
          <w:ilvl w:val="0"/>
          <w:numId w:val="1"/>
        </w:numPr>
      </w:pPr>
      <w:r>
        <w:t>Apresentar benefícios e resultados do uso de técnicas de desenvolvimento ágil</w:t>
      </w:r>
      <w:ins w:id="0" w:author="Ryan Lemos" w:date="2018-10-21T14:21:00Z">
        <w:r w:rsidR="00654579">
          <w:t xml:space="preserve"> (</w:t>
        </w:r>
      </w:ins>
      <w:ins w:id="1" w:author="Ryan Lemos" w:date="2018-10-21T14:22:00Z">
        <w:r w:rsidR="00654579">
          <w:t xml:space="preserve">metodologia </w:t>
        </w:r>
      </w:ins>
      <w:bookmarkStart w:id="2" w:name="_GoBack"/>
      <w:bookmarkEnd w:id="2"/>
      <w:ins w:id="3" w:author="Ryan Lemos" w:date="2018-10-21T14:21:00Z">
        <w:r w:rsidR="00654579">
          <w:t>XP)</w:t>
        </w:r>
      </w:ins>
      <w:r>
        <w:t>.</w:t>
      </w:r>
    </w:p>
    <w:p w14:paraId="674506B6" w14:textId="77777777" w:rsidR="0082027D" w:rsidRDefault="0082027D" w:rsidP="0082027D">
      <w:pPr>
        <w:ind w:left="1068" w:firstLine="0"/>
      </w:pPr>
    </w:p>
    <w:p w14:paraId="5E1F5479" w14:textId="77777777" w:rsidR="0082027D" w:rsidRPr="00F15014" w:rsidRDefault="0082027D" w:rsidP="0082027D">
      <w:pPr>
        <w:spacing w:after="160" w:line="259" w:lineRule="auto"/>
        <w:ind w:firstLine="0"/>
        <w:jc w:val="left"/>
        <w:outlineLvl w:val="9"/>
      </w:pPr>
      <w:r>
        <w:br w:type="page"/>
      </w:r>
    </w:p>
    <w:p w14:paraId="6107566F" w14:textId="3FBA1266" w:rsidR="00D61CB9" w:rsidRDefault="00D61CB9" w:rsidP="00D61CB9">
      <w:pPr>
        <w:pStyle w:val="Ttulo1"/>
      </w:pPr>
      <w:r>
        <w:lastRenderedPageBreak/>
        <w:t>Referencial teórico</w:t>
      </w:r>
    </w:p>
    <w:p w14:paraId="6060A387" w14:textId="77777777" w:rsidR="00310107" w:rsidRPr="00310107" w:rsidRDefault="00310107" w:rsidP="00310107">
      <w:pPr>
        <w:ind w:firstLine="0"/>
      </w:pPr>
    </w:p>
    <w:p w14:paraId="718BD62F" w14:textId="6B516D3D" w:rsidR="00D61CB9" w:rsidRDefault="00D61CB9" w:rsidP="00D61CB9">
      <w:r>
        <w:t>“O referencial teórico é o alicerce para o desenvolvimento de uma monografia.”</w:t>
      </w:r>
      <w:sdt>
        <w:sdtPr>
          <w:id w:val="-538977144"/>
          <w:citation/>
        </w:sdtPr>
        <w:sdtEndPr/>
        <w:sdtContent>
          <w:r>
            <w:fldChar w:fldCharType="begin"/>
          </w:r>
          <w:r>
            <w:instrText xml:space="preserve">CITATION Dia10 \p 31 \l 1046 </w:instrText>
          </w:r>
          <w:r>
            <w:fldChar w:fldCharType="separate"/>
          </w:r>
          <w:r w:rsidR="004D1124">
            <w:rPr>
              <w:noProof/>
            </w:rPr>
            <w:t xml:space="preserve"> (DIAS e SILVA, 2010, p. 31)</w:t>
          </w:r>
          <w:r>
            <w:fldChar w:fldCharType="end"/>
          </w:r>
        </w:sdtContent>
      </w:sdt>
      <w:r>
        <w:t xml:space="preserve">. Assim pode-se entender o quão importante é descrever aquilo que servirá de base para a concepção de um trabalho científico. Severino </w:t>
      </w:r>
      <w:sdt>
        <w:sdtPr>
          <w:id w:val="1819307907"/>
          <w:citation/>
        </w:sdtPr>
        <w:sdtEndPr/>
        <w:sdtContent>
          <w:r>
            <w:fldChar w:fldCharType="begin"/>
          </w:r>
          <w:r>
            <w:instrText xml:space="preserve">CITATION Sev02 \n  \t  \l 1046 </w:instrText>
          </w:r>
          <w:r>
            <w:fldChar w:fldCharType="separate"/>
          </w:r>
          <w:r w:rsidR="004D1124">
            <w:rPr>
              <w:noProof/>
            </w:rPr>
            <w:t>(2002)</w:t>
          </w:r>
          <w:r>
            <w:fldChar w:fldCharType="end"/>
          </w:r>
        </w:sdtContent>
      </w:sdt>
      <w:r>
        <w:t xml:space="preserve"> define essa etapa como sendo a busca por documentos que apresentem conteúdo relevante e que fazem sentido ao tema discutido no trabalho científico</w:t>
      </w:r>
      <w:r w:rsidR="00086F67">
        <w:t>. Essa busca e escrita de conteúdo serve</w:t>
      </w:r>
      <w:r>
        <w:t xml:space="preserve"> para</w:t>
      </w:r>
      <w:r w:rsidR="00086F67">
        <w:t xml:space="preserve"> que o leitor</w:t>
      </w:r>
      <w:r>
        <w:t xml:space="preserve"> tenha uma visão inicial do que será abordado e te</w:t>
      </w:r>
      <w:r w:rsidR="00086F67">
        <w:t>nha</w:t>
      </w:r>
      <w:r>
        <w:t xml:space="preserve"> base para compreender os conceitos</w:t>
      </w:r>
      <w:r w:rsidR="00086F67">
        <w:t xml:space="preserve"> que serão abordados no decorrer do trabalho cient</w:t>
      </w:r>
      <w:r w:rsidR="002E766B">
        <w:t>í</w:t>
      </w:r>
      <w:r w:rsidR="00086F67">
        <w:t>fico</w:t>
      </w:r>
      <w:r>
        <w:t>.</w:t>
      </w:r>
    </w:p>
    <w:p w14:paraId="68042B0A" w14:textId="77777777" w:rsidR="00A8212E" w:rsidRPr="00E64F18" w:rsidRDefault="00A8212E" w:rsidP="00D61CB9"/>
    <w:p w14:paraId="1CA4BE90" w14:textId="02F41BFE" w:rsidR="00D61CB9" w:rsidRDefault="00E324DB" w:rsidP="00D61CB9">
      <w:pPr>
        <w:pStyle w:val="Ttulo2"/>
      </w:pPr>
      <w:r>
        <w:t xml:space="preserve">Educação </w:t>
      </w:r>
      <w:r w:rsidR="00D61CB9">
        <w:t>a distância – ambiente virtual</w:t>
      </w:r>
    </w:p>
    <w:p w14:paraId="69E28E54" w14:textId="77777777" w:rsidR="00A8212E" w:rsidRPr="00A8212E" w:rsidRDefault="00A8212E" w:rsidP="005A2D83"/>
    <w:p w14:paraId="49A9B17D" w14:textId="6FD33C4D" w:rsidR="002E766B" w:rsidRDefault="00A738A2" w:rsidP="00A738A2">
      <w:r>
        <w:t xml:space="preserve">A </w:t>
      </w:r>
      <w:r w:rsidR="006C7D68">
        <w:t xml:space="preserve">maneira de se ensinar </w:t>
      </w:r>
      <w:r w:rsidR="00455B11">
        <w:t>mudou-se</w:t>
      </w:r>
      <w:r w:rsidR="006C7D68">
        <w:t xml:space="preserve"> adequando as necessidades e mudanças (sociais, tecnológicas</w:t>
      </w:r>
      <w:r w:rsidR="001A7EB0">
        <w:t xml:space="preserve">, etc.). </w:t>
      </w:r>
      <w:r w:rsidR="002E766B">
        <w:t>Um exemplo disso é o da</w:t>
      </w:r>
      <w:r w:rsidR="00E324DB">
        <w:t xml:space="preserve"> </w:t>
      </w:r>
      <w:r w:rsidR="00455B11">
        <w:t>E</w:t>
      </w:r>
      <w:r w:rsidR="00E324DB">
        <w:t>ducação</w:t>
      </w:r>
      <w:r w:rsidR="002F306B">
        <w:t xml:space="preserve"> </w:t>
      </w:r>
      <w:r w:rsidR="001A7EB0">
        <w:t xml:space="preserve">a </w:t>
      </w:r>
      <w:r w:rsidR="00455B11">
        <w:t>D</w:t>
      </w:r>
      <w:r w:rsidR="001A7EB0">
        <w:t xml:space="preserve">istância </w:t>
      </w:r>
      <w:r w:rsidR="00CC7F0A">
        <w:t>(EAD)</w:t>
      </w:r>
      <w:r w:rsidR="002E766B">
        <w:t xml:space="preserve"> que</w:t>
      </w:r>
      <w:r w:rsidR="00CC7F0A">
        <w:t xml:space="preserve"> surgiu no Brasil por volta de 1900</w:t>
      </w:r>
      <w:ins w:id="4" w:author="Ryan Lemos" w:date="2018-10-18T22:58:00Z">
        <w:r w:rsidR="004F519B">
          <w:t>,</w:t>
        </w:r>
      </w:ins>
      <w:r w:rsidR="00925A2C">
        <w:t xml:space="preserve"> </w:t>
      </w:r>
      <w:r w:rsidR="00925A2C" w:rsidRPr="00925A2C">
        <w:t>por</w:t>
      </w:r>
      <w:r w:rsidR="00925A2C">
        <w:t xml:space="preserve"> meio</w:t>
      </w:r>
      <w:r w:rsidR="00967888">
        <w:t xml:space="preserve"> de cursos oferecidos por correspondência</w:t>
      </w:r>
      <w:ins w:id="5" w:author="Ryan Lemos" w:date="2018-10-18T22:58:00Z">
        <w:r w:rsidR="004F519B">
          <w:t>,</w:t>
        </w:r>
      </w:ins>
      <w:r w:rsidR="002E766B">
        <w:t xml:space="preserve"> a</w:t>
      </w:r>
      <w:ins w:id="6" w:author="Ryan Lemos" w:date="2018-10-19T12:45:00Z">
        <w:r w:rsidR="00AD536D">
          <w:t xml:space="preserve"> </w:t>
        </w:r>
      </w:ins>
      <w:r w:rsidR="002E766B">
        <w:t xml:space="preserve">fim de possibilitar mais conveniência ao estudo </w:t>
      </w:r>
      <w:sdt>
        <w:sdtPr>
          <w:id w:val="1259180949"/>
          <w:citation/>
        </w:sdtPr>
        <w:sdtEndPr/>
        <w:sdtContent>
          <w:r w:rsidR="002E766B">
            <w:fldChar w:fldCharType="begin"/>
          </w:r>
          <w:r w:rsidR="002E766B">
            <w:instrText xml:space="preserve">CITATION Alv09 \l 1046 </w:instrText>
          </w:r>
          <w:r w:rsidR="002E766B">
            <w:fldChar w:fldCharType="separate"/>
          </w:r>
          <w:r w:rsidR="004D1124">
            <w:rPr>
              <w:noProof/>
            </w:rPr>
            <w:t xml:space="preserve">(ALVES, NUNES, </w:t>
          </w:r>
          <w:r w:rsidR="004D1124">
            <w:rPr>
              <w:i/>
              <w:iCs/>
              <w:noProof/>
            </w:rPr>
            <w:t>et al.</w:t>
          </w:r>
          <w:r w:rsidR="004D1124">
            <w:rPr>
              <w:noProof/>
            </w:rPr>
            <w:t>, 2009)</w:t>
          </w:r>
          <w:r w:rsidR="002E766B">
            <w:fldChar w:fldCharType="end"/>
          </w:r>
        </w:sdtContent>
      </w:sdt>
      <w:r w:rsidR="00455B11">
        <w:t>.</w:t>
      </w:r>
      <w:r w:rsidR="00E21C1E">
        <w:t xml:space="preserve"> </w:t>
      </w:r>
    </w:p>
    <w:p w14:paraId="78CCF727" w14:textId="5EBB87D4" w:rsidR="00A738A2" w:rsidRDefault="002E766B" w:rsidP="00A738A2">
      <w:r>
        <w:t>Com o alcance da</w:t>
      </w:r>
      <w:r w:rsidR="003C4185">
        <w:t xml:space="preserve"> internet </w:t>
      </w:r>
      <w:r>
        <w:t xml:space="preserve">e a maior acessibilidade a </w:t>
      </w:r>
      <w:r w:rsidR="008B3E82">
        <w:t xml:space="preserve">computadores e smartphones </w:t>
      </w:r>
      <w:r w:rsidR="00F74ABC">
        <w:t>a</w:t>
      </w:r>
      <w:r w:rsidR="00DA129B">
        <w:t xml:space="preserve"> EAD</w:t>
      </w:r>
      <w:r w:rsidR="00B97512">
        <w:t xml:space="preserve"> se propagou pelo território nacional </w:t>
      </w:r>
      <w:sdt>
        <w:sdtPr>
          <w:id w:val="711619865"/>
          <w:citation/>
        </w:sdtPr>
        <w:sdtEndPr/>
        <w:sdtContent>
          <w:r w:rsidR="00B97512">
            <w:fldChar w:fldCharType="begin"/>
          </w:r>
          <w:r w:rsidR="00B97512">
            <w:instrText xml:space="preserve"> CITATION Alv09 \l 1046 </w:instrText>
          </w:r>
          <w:r w:rsidR="00B97512">
            <w:fldChar w:fldCharType="separate"/>
          </w:r>
          <w:r w:rsidR="004D1124">
            <w:rPr>
              <w:noProof/>
            </w:rPr>
            <w:t xml:space="preserve">(ALVES, NUNES, </w:t>
          </w:r>
          <w:r w:rsidR="004D1124">
            <w:rPr>
              <w:i/>
              <w:iCs/>
              <w:noProof/>
            </w:rPr>
            <w:t>et al.</w:t>
          </w:r>
          <w:r w:rsidR="004D1124">
            <w:rPr>
              <w:noProof/>
            </w:rPr>
            <w:t>, 2009)</w:t>
          </w:r>
          <w:r w:rsidR="00B97512">
            <w:fldChar w:fldCharType="end"/>
          </w:r>
        </w:sdtContent>
      </w:sdt>
      <w:r w:rsidR="00C40FBD">
        <w:t>.</w:t>
      </w:r>
      <w:r>
        <w:t xml:space="preserve"> E tem sido </w:t>
      </w:r>
      <w:ins w:id="7" w:author="Ryan Lemos" w:date="2018-10-18T22:59:00Z">
        <w:r w:rsidR="004F519B">
          <w:t xml:space="preserve"> de </w:t>
        </w:r>
      </w:ins>
      <w:del w:id="8" w:author="Ryan Lemos" w:date="2018-10-18T22:59:00Z">
        <w:r w:rsidR="00D24059" w:rsidDel="004F519B">
          <w:delText xml:space="preserve">de grande </w:delText>
        </w:r>
      </w:del>
      <w:r w:rsidR="00D24059">
        <w:t xml:space="preserve">importância tendo em vista que pessoas </w:t>
      </w:r>
      <w:r w:rsidR="00C7767B">
        <w:t>em</w:t>
      </w:r>
      <w:r w:rsidR="00D24059">
        <w:t xml:space="preserve"> localidades sem acesso direto ao ensino</w:t>
      </w:r>
      <w:r w:rsidR="00455B11">
        <w:t xml:space="preserve"> </w:t>
      </w:r>
      <w:r>
        <w:t>presencial</w:t>
      </w:r>
      <w:r w:rsidR="00455B11">
        <w:t>,</w:t>
      </w:r>
      <w:r w:rsidR="00D24059">
        <w:t xml:space="preserve"> p</w:t>
      </w:r>
      <w:r w:rsidR="00455B11">
        <w:t>odem</w:t>
      </w:r>
      <w:r w:rsidR="00DA129B">
        <w:t xml:space="preserve"> </w:t>
      </w:r>
      <w:r w:rsidR="00C7767B">
        <w:t>estudar e alcançar uma formação</w:t>
      </w:r>
      <w:r w:rsidR="00D03EDF">
        <w:t xml:space="preserve"> </w:t>
      </w:r>
      <w:sdt>
        <w:sdtPr>
          <w:id w:val="1066151225"/>
          <w:citation/>
        </w:sdtPr>
        <w:sdtEndPr/>
        <w:sdtContent>
          <w:r w:rsidR="00D03EDF">
            <w:fldChar w:fldCharType="begin"/>
          </w:r>
          <w:r w:rsidR="00D03EDF">
            <w:instrText xml:space="preserve"> CITATION Net12 \l 1046 </w:instrText>
          </w:r>
          <w:r w:rsidR="00D03EDF">
            <w:fldChar w:fldCharType="separate"/>
          </w:r>
          <w:r w:rsidR="004D1124">
            <w:rPr>
              <w:noProof/>
            </w:rPr>
            <w:t xml:space="preserve">(NETO, AZEVEDO, </w:t>
          </w:r>
          <w:r w:rsidR="004D1124">
            <w:rPr>
              <w:i/>
              <w:iCs/>
              <w:noProof/>
            </w:rPr>
            <w:t>et al.</w:t>
          </w:r>
          <w:r w:rsidR="004D1124">
            <w:rPr>
              <w:noProof/>
            </w:rPr>
            <w:t>, 2012)</w:t>
          </w:r>
          <w:r w:rsidR="00D03EDF">
            <w:fldChar w:fldCharType="end"/>
          </w:r>
        </w:sdtContent>
      </w:sdt>
      <w:r w:rsidR="00681380">
        <w:t>.</w:t>
      </w:r>
    </w:p>
    <w:p w14:paraId="26BFAF9E" w14:textId="60C02EEF" w:rsidR="002E766B" w:rsidRDefault="002E766B" w:rsidP="00A738A2">
      <w:r>
        <w:t>Nas secções subsequentes serão descritos alguns exemplos de sistemas que utilizam da EAD para possibilitar e</w:t>
      </w:r>
      <w:ins w:id="9" w:author="Ryan Lemos" w:date="2018-10-18T22:59:00Z">
        <w:r w:rsidR="004F519B">
          <w:t xml:space="preserve"> automatizar</w:t>
        </w:r>
      </w:ins>
      <w:r>
        <w:t xml:space="preserve"> </w:t>
      </w:r>
      <w:del w:id="10" w:author="Ryan Lemos" w:date="2018-10-18T22:59:00Z">
        <w:r w:rsidDel="004F519B">
          <w:delText xml:space="preserve">melhorar </w:delText>
        </w:r>
      </w:del>
      <w:r>
        <w:t>o processo de ensino. Serão demonstrados no âmbito de ensino em geral, mas também para fins de idiomas, que é o foco deste trabalho.</w:t>
      </w:r>
    </w:p>
    <w:p w14:paraId="12173515" w14:textId="77777777" w:rsidR="00A8212E" w:rsidRPr="00A738A2" w:rsidRDefault="00A8212E" w:rsidP="00A738A2"/>
    <w:p w14:paraId="772F6CF5" w14:textId="1F5C15B0" w:rsidR="00D61CB9" w:rsidRDefault="00D61CB9" w:rsidP="00D61CB9">
      <w:pPr>
        <w:pStyle w:val="Ttulo3"/>
      </w:pPr>
      <w:r w:rsidRPr="00B778F3">
        <w:t xml:space="preserve">Sistemas de apoio ao ensino/aprendizagem </w:t>
      </w:r>
      <w:r>
        <w:t>–</w:t>
      </w:r>
      <w:r w:rsidRPr="00B778F3">
        <w:t xml:space="preserve"> </w:t>
      </w:r>
      <w:proofErr w:type="spellStart"/>
      <w:r>
        <w:t>C</w:t>
      </w:r>
      <w:r w:rsidRPr="00B778F3">
        <w:t>lass</w:t>
      </w:r>
      <w:r>
        <w:t>r</w:t>
      </w:r>
      <w:r w:rsidRPr="00B778F3">
        <w:t>oom</w:t>
      </w:r>
      <w:proofErr w:type="spellEnd"/>
    </w:p>
    <w:p w14:paraId="2AB8B71D" w14:textId="77777777" w:rsidR="00A8212E" w:rsidRPr="00A8212E" w:rsidRDefault="00A8212E" w:rsidP="005A2D83"/>
    <w:p w14:paraId="7173DA41" w14:textId="4A9BDE29" w:rsidR="00D61CB9" w:rsidRDefault="002E766B" w:rsidP="00D61CB9">
      <w:r>
        <w:t>Como descrito anteriormente e</w:t>
      </w:r>
      <w:r w:rsidR="00A03BBB">
        <w:t>xistem sistemas cujo objetivo é apoiar os processos de ensino de escolas e universidades. Um exemplo</w:t>
      </w:r>
      <w:r>
        <w:t xml:space="preserve"> deste tipo de sistema</w:t>
      </w:r>
      <w:r w:rsidR="00A03BBB">
        <w:t xml:space="preserve"> </w:t>
      </w:r>
      <w:r w:rsidR="00A72EBB">
        <w:t>é</w:t>
      </w:r>
      <w:r w:rsidR="00D61CB9">
        <w:t xml:space="preserve"> o Google </w:t>
      </w:r>
      <w:r w:rsidR="00D61CB9" w:rsidRPr="005A55FD">
        <w:t>Sala de Aula</w:t>
      </w:r>
      <w:r>
        <w:t xml:space="preserve"> que </w:t>
      </w:r>
      <w:r w:rsidR="00D61CB9">
        <w:t>está diretamente envolvido</w:t>
      </w:r>
      <w:ins w:id="11" w:author="Ryan Lemos" w:date="2018-10-18T23:00:00Z">
        <w:r w:rsidR="004F519B">
          <w:t xml:space="preserve"> no</w:t>
        </w:r>
      </w:ins>
      <w:r w:rsidR="00D61CB9">
        <w:t xml:space="preserve"> processo de ensino em geral</w:t>
      </w:r>
      <w:r>
        <w:t>. Se trata então de</w:t>
      </w:r>
      <w:r w:rsidR="00D61CB9">
        <w:t xml:space="preserve"> uma solução que se encaixa a diferentes necessidades dos professores, servindo desde turmas </w:t>
      </w:r>
      <w:r w:rsidR="00455B11">
        <w:t>infantis</w:t>
      </w:r>
      <w:r w:rsidR="00D61CB9">
        <w:t xml:space="preserve"> até acadêmicos</w:t>
      </w:r>
      <w:r w:rsidR="00455B11">
        <w:t xml:space="preserve"> </w:t>
      </w:r>
      <w:sdt>
        <w:sdtPr>
          <w:id w:val="-224071806"/>
          <w:citation/>
        </w:sdtPr>
        <w:sdtEndPr/>
        <w:sdtContent>
          <w:r w:rsidR="00455B11">
            <w:fldChar w:fldCharType="begin"/>
          </w:r>
          <w:r w:rsidR="00455B11">
            <w:instrText xml:space="preserve"> CITATION Goo18 \l 1046 </w:instrText>
          </w:r>
          <w:r w:rsidR="00455B11">
            <w:fldChar w:fldCharType="separate"/>
          </w:r>
          <w:r w:rsidR="004D1124">
            <w:rPr>
              <w:noProof/>
            </w:rPr>
            <w:t>(GOOGLE, 2018)</w:t>
          </w:r>
          <w:r w:rsidR="00455B11">
            <w:fldChar w:fldCharType="end"/>
          </w:r>
        </w:sdtContent>
      </w:sdt>
      <w:r w:rsidR="00D61CB9">
        <w:t>.</w:t>
      </w:r>
      <w:r>
        <w:t xml:space="preserve"> Sua definição pode ser tomada como:</w:t>
      </w:r>
    </w:p>
    <w:p w14:paraId="46B62736" w14:textId="77777777" w:rsidR="006D52EB" w:rsidRDefault="006D52EB" w:rsidP="00D61CB9">
      <w:pPr>
        <w:pStyle w:val="CitaoLonga"/>
      </w:pPr>
    </w:p>
    <w:p w14:paraId="1065A4B7" w14:textId="3525E01B" w:rsidR="00D61CB9" w:rsidRDefault="00D61CB9" w:rsidP="00D61CB9">
      <w:pPr>
        <w:pStyle w:val="CitaoLonga"/>
      </w:pPr>
      <w:r w:rsidRPr="006A3C38">
        <w:t>O Google Sala de aula é um serviço da Web gratuito para escolas, organizações sem fins lucrativos e qualquer pessoa com uma Conta do Google pessoal. Com o Google Sala de aula, os alunos e professores se conectam facilmente, dentro e fora de escolas.</w:t>
      </w:r>
      <w:r w:rsidR="00046CD3">
        <w:t xml:space="preserve"> </w:t>
      </w:r>
      <w:sdt>
        <w:sdtPr>
          <w:id w:val="1580171412"/>
          <w:citation/>
        </w:sdtPr>
        <w:sdtEndPr/>
        <w:sdtContent>
          <w:r w:rsidR="00046CD3">
            <w:fldChar w:fldCharType="begin"/>
          </w:r>
          <w:r w:rsidR="00620499">
            <w:instrText xml:space="preserve">CITATION Goo18 \p 1 \l 1046 </w:instrText>
          </w:r>
          <w:r w:rsidR="00046CD3">
            <w:fldChar w:fldCharType="separate"/>
          </w:r>
          <w:r w:rsidR="004D1124">
            <w:rPr>
              <w:noProof/>
            </w:rPr>
            <w:t>(GOOGLE, 2018, p. 1)</w:t>
          </w:r>
          <w:r w:rsidR="00046CD3">
            <w:fldChar w:fldCharType="end"/>
          </w:r>
        </w:sdtContent>
      </w:sdt>
      <w:r>
        <w:t>.</w:t>
      </w:r>
    </w:p>
    <w:p w14:paraId="266CC3C5" w14:textId="77777777" w:rsidR="00D61CB9" w:rsidRPr="006A3C38" w:rsidRDefault="00D61CB9" w:rsidP="00D61CB9">
      <w:pPr>
        <w:pStyle w:val="CitaoLonga"/>
      </w:pPr>
    </w:p>
    <w:p w14:paraId="0F59D8CB" w14:textId="761CA7B7" w:rsidR="00C10A74" w:rsidRDefault="00C10A74" w:rsidP="00D61CB9">
      <w:r>
        <w:t xml:space="preserve">Os alunos são divididos por turmas virtuais que podem representar por exemplo turmas do mundo real. Há a figura de um ou mais professores que fazem parte e comandam essas turmas </w:t>
      </w:r>
      <w:sdt>
        <w:sdtPr>
          <w:id w:val="958837209"/>
          <w:citation/>
        </w:sdtPr>
        <w:sdtEndPr/>
        <w:sdtContent>
          <w:r>
            <w:fldChar w:fldCharType="begin"/>
          </w:r>
          <w:r>
            <w:instrText xml:space="preserve"> CITATION Goo18 \l 1046 </w:instrText>
          </w:r>
          <w:r>
            <w:fldChar w:fldCharType="separate"/>
          </w:r>
          <w:r w:rsidR="004D1124">
            <w:rPr>
              <w:noProof/>
            </w:rPr>
            <w:t>(GOOGLE, 2018)</w:t>
          </w:r>
          <w:r>
            <w:fldChar w:fldCharType="end"/>
          </w:r>
        </w:sdtContent>
      </w:sdt>
      <w:r>
        <w:t xml:space="preserve">. </w:t>
      </w:r>
      <w:r w:rsidR="002E766B">
        <w:t>Dentre algumas funcionalidades</w:t>
      </w:r>
      <w:r>
        <w:t xml:space="preserve"> possíveis em uma turma</w:t>
      </w:r>
      <w:r w:rsidR="002E766B">
        <w:t xml:space="preserve"> tem-se a criação de a</w:t>
      </w:r>
      <w:r w:rsidR="00D61CB9">
        <w:t>tividades</w:t>
      </w:r>
      <w:r w:rsidR="002E766B">
        <w:t>.</w:t>
      </w:r>
      <w:r>
        <w:t xml:space="preserve"> </w:t>
      </w:r>
      <w:ins w:id="12" w:author="Ryan Lemos" w:date="2018-10-18T23:02:00Z">
        <w:r w:rsidR="004F519B">
          <w:t>Nessas atividades</w:t>
        </w:r>
      </w:ins>
      <w:del w:id="13" w:author="Ryan Lemos" w:date="2018-10-18T23:02:00Z">
        <w:r w:rsidDel="004F519B">
          <w:delText>E</w:delText>
        </w:r>
      </w:del>
      <w:r w:rsidR="00D61CB9">
        <w:t xml:space="preserve"> </w:t>
      </w:r>
      <w:del w:id="14" w:author="Ryan Lemos" w:date="2018-10-18T23:02:00Z">
        <w:r w:rsidDel="004F519B">
          <w:delText>o</w:delText>
        </w:r>
        <w:r w:rsidR="00D61CB9" w:rsidDel="004F519B">
          <w:delText>s alunos</w:delText>
        </w:r>
        <w:r w:rsidR="002E766B" w:rsidDel="004F519B">
          <w:delText xml:space="preserve"> inseridos </w:delText>
        </w:r>
        <w:r w:rsidR="00D61CB9" w:rsidDel="004F519B">
          <w:delText>tem</w:delText>
        </w:r>
      </w:del>
      <w:ins w:id="15" w:author="Ryan Lemos" w:date="2018-10-18T23:02:00Z">
        <w:r w:rsidR="004F519B">
          <w:t>os alunos inseridos na turma têm</w:t>
        </w:r>
      </w:ins>
      <w:r w:rsidR="00D61CB9">
        <w:t xml:space="preserve"> ou não um prazo definido pelo professor para entr</w:t>
      </w:r>
      <w:ins w:id="16" w:author="Ryan Lemos" w:date="2018-10-18T23:02:00Z">
        <w:r w:rsidR="004F519B">
          <w:t>ega</w:t>
        </w:r>
      </w:ins>
      <w:del w:id="17" w:author="Ryan Lemos" w:date="2018-10-18T23:02:00Z">
        <w:r w:rsidR="00D61CB9" w:rsidDel="004F519B">
          <w:delText>egar tal atividade</w:delText>
        </w:r>
      </w:del>
      <w:r w:rsidR="00455B11">
        <w:t xml:space="preserve"> </w:t>
      </w:r>
      <w:sdt>
        <w:sdtPr>
          <w:id w:val="-1848327356"/>
          <w:citation/>
        </w:sdtPr>
        <w:sdtEndPr/>
        <w:sdtContent>
          <w:r w:rsidR="00455B11">
            <w:fldChar w:fldCharType="begin"/>
          </w:r>
          <w:r w:rsidR="00455B11">
            <w:instrText xml:space="preserve"> CITATION Goo18 \l 1046 </w:instrText>
          </w:r>
          <w:r w:rsidR="00455B11">
            <w:fldChar w:fldCharType="separate"/>
          </w:r>
          <w:r w:rsidR="004D1124">
            <w:rPr>
              <w:noProof/>
            </w:rPr>
            <w:t>(GOOGLE, 2018)</w:t>
          </w:r>
          <w:r w:rsidR="00455B11">
            <w:fldChar w:fldCharType="end"/>
          </w:r>
        </w:sdtContent>
      </w:sdt>
      <w:r w:rsidR="00D61CB9">
        <w:t xml:space="preserve">. </w:t>
      </w:r>
      <w:r w:rsidR="002E766B">
        <w:t>Ainda</w:t>
      </w:r>
      <w:ins w:id="18" w:author="Ryan Lemos" w:date="2018-10-18T23:03:00Z">
        <w:r w:rsidR="004F519B">
          <w:t xml:space="preserve"> é possível</w:t>
        </w:r>
      </w:ins>
      <w:del w:id="19" w:author="Ryan Lemos" w:date="2018-10-18T23:03:00Z">
        <w:r w:rsidDel="004F519B">
          <w:delText>,</w:delText>
        </w:r>
      </w:del>
      <w:r w:rsidR="002E766B">
        <w:t xml:space="preserve"> </w:t>
      </w:r>
      <w:r w:rsidR="00D61CB9">
        <w:t>por meio do professor</w:t>
      </w:r>
      <w:r>
        <w:t xml:space="preserve"> </w:t>
      </w:r>
      <w:del w:id="20" w:author="Ryan Lemos" w:date="2018-10-18T23:03:00Z">
        <w:r w:rsidDel="004F519B">
          <w:delText>é possível</w:delText>
        </w:r>
        <w:r w:rsidR="00D61CB9" w:rsidDel="004F519B">
          <w:delText xml:space="preserve"> </w:delText>
        </w:r>
      </w:del>
      <w:r w:rsidR="00D61CB9">
        <w:t>saber qual aluno entregou</w:t>
      </w:r>
      <w:r>
        <w:t xml:space="preserve"> em atraso a </w:t>
      </w:r>
      <w:r w:rsidR="00D61CB9">
        <w:t>atividade, e o tempo de atraso se houver.</w:t>
      </w:r>
      <w:ins w:id="21" w:author="Ryan Lemos" w:date="2018-10-18T23:03:00Z">
        <w:r w:rsidR="004F519B">
          <w:t xml:space="preserve"> Além das atividades</w:t>
        </w:r>
      </w:ins>
      <w:r w:rsidR="00D61CB9">
        <w:t xml:space="preserve"> </w:t>
      </w:r>
      <w:del w:id="22" w:author="Ryan Lemos" w:date="2018-10-18T23:03:00Z">
        <w:r w:rsidR="002C277D" w:rsidDel="004F519B">
          <w:delText xml:space="preserve">Além disso </w:delText>
        </w:r>
      </w:del>
      <w:r w:rsidR="002C277D">
        <w:t>é possível estabelecer</w:t>
      </w:r>
      <w:r>
        <w:t xml:space="preserve"> contato entre aluno e professor</w:t>
      </w:r>
      <w:ins w:id="23" w:author="Ryan Lemos" w:date="2018-10-18T23:04:00Z">
        <w:r w:rsidR="004F519B">
          <w:t xml:space="preserve">, </w:t>
        </w:r>
      </w:ins>
      <w:del w:id="24" w:author="Ryan Lemos" w:date="2018-10-18T23:04:00Z">
        <w:r w:rsidDel="004F519B">
          <w:delText xml:space="preserve"> e </w:delText>
        </w:r>
      </w:del>
      <w:r>
        <w:t>compartilhar</w:t>
      </w:r>
      <w:r w:rsidR="00D61CB9">
        <w:t xml:space="preserve"> ou receber materia</w:t>
      </w:r>
      <w:r>
        <w:t>is</w:t>
      </w:r>
      <w:ins w:id="25" w:author="Ryan Lemos" w:date="2018-10-18T23:04:00Z">
        <w:r w:rsidR="004F519B">
          <w:t>,</w:t>
        </w:r>
      </w:ins>
      <w:ins w:id="26" w:author="Ryan Lemos" w:date="2018-10-18T23:03:00Z">
        <w:r w:rsidR="004F519B">
          <w:t xml:space="preserve"> dent</w:t>
        </w:r>
      </w:ins>
      <w:ins w:id="27" w:author="Ryan Lemos" w:date="2018-10-18T23:04:00Z">
        <w:r w:rsidR="004F519B">
          <w:t>re outras funcionalidades</w:t>
        </w:r>
      </w:ins>
      <w:r>
        <w:t xml:space="preserve"> </w:t>
      </w:r>
      <w:sdt>
        <w:sdtPr>
          <w:id w:val="352698092"/>
          <w:citation/>
        </w:sdtPr>
        <w:sdtEndPr/>
        <w:sdtContent>
          <w:r w:rsidR="002C28D4">
            <w:fldChar w:fldCharType="begin"/>
          </w:r>
          <w:r w:rsidR="002C28D4">
            <w:instrText xml:space="preserve"> CITATION Goo18 \l 1046 </w:instrText>
          </w:r>
          <w:r w:rsidR="002C28D4">
            <w:fldChar w:fldCharType="separate"/>
          </w:r>
          <w:r w:rsidR="004D1124">
            <w:rPr>
              <w:noProof/>
            </w:rPr>
            <w:t>(GOOGLE, 2018)</w:t>
          </w:r>
          <w:r w:rsidR="002C28D4">
            <w:fldChar w:fldCharType="end"/>
          </w:r>
        </w:sdtContent>
      </w:sdt>
      <w:r w:rsidR="00D61CB9">
        <w:t>.</w:t>
      </w:r>
      <w:r>
        <w:t xml:space="preserve"> </w:t>
      </w:r>
    </w:p>
    <w:p w14:paraId="359F1464" w14:textId="5C5071BD" w:rsidR="00D61CB9" w:rsidRDefault="00C10A74" w:rsidP="00D61CB9">
      <w:r>
        <w:t>Tendo em vista algumas das funcionalidades do Google Sala de aula p</w:t>
      </w:r>
      <w:r w:rsidR="00ED5BCD">
        <w:t xml:space="preserve">resume-se que </w:t>
      </w:r>
      <w:r>
        <w:t>su</w:t>
      </w:r>
      <w:r w:rsidR="00ED5BCD">
        <w:t>a proposta seja a de aproximar alunos e professores</w:t>
      </w:r>
      <w:r>
        <w:t xml:space="preserve">, </w:t>
      </w:r>
      <w:del w:id="28" w:author="Ryan Lemos" w:date="2018-10-18T23:04:00Z">
        <w:r w:rsidDel="00366A95">
          <w:delText xml:space="preserve">pois </w:delText>
        </w:r>
      </w:del>
      <w:ins w:id="29" w:author="Ryan Lemos" w:date="2018-10-18T23:04:00Z">
        <w:r w:rsidR="00366A95">
          <w:t xml:space="preserve">já que </w:t>
        </w:r>
      </w:ins>
      <w:r>
        <w:t>serve de espaço para interação</w:t>
      </w:r>
      <w:ins w:id="30" w:author="Ryan Lemos" w:date="2018-10-18T23:04:00Z">
        <w:r w:rsidR="00366A95">
          <w:t xml:space="preserve"> assim</w:t>
        </w:r>
      </w:ins>
      <w:r>
        <w:t xml:space="preserve"> como em uma sala de aula real</w:t>
      </w:r>
      <w:r w:rsidR="00ED5BCD">
        <w:t>.</w:t>
      </w:r>
      <w:r>
        <w:t xml:space="preserve"> Por isso servirá de base, junto com outros sistemas</w:t>
      </w:r>
      <w:ins w:id="31" w:author="Ryan Lemos" w:date="2018-10-18T23:05:00Z">
        <w:r w:rsidR="00366A95">
          <w:t xml:space="preserve"> que serão</w:t>
        </w:r>
      </w:ins>
      <w:r w:rsidR="00645BD3">
        <w:t xml:space="preserve"> descritos na</w:t>
      </w:r>
      <w:del w:id="32" w:author="Ryan Lemos" w:date="2018-10-18T23:04:00Z">
        <w:r w:rsidR="00645BD3" w:rsidDel="00366A95">
          <w:delText>s</w:delText>
        </w:r>
      </w:del>
      <w:r w:rsidR="00645BD3">
        <w:t xml:space="preserve"> seç</w:t>
      </w:r>
      <w:del w:id="33" w:author="Ryan Lemos" w:date="2018-10-18T23:05:00Z">
        <w:r w:rsidR="00645BD3" w:rsidDel="00366A95">
          <w:delText>ões seguintes</w:delText>
        </w:r>
      </w:del>
      <w:ins w:id="34" w:author="Ryan Lemos" w:date="2018-10-18T23:05:00Z">
        <w:r w:rsidR="00366A95">
          <w:t xml:space="preserve">ão </w:t>
        </w:r>
        <w:r w:rsidR="00366A95">
          <w:fldChar w:fldCharType="begin"/>
        </w:r>
        <w:r w:rsidR="00366A95">
          <w:instrText xml:space="preserve"> REF _Ref527667254 \r \h </w:instrText>
        </w:r>
      </w:ins>
      <w:r w:rsidR="00366A95">
        <w:fldChar w:fldCharType="separate"/>
      </w:r>
      <w:ins w:id="35" w:author="Ryan Lemos" w:date="2018-10-18T23:05:00Z">
        <w:r w:rsidR="00366A95">
          <w:t>5.1.2</w:t>
        </w:r>
        <w:r w:rsidR="00366A95">
          <w:fldChar w:fldCharType="end"/>
        </w:r>
      </w:ins>
      <w:r w:rsidR="00645BD3">
        <w:t>,</w:t>
      </w:r>
      <w:r>
        <w:t xml:space="preserve"> para criação do ambiente</w:t>
      </w:r>
      <w:r w:rsidR="00645BD3">
        <w:t xml:space="preserve"> proposto neste trabalho.</w:t>
      </w:r>
      <w:r>
        <w:t xml:space="preserve"> </w:t>
      </w:r>
    </w:p>
    <w:p w14:paraId="6D095A29" w14:textId="77777777" w:rsidR="00A8212E" w:rsidRPr="004676CA" w:rsidRDefault="00A8212E" w:rsidP="00D61CB9"/>
    <w:p w14:paraId="32DE002B" w14:textId="1AD4D8F9" w:rsidR="00D61CB9" w:rsidRDefault="00D61CB9" w:rsidP="00D61CB9">
      <w:pPr>
        <w:pStyle w:val="Ttulo3"/>
      </w:pPr>
      <w:bookmarkStart w:id="36" w:name="_Ref527667254"/>
      <w:r w:rsidRPr="00C119E4">
        <w:t>Metodologias/sistemas de apoio de ensino de idiomas</w:t>
      </w:r>
      <w:bookmarkEnd w:id="36"/>
    </w:p>
    <w:p w14:paraId="72948885" w14:textId="77777777" w:rsidR="00A8212E" w:rsidRPr="00A8212E" w:rsidRDefault="00A8212E" w:rsidP="005A2D83"/>
    <w:p w14:paraId="25BEC9FC" w14:textId="57F496A2" w:rsidR="00645BD3" w:rsidRDefault="00645BD3" w:rsidP="00D61CB9">
      <w:r>
        <w:t xml:space="preserve">Como descrito anteriormente, a tecnologia influencia e molda a maneira em que o ensino é feito </w:t>
      </w:r>
      <w:sdt>
        <w:sdtPr>
          <w:id w:val="-1682195490"/>
          <w:citation/>
        </w:sdtPr>
        <w:sdtEndPr/>
        <w:sdtContent>
          <w:r>
            <w:fldChar w:fldCharType="begin"/>
          </w:r>
          <w:r>
            <w:instrText xml:space="preserve">CITATION Alv09 \l 1046 </w:instrText>
          </w:r>
          <w:r>
            <w:fldChar w:fldCharType="separate"/>
          </w:r>
          <w:r w:rsidR="004D1124">
            <w:rPr>
              <w:noProof/>
            </w:rPr>
            <w:t xml:space="preserve">(ALVES, NUNES, </w:t>
          </w:r>
          <w:r w:rsidR="004D1124">
            <w:rPr>
              <w:i/>
              <w:iCs/>
              <w:noProof/>
            </w:rPr>
            <w:t>et al.</w:t>
          </w:r>
          <w:r w:rsidR="004D1124">
            <w:rPr>
              <w:noProof/>
            </w:rPr>
            <w:t>, 2009)</w:t>
          </w:r>
          <w:r>
            <w:fldChar w:fldCharType="end"/>
          </w:r>
        </w:sdtContent>
      </w:sdt>
      <w:r>
        <w:t>. Isso não é diferente para o ensino de idiomas, uma vez que</w:t>
      </w:r>
      <w:r w:rsidR="00785ACC">
        <w:t xml:space="preserve"> </w:t>
      </w:r>
      <w:r>
        <w:t>as e</w:t>
      </w:r>
      <w:r w:rsidR="00C030C0">
        <w:t>scolas têm</w:t>
      </w:r>
      <w:r w:rsidR="00785ACC">
        <w:t xml:space="preserve"> buscado se adequar </w:t>
      </w:r>
      <w:r w:rsidR="00C030C0">
        <w:t>e inserir tecnologias nos</w:t>
      </w:r>
      <w:r>
        <w:t xml:space="preserve"> seus</w:t>
      </w:r>
      <w:r w:rsidR="00C030C0">
        <w:t xml:space="preserve"> processos de ensino</w:t>
      </w:r>
      <w:r>
        <w:t>, e soluções independentes tem surgido para auxiliar no aprendizado de línguas</w:t>
      </w:r>
      <w:r w:rsidR="00C030C0">
        <w:t>.</w:t>
      </w:r>
      <w:r>
        <w:t xml:space="preserve"> </w:t>
      </w:r>
      <w:r w:rsidR="00074336">
        <w:t>Essas escolas e tecnologias serão descritas nos próximos parágrafos, que apresentarão suas principais características.</w:t>
      </w:r>
      <w:r>
        <w:t xml:space="preserve"> </w:t>
      </w:r>
    </w:p>
    <w:p w14:paraId="09B9422C" w14:textId="5FBDF516" w:rsidR="00D61CB9" w:rsidRDefault="006A785C" w:rsidP="00D61CB9">
      <w:r>
        <w:t xml:space="preserve"> Como exemplo</w:t>
      </w:r>
      <w:r w:rsidR="00074336">
        <w:t xml:space="preserve"> de escola que tem se moldado a se adequar a novas tecnologias</w:t>
      </w:r>
      <w:r>
        <w:t xml:space="preserve"> </w:t>
      </w:r>
      <w:r w:rsidR="00455B11">
        <w:t>toma</w:t>
      </w:r>
      <w:r>
        <w:t>-se</w:t>
      </w:r>
      <w:r w:rsidR="00C030C0">
        <w:t xml:space="preserve"> </w:t>
      </w:r>
      <w:r>
        <w:t>a</w:t>
      </w:r>
      <w:r w:rsidR="00D61CB9">
        <w:t xml:space="preserve"> </w:t>
      </w:r>
      <w:proofErr w:type="spellStart"/>
      <w:r w:rsidR="00D61CB9" w:rsidRPr="00347720">
        <w:rPr>
          <w:i/>
        </w:rPr>
        <w:t>Wizard</w:t>
      </w:r>
      <w:proofErr w:type="spellEnd"/>
      <w:r w:rsidR="00D61CB9" w:rsidRPr="00347720">
        <w:rPr>
          <w:i/>
        </w:rPr>
        <w:t xml:space="preserve"> </w:t>
      </w:r>
      <w:proofErr w:type="spellStart"/>
      <w:r w:rsidR="00D61CB9" w:rsidRPr="00347720">
        <w:rPr>
          <w:i/>
        </w:rPr>
        <w:t>by</w:t>
      </w:r>
      <w:proofErr w:type="spellEnd"/>
      <w:r w:rsidR="00D61CB9" w:rsidRPr="00347720">
        <w:rPr>
          <w:i/>
        </w:rPr>
        <w:t xml:space="preserve"> Pearson</w:t>
      </w:r>
      <w:r w:rsidRPr="005A2D83">
        <w:t>, que</w:t>
      </w:r>
      <w:r w:rsidR="00D61CB9">
        <w:t xml:space="preserve"> é uma escola</w:t>
      </w:r>
      <w:r w:rsidR="00D61CB9" w:rsidRPr="005B01A9">
        <w:t xml:space="preserve"> de idiomas </w:t>
      </w:r>
      <w:r w:rsidR="00D61CB9">
        <w:t>internacional (possui sedes em outros países além do Brasil)</w:t>
      </w:r>
      <w:sdt>
        <w:sdtPr>
          <w:id w:val="-1285186839"/>
          <w:citation/>
        </w:sdtPr>
        <w:sdtEndPr/>
        <w:sdtContent>
          <w:r w:rsidR="00332F7F">
            <w:fldChar w:fldCharType="begin"/>
          </w:r>
          <w:r w:rsidR="00620499">
            <w:instrText xml:space="preserve">CITATION Wiz17 \l 1046 </w:instrText>
          </w:r>
          <w:r w:rsidR="00332F7F">
            <w:fldChar w:fldCharType="separate"/>
          </w:r>
          <w:r w:rsidR="004D1124">
            <w:rPr>
              <w:noProof/>
            </w:rPr>
            <w:t xml:space="preserve"> (WIZARD, 2017)</w:t>
          </w:r>
          <w:r w:rsidR="00332F7F">
            <w:fldChar w:fldCharType="end"/>
          </w:r>
        </w:sdtContent>
      </w:sdt>
      <w:r w:rsidR="00D61CB9">
        <w:t xml:space="preserve">. </w:t>
      </w:r>
      <w:r w:rsidR="00D67AD9">
        <w:t>A instituição c</w:t>
      </w:r>
      <w:r w:rsidR="00D61CB9">
        <w:t xml:space="preserve">onta com uma metodologia de ensino que alia a clássica abordagem de sala de aula (chamada pela </w:t>
      </w:r>
      <w:proofErr w:type="spellStart"/>
      <w:r w:rsidR="00D61CB9" w:rsidRPr="00347720">
        <w:rPr>
          <w:i/>
        </w:rPr>
        <w:t>Wizard</w:t>
      </w:r>
      <w:proofErr w:type="spellEnd"/>
      <w:r w:rsidR="00D61CB9">
        <w:t xml:space="preserve"> de </w:t>
      </w:r>
      <w:r w:rsidR="00D61CB9" w:rsidRPr="00347720">
        <w:rPr>
          <w:i/>
        </w:rPr>
        <w:t>Connections</w:t>
      </w:r>
      <w:r w:rsidR="00D61CB9">
        <w:t xml:space="preserve">) ao uso de tecnologias de apoio informatizado (chamada de </w:t>
      </w:r>
      <w:proofErr w:type="spellStart"/>
      <w:r w:rsidR="00D61CB9" w:rsidRPr="00347720">
        <w:rPr>
          <w:i/>
        </w:rPr>
        <w:t>Interactive</w:t>
      </w:r>
      <w:proofErr w:type="spellEnd"/>
      <w:r w:rsidR="00D61CB9">
        <w:t>)</w:t>
      </w:r>
      <w:r w:rsidR="00737B65">
        <w:t xml:space="preserve"> </w:t>
      </w:r>
      <w:sdt>
        <w:sdtPr>
          <w:id w:val="-1794127065"/>
          <w:citation/>
        </w:sdtPr>
        <w:sdtEndPr/>
        <w:sdtContent>
          <w:r w:rsidR="00737B65">
            <w:fldChar w:fldCharType="begin"/>
          </w:r>
          <w:r w:rsidR="00620499">
            <w:instrText xml:space="preserve">CITATION Wiz171 \l 1046 </w:instrText>
          </w:r>
          <w:r w:rsidR="00737B65">
            <w:fldChar w:fldCharType="separate"/>
          </w:r>
          <w:r w:rsidR="004D1124">
            <w:rPr>
              <w:noProof/>
            </w:rPr>
            <w:t>(WIZARD, 2017)</w:t>
          </w:r>
          <w:r w:rsidR="00737B65">
            <w:fldChar w:fldCharType="end"/>
          </w:r>
        </w:sdtContent>
      </w:sdt>
      <w:r w:rsidR="00D61CB9">
        <w:t xml:space="preserve">. Na </w:t>
      </w:r>
      <w:r w:rsidR="00D61CB9" w:rsidRPr="00347720">
        <w:rPr>
          <w:i/>
        </w:rPr>
        <w:t>connections</w:t>
      </w:r>
      <w:r w:rsidR="00D61CB9">
        <w:t xml:space="preserve"> os alunos vão a sala de aula e interagem com outros alunos e professores, e serão guiados pelo professor</w:t>
      </w:r>
      <w:r w:rsidR="00645BD3">
        <w:t xml:space="preserve"> </w:t>
      </w:r>
      <w:sdt>
        <w:sdtPr>
          <w:id w:val="-307712702"/>
          <w:citation/>
        </w:sdtPr>
        <w:sdtEndPr/>
        <w:sdtContent>
          <w:r w:rsidR="00645BD3">
            <w:fldChar w:fldCharType="begin"/>
          </w:r>
          <w:r w:rsidR="00645BD3">
            <w:instrText xml:space="preserve">CITATION Wiz171 \l 1046 </w:instrText>
          </w:r>
          <w:r w:rsidR="00645BD3">
            <w:fldChar w:fldCharType="separate"/>
          </w:r>
          <w:r w:rsidR="004D1124">
            <w:rPr>
              <w:noProof/>
            </w:rPr>
            <w:t>(WIZARD, 2017)</w:t>
          </w:r>
          <w:r w:rsidR="00645BD3">
            <w:fldChar w:fldCharType="end"/>
          </w:r>
        </w:sdtContent>
      </w:sdt>
      <w:r w:rsidR="00D61CB9">
        <w:t xml:space="preserve">. Já no </w:t>
      </w:r>
      <w:proofErr w:type="spellStart"/>
      <w:r w:rsidR="00D61CB9" w:rsidRPr="00347720">
        <w:rPr>
          <w:i/>
        </w:rPr>
        <w:t>interactive</w:t>
      </w:r>
      <w:proofErr w:type="spellEnd"/>
      <w:r w:rsidR="00D61CB9">
        <w:rPr>
          <w:i/>
        </w:rPr>
        <w:t xml:space="preserve"> </w:t>
      </w:r>
      <w:r w:rsidR="00D61CB9">
        <w:t xml:space="preserve">o aluno recebe apoio informatizado por meio de um tablet denominado </w:t>
      </w:r>
      <w:proofErr w:type="spellStart"/>
      <w:r w:rsidR="00D61CB9">
        <w:t>Wiz.tab</w:t>
      </w:r>
      <w:proofErr w:type="spellEnd"/>
      <w:r w:rsidR="00553B49">
        <w:t xml:space="preserve"> </w:t>
      </w:r>
      <w:sdt>
        <w:sdtPr>
          <w:id w:val="-168952359"/>
          <w:citation/>
        </w:sdtPr>
        <w:sdtEndPr/>
        <w:sdtContent>
          <w:r w:rsidR="00553B49">
            <w:fldChar w:fldCharType="begin"/>
          </w:r>
          <w:r w:rsidR="00620499">
            <w:instrText xml:space="preserve">CITATION Wiz171 \l 1046 </w:instrText>
          </w:r>
          <w:r w:rsidR="00553B49">
            <w:fldChar w:fldCharType="separate"/>
          </w:r>
          <w:r w:rsidR="004D1124">
            <w:rPr>
              <w:noProof/>
            </w:rPr>
            <w:t>(WIZARD, 2017)</w:t>
          </w:r>
          <w:r w:rsidR="00553B49">
            <w:fldChar w:fldCharType="end"/>
          </w:r>
        </w:sdtContent>
      </w:sdt>
      <w:r w:rsidR="00D61CB9">
        <w:t xml:space="preserve">. Para auxiliar a pronúncia dos alunos dispõe-se de uma caneta (denominada </w:t>
      </w:r>
      <w:proofErr w:type="spellStart"/>
      <w:r w:rsidR="00D61CB9">
        <w:t>Wiz.pen</w:t>
      </w:r>
      <w:proofErr w:type="spellEnd"/>
      <w:r w:rsidR="00D61CB9">
        <w:t xml:space="preserve">), que faz a leitura de palavras, frases e </w:t>
      </w:r>
      <w:r w:rsidR="00D61CB9">
        <w:lastRenderedPageBreak/>
        <w:t>expressões contidas no material do aluno</w:t>
      </w:r>
      <w:r w:rsidR="00E71EB8">
        <w:t>.</w:t>
      </w:r>
      <w:r w:rsidR="00D61CB9">
        <w:t xml:space="preserve"> </w:t>
      </w:r>
      <w:r w:rsidR="00E71EB8">
        <w:t>A</w:t>
      </w:r>
      <w:r w:rsidR="009B6875">
        <w:t xml:space="preserve"> </w:t>
      </w:r>
      <w:r w:rsidR="009113A0">
        <w:fldChar w:fldCharType="begin"/>
      </w:r>
      <w:r w:rsidR="009113A0">
        <w:instrText xml:space="preserve"> REF _Ref526524016 \h </w:instrText>
      </w:r>
      <w:r w:rsidR="009113A0">
        <w:fldChar w:fldCharType="separate"/>
      </w:r>
      <w:r w:rsidR="009113A0">
        <w:t xml:space="preserve">figura </w:t>
      </w:r>
      <w:r w:rsidR="009113A0">
        <w:rPr>
          <w:noProof/>
        </w:rPr>
        <w:t>1</w:t>
      </w:r>
      <w:r w:rsidR="009113A0">
        <w:fldChar w:fldCharType="end"/>
      </w:r>
      <w:r w:rsidR="009113A0">
        <w:t xml:space="preserve"> </w:t>
      </w:r>
      <w:r w:rsidR="009B6875">
        <w:t xml:space="preserve">demonstra o modelo de aprendizagem da </w:t>
      </w:r>
      <w:proofErr w:type="spellStart"/>
      <w:r w:rsidR="009B6875">
        <w:t>Wizard</w:t>
      </w:r>
      <w:proofErr w:type="spellEnd"/>
      <w:r w:rsidR="00E71EB8">
        <w:t xml:space="preserve"> com as características anteriormente descritas</w:t>
      </w:r>
      <w:r w:rsidR="00D61CB9">
        <w:t xml:space="preserve">. </w:t>
      </w:r>
    </w:p>
    <w:p w14:paraId="232C4F94" w14:textId="77777777" w:rsidR="00D61CB9" w:rsidRDefault="00D61CB9" w:rsidP="00952162">
      <w:pPr>
        <w:pStyle w:val="Fontes"/>
      </w:pPr>
    </w:p>
    <w:p w14:paraId="29CE1745" w14:textId="51ADF202" w:rsidR="00C87DBE" w:rsidRDefault="00C87DBE" w:rsidP="00FC0021">
      <w:pPr>
        <w:pStyle w:val="Legenda"/>
        <w:keepNext/>
      </w:pPr>
      <w:bookmarkStart w:id="37" w:name="_Ref526524016"/>
      <w:r>
        <w:t xml:space="preserve">Figura </w:t>
      </w:r>
      <w:r w:rsidR="009B3841">
        <w:rPr>
          <w:noProof/>
        </w:rPr>
        <w:fldChar w:fldCharType="begin"/>
      </w:r>
      <w:r w:rsidR="009B3841">
        <w:rPr>
          <w:noProof/>
        </w:rPr>
        <w:instrText xml:space="preserve"> SEQ Figura \* ARABIC </w:instrText>
      </w:r>
      <w:r w:rsidR="009B3841">
        <w:rPr>
          <w:noProof/>
        </w:rPr>
        <w:fldChar w:fldCharType="separate"/>
      </w:r>
      <w:r w:rsidR="000337A3">
        <w:rPr>
          <w:noProof/>
        </w:rPr>
        <w:t>1</w:t>
      </w:r>
      <w:r w:rsidR="009B3841">
        <w:rPr>
          <w:noProof/>
        </w:rPr>
        <w:fldChar w:fldCharType="end"/>
      </w:r>
      <w:bookmarkEnd w:id="37"/>
      <w:r>
        <w:t xml:space="preserve"> - Modelo de aprendizagem da </w:t>
      </w:r>
      <w:proofErr w:type="spellStart"/>
      <w:r>
        <w:t>Wizard</w:t>
      </w:r>
      <w:proofErr w:type="spellEnd"/>
    </w:p>
    <w:p w14:paraId="6B0B0BC2" w14:textId="6BFFCB18" w:rsidR="00D61CB9" w:rsidRDefault="00D61CB9" w:rsidP="00952162">
      <w:pPr>
        <w:pStyle w:val="Fontes"/>
      </w:pPr>
      <w:r>
        <w:rPr>
          <w:noProof/>
        </w:rPr>
        <w:drawing>
          <wp:inline distT="0" distB="0" distL="0" distR="0" wp14:anchorId="7927A802" wp14:editId="016553E2">
            <wp:extent cx="5400040" cy="21361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136140"/>
                    </a:xfrm>
                    <a:prstGeom prst="rect">
                      <a:avLst/>
                    </a:prstGeom>
                  </pic:spPr>
                </pic:pic>
              </a:graphicData>
            </a:graphic>
          </wp:inline>
        </w:drawing>
      </w:r>
    </w:p>
    <w:p w14:paraId="21CF1248" w14:textId="603DFBD1" w:rsidR="00D61CB9" w:rsidRDefault="00D61CB9" w:rsidP="00DB3739">
      <w:pPr>
        <w:pStyle w:val="Fontes"/>
        <w:rPr>
          <w:noProof/>
        </w:rPr>
      </w:pPr>
      <w:r w:rsidRPr="00CC133A">
        <w:t>Fonte:</w:t>
      </w:r>
      <w:r w:rsidR="0078758F">
        <w:t xml:space="preserve"> </w:t>
      </w:r>
      <w:r w:rsidR="00D227C1">
        <w:t xml:space="preserve">WIZARD, </w:t>
      </w:r>
      <w:r w:rsidR="00D227C1">
        <w:rPr>
          <w:noProof/>
        </w:rPr>
        <w:t>2017</w:t>
      </w:r>
      <w:r w:rsidR="00BB25A9">
        <w:rPr>
          <w:noProof/>
        </w:rPr>
        <w:t>, p.3</w:t>
      </w:r>
      <w:r w:rsidR="00D227C1">
        <w:rPr>
          <w:noProof/>
        </w:rPr>
        <w:t>.</w:t>
      </w:r>
    </w:p>
    <w:p w14:paraId="617F1739" w14:textId="77777777" w:rsidR="00E71EB8" w:rsidRDefault="00E71EB8" w:rsidP="00DB3739">
      <w:pPr>
        <w:pStyle w:val="Fontes"/>
      </w:pPr>
    </w:p>
    <w:p w14:paraId="35DEC887" w14:textId="391DF880" w:rsidR="00E71EB8" w:rsidDel="00366A95" w:rsidRDefault="00B300A5" w:rsidP="00366A95">
      <w:pPr>
        <w:rPr>
          <w:del w:id="38" w:author="Ryan Lemos" w:date="2018-10-18T23:08:00Z"/>
        </w:rPr>
      </w:pPr>
      <w:bookmarkStart w:id="39" w:name="_Ref526523997"/>
      <w:r>
        <w:t xml:space="preserve">A escola ainda conta com uma aplicação </w:t>
      </w:r>
      <w:r w:rsidRPr="00347720">
        <w:rPr>
          <w:i/>
        </w:rPr>
        <w:t>mobile</w:t>
      </w:r>
      <w:r>
        <w:t xml:space="preserve"> e um ambiente </w:t>
      </w:r>
      <w:r w:rsidRPr="00347720">
        <w:rPr>
          <w:i/>
        </w:rPr>
        <w:t>Web</w:t>
      </w:r>
      <w:r>
        <w:rPr>
          <w:i/>
        </w:rPr>
        <w:t xml:space="preserve"> </w:t>
      </w:r>
      <w:r>
        <w:t>denominados Wiz.me</w:t>
      </w:r>
      <w:r w:rsidR="00455B11">
        <w:t>, que serve</w:t>
      </w:r>
      <w:r w:rsidR="00645BD3">
        <w:t>m</w:t>
      </w:r>
      <w:r>
        <w:t xml:space="preserve"> </w:t>
      </w:r>
      <w:r w:rsidR="00455B11">
        <w:t xml:space="preserve">de </w:t>
      </w:r>
      <w:r>
        <w:t>apoio ao</w:t>
      </w:r>
      <w:r w:rsidR="00455B11">
        <w:t>s</w:t>
      </w:r>
      <w:r>
        <w:t xml:space="preserve"> aluno</w:t>
      </w:r>
      <w:r w:rsidR="00455B11">
        <w:t>s</w:t>
      </w:r>
      <w:r>
        <w:t xml:space="preserve"> </w:t>
      </w:r>
      <w:r w:rsidR="00455B11">
        <w:t>quando estão fora da sala</w:t>
      </w:r>
      <w:r>
        <w:t>, auxiliando</w:t>
      </w:r>
      <w:r w:rsidR="00645BD3">
        <w:t>-os</w:t>
      </w:r>
      <w:r>
        <w:t xml:space="preserve"> na pronuncia e escrita</w:t>
      </w:r>
      <w:sdt>
        <w:sdtPr>
          <w:id w:val="-12770073"/>
          <w:citation/>
        </w:sdtPr>
        <w:sdtEndPr/>
        <w:sdtContent>
          <w:r>
            <w:fldChar w:fldCharType="begin"/>
          </w:r>
          <w:r>
            <w:instrText xml:space="preserve"> CITATION Wiz171 \l 1046 </w:instrText>
          </w:r>
          <w:r>
            <w:fldChar w:fldCharType="separate"/>
          </w:r>
          <w:r w:rsidR="004D1124">
            <w:rPr>
              <w:noProof/>
            </w:rPr>
            <w:t xml:space="preserve"> (WIZARD, 2017)</w:t>
          </w:r>
          <w:r>
            <w:fldChar w:fldCharType="end"/>
          </w:r>
        </w:sdtContent>
      </w:sdt>
      <w:r>
        <w:t xml:space="preserve">. </w:t>
      </w:r>
      <w:r w:rsidR="00E71EB8">
        <w:t xml:space="preserve">A </w:t>
      </w:r>
      <w:r w:rsidR="00E71EB8">
        <w:fldChar w:fldCharType="begin"/>
      </w:r>
      <w:r w:rsidR="00E71EB8">
        <w:instrText xml:space="preserve"> REF _Ref526523997 \h </w:instrText>
      </w:r>
      <w:r w:rsidR="00E71EB8">
        <w:fldChar w:fldCharType="separate"/>
      </w:r>
      <w:r w:rsidR="00E71EB8">
        <w:t xml:space="preserve">figura </w:t>
      </w:r>
      <w:r w:rsidR="00E71EB8">
        <w:rPr>
          <w:noProof/>
        </w:rPr>
        <w:t>2</w:t>
      </w:r>
      <w:r w:rsidR="00E71EB8">
        <w:fldChar w:fldCharType="end"/>
      </w:r>
      <w:r w:rsidR="00E71EB8">
        <w:t xml:space="preserve"> descreve algumas funcionalidades</w:t>
      </w:r>
      <w:r w:rsidR="00645BD3">
        <w:t xml:space="preserve"> da versão móvel</w:t>
      </w:r>
      <w:r w:rsidR="00E71EB8">
        <w:t xml:space="preserve"> d</w:t>
      </w:r>
      <w:r>
        <w:t>essa</w:t>
      </w:r>
      <w:r w:rsidR="00E71EB8">
        <w:t xml:space="preserve"> aplicação</w:t>
      </w:r>
      <w:del w:id="40" w:author="Ryan Lemos" w:date="2018-10-18T23:08:00Z">
        <w:r w:rsidR="00E71EB8" w:rsidDel="00366A95">
          <w:delText xml:space="preserve"> </w:delText>
        </w:r>
        <w:r w:rsidDel="00366A95">
          <w:delText>descrita</w:delText>
        </w:r>
      </w:del>
      <w:r w:rsidR="00E71EB8">
        <w:t>.</w:t>
      </w:r>
      <w:r>
        <w:t xml:space="preserve"> </w:t>
      </w:r>
      <w:del w:id="41" w:author="Ryan Lemos" w:date="2018-10-18T23:08:00Z">
        <w:r w:rsidDel="00366A95">
          <w:delText>Ainda pode</w:delText>
        </w:r>
        <w:r w:rsidR="00E71EB8" w:rsidDel="00366A95">
          <w:delText xml:space="preserve"> </w:delText>
        </w:r>
        <w:r w:rsidDel="00366A95">
          <w:delText>ver-se a maneira como a aplicação interage com os usuários para prover o apoio indicado</w:delText>
        </w:r>
        <w:r w:rsidR="00E71EB8" w:rsidDel="00366A95">
          <w:delText>.</w:delText>
        </w:r>
      </w:del>
    </w:p>
    <w:p w14:paraId="4DD32908" w14:textId="77777777" w:rsidR="00366A95" w:rsidRDefault="00366A95" w:rsidP="00952162">
      <w:pPr>
        <w:rPr>
          <w:ins w:id="42" w:author="Ryan Lemos" w:date="2018-10-18T23:08:00Z"/>
        </w:rPr>
      </w:pPr>
    </w:p>
    <w:p w14:paraId="56D7FA51" w14:textId="77777777" w:rsidR="00B300A5" w:rsidRDefault="00B300A5">
      <w:pPr>
        <w:pPrChange w:id="43" w:author="Ryan Lemos" w:date="2018-10-18T23:08:00Z">
          <w:pPr>
            <w:pStyle w:val="Fontes"/>
          </w:pPr>
        </w:pPrChange>
      </w:pPr>
    </w:p>
    <w:p w14:paraId="730849E1" w14:textId="6AADD1D6" w:rsidR="00C87DBE" w:rsidRDefault="00C87DBE" w:rsidP="00FC0021">
      <w:pPr>
        <w:pStyle w:val="Legenda"/>
        <w:keepNext/>
      </w:pPr>
      <w:r>
        <w:t xml:space="preserve">Figura </w:t>
      </w:r>
      <w:r w:rsidR="009B3841">
        <w:rPr>
          <w:noProof/>
        </w:rPr>
        <w:fldChar w:fldCharType="begin"/>
      </w:r>
      <w:r w:rsidR="009B3841">
        <w:rPr>
          <w:noProof/>
        </w:rPr>
        <w:instrText xml:space="preserve"> SEQ Figura \* ARABIC </w:instrText>
      </w:r>
      <w:r w:rsidR="009B3841">
        <w:rPr>
          <w:noProof/>
        </w:rPr>
        <w:fldChar w:fldCharType="separate"/>
      </w:r>
      <w:r w:rsidR="000337A3">
        <w:rPr>
          <w:noProof/>
        </w:rPr>
        <w:t>2</w:t>
      </w:r>
      <w:r w:rsidR="009B3841">
        <w:rPr>
          <w:noProof/>
        </w:rPr>
        <w:fldChar w:fldCharType="end"/>
      </w:r>
      <w:bookmarkEnd w:id="39"/>
      <w:r>
        <w:t xml:space="preserve"> - Funcionalidades do Wiz.me</w:t>
      </w:r>
    </w:p>
    <w:p w14:paraId="1F91CAE9" w14:textId="4A3232DC" w:rsidR="00D61CB9" w:rsidRDefault="00D61CB9" w:rsidP="00952162">
      <w:pPr>
        <w:pStyle w:val="Fontes"/>
      </w:pPr>
      <w:r>
        <w:rPr>
          <w:noProof/>
        </w:rPr>
        <w:drawing>
          <wp:inline distT="0" distB="0" distL="0" distR="0" wp14:anchorId="274FC205" wp14:editId="5E2A9245">
            <wp:extent cx="5400040" cy="1307465"/>
            <wp:effectExtent l="133350" t="114300" r="143510" b="1593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3074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2209B6" w14:textId="40F0C811" w:rsidR="00D61CB9" w:rsidRDefault="002E284D" w:rsidP="00BE0DBB">
      <w:pPr>
        <w:pStyle w:val="Fontes"/>
      </w:pPr>
      <w:r>
        <w:t xml:space="preserve">Fonte: </w:t>
      </w:r>
      <w:r w:rsidR="00D227C1">
        <w:t xml:space="preserve">WIZARD, </w:t>
      </w:r>
      <w:r w:rsidR="00D227C1">
        <w:rPr>
          <w:noProof/>
        </w:rPr>
        <w:t>2017</w:t>
      </w:r>
      <w:r w:rsidR="00BB25A9">
        <w:rPr>
          <w:noProof/>
        </w:rPr>
        <w:t>, p.4</w:t>
      </w:r>
      <w:r w:rsidR="00D227C1">
        <w:rPr>
          <w:noProof/>
        </w:rPr>
        <w:t>.</w:t>
      </w:r>
      <w:r>
        <w:t xml:space="preserve"> </w:t>
      </w:r>
    </w:p>
    <w:p w14:paraId="56133A06" w14:textId="77777777" w:rsidR="00BE0DBB" w:rsidRDefault="00BE0DBB" w:rsidP="00BE0DBB">
      <w:pPr>
        <w:pStyle w:val="Fontes"/>
      </w:pPr>
    </w:p>
    <w:p w14:paraId="2FDB6662" w14:textId="64DCA7D4" w:rsidR="00D61CB9" w:rsidRDefault="00D67AD9" w:rsidP="00D61CB9">
      <w:r>
        <w:t xml:space="preserve">Outra escola que </w:t>
      </w:r>
      <w:r w:rsidR="006D769C">
        <w:t>interliga tecnologia e ensino de idiomas é a</w:t>
      </w:r>
      <w:r w:rsidR="00D61CB9">
        <w:t xml:space="preserve"> </w:t>
      </w:r>
      <w:r w:rsidR="006D769C">
        <w:t>e</w:t>
      </w:r>
      <w:r w:rsidR="00D61CB9">
        <w:t xml:space="preserve">scola CCAA. </w:t>
      </w:r>
      <w:r w:rsidR="006D769C">
        <w:t>A CCAA detém</w:t>
      </w:r>
      <w:r w:rsidR="00D61CB9">
        <w:t xml:space="preserve"> um espaço</w:t>
      </w:r>
      <w:r w:rsidR="006D769C">
        <w:t xml:space="preserve"> virtual</w:t>
      </w:r>
      <w:r w:rsidR="00D61CB9">
        <w:t xml:space="preserve"> denominado “Espaço CCAA Aluno”</w:t>
      </w:r>
      <w:r w:rsidR="00AD044C">
        <w:t xml:space="preserve"> </w:t>
      </w:r>
      <w:sdt>
        <w:sdtPr>
          <w:id w:val="-1940435365"/>
          <w:citation/>
        </w:sdtPr>
        <w:sdtEndPr/>
        <w:sdtContent>
          <w:r w:rsidR="00AD044C">
            <w:fldChar w:fldCharType="begin"/>
          </w:r>
          <w:r w:rsidR="00620499">
            <w:instrText xml:space="preserve">CITATION CCA18 \l 1046 </w:instrText>
          </w:r>
          <w:r w:rsidR="00AD044C">
            <w:fldChar w:fldCharType="separate"/>
          </w:r>
          <w:r w:rsidR="004D1124">
            <w:rPr>
              <w:noProof/>
            </w:rPr>
            <w:t>(CCAA, sd.)</w:t>
          </w:r>
          <w:r w:rsidR="00AD044C">
            <w:fldChar w:fldCharType="end"/>
          </w:r>
        </w:sdtContent>
      </w:sdt>
      <w:r w:rsidR="00D61CB9">
        <w:t xml:space="preserve">. Nele o aluno da escola terá acesso a </w:t>
      </w:r>
      <w:r w:rsidR="00A77025">
        <w:t>conteúdo</w:t>
      </w:r>
      <w:r w:rsidR="00D61CB9">
        <w:t xml:space="preserve"> para </w:t>
      </w:r>
      <w:r w:rsidR="00D61CB9" w:rsidRPr="00CC133A">
        <w:rPr>
          <w:i/>
        </w:rPr>
        <w:t>tablet</w:t>
      </w:r>
      <w:r w:rsidR="00D61CB9">
        <w:t>, como textos, áudios e vídeos</w:t>
      </w:r>
      <w:r w:rsidR="00AD044C">
        <w:t xml:space="preserve"> </w:t>
      </w:r>
      <w:sdt>
        <w:sdtPr>
          <w:id w:val="-103886500"/>
          <w:citation/>
        </w:sdtPr>
        <w:sdtEndPr/>
        <w:sdtContent>
          <w:r w:rsidR="00AD044C">
            <w:fldChar w:fldCharType="begin"/>
          </w:r>
          <w:r w:rsidR="00620499">
            <w:instrText xml:space="preserve">CITATION CCA18 \l 1046 </w:instrText>
          </w:r>
          <w:r w:rsidR="00AD044C">
            <w:fldChar w:fldCharType="separate"/>
          </w:r>
          <w:r w:rsidR="004D1124">
            <w:rPr>
              <w:noProof/>
            </w:rPr>
            <w:t>(CCAA, sd.)</w:t>
          </w:r>
          <w:r w:rsidR="00AD044C">
            <w:fldChar w:fldCharType="end"/>
          </w:r>
        </w:sdtContent>
      </w:sdt>
      <w:r w:rsidR="00D61CB9">
        <w:t>. Outro recurso disponível é o</w:t>
      </w:r>
      <w:r w:rsidR="00A77025">
        <w:t xml:space="preserve"> </w:t>
      </w:r>
      <w:proofErr w:type="spellStart"/>
      <w:r w:rsidR="00A77025" w:rsidRPr="00347720">
        <w:rPr>
          <w:i/>
        </w:rPr>
        <w:t>ComputerAssisted</w:t>
      </w:r>
      <w:proofErr w:type="spellEnd"/>
      <w:r w:rsidR="00A77025" w:rsidRPr="00347720">
        <w:rPr>
          <w:i/>
        </w:rPr>
        <w:t xml:space="preserve"> </w:t>
      </w:r>
      <w:proofErr w:type="spellStart"/>
      <w:r w:rsidR="00A77025" w:rsidRPr="00347720">
        <w:rPr>
          <w:i/>
        </w:rPr>
        <w:t>Language</w:t>
      </w:r>
      <w:proofErr w:type="spellEnd"/>
      <w:r w:rsidR="00A77025" w:rsidRPr="00347720">
        <w:rPr>
          <w:i/>
        </w:rPr>
        <w:t xml:space="preserve"> Learning</w:t>
      </w:r>
      <w:r w:rsidR="00D61CB9">
        <w:t xml:space="preserve"> </w:t>
      </w:r>
      <w:r w:rsidR="00A77025">
        <w:t>(</w:t>
      </w:r>
      <w:r w:rsidR="00D61CB9">
        <w:t xml:space="preserve">CALL) que se dá por um </w:t>
      </w:r>
      <w:r w:rsidR="00D61CB9">
        <w:lastRenderedPageBreak/>
        <w:t>“</w:t>
      </w:r>
      <w:r w:rsidR="00D61CB9" w:rsidRPr="00CC133A">
        <w:t>Software</w:t>
      </w:r>
      <w:r w:rsidR="00D61CB9" w:rsidRPr="00186D52">
        <w:t xml:space="preserve"> educacional que permite que o aluno realize seus exercícios escritos utilizando o computador. É uma forma rápida, fácil, interativa e agradável de fixar o conteúdo aprendido em sala de aula</w:t>
      </w:r>
      <w:r w:rsidR="00D61CB9">
        <w:t>”</w:t>
      </w:r>
      <w:r w:rsidR="00AD044C">
        <w:t xml:space="preserve"> </w:t>
      </w:r>
      <w:sdt>
        <w:sdtPr>
          <w:id w:val="1476030342"/>
          <w:citation/>
        </w:sdtPr>
        <w:sdtEndPr/>
        <w:sdtContent>
          <w:r w:rsidR="00AD044C">
            <w:fldChar w:fldCharType="begin"/>
          </w:r>
          <w:r w:rsidR="00620499">
            <w:instrText xml:space="preserve">CITATION CCA18 \p 1 \l 1046 </w:instrText>
          </w:r>
          <w:r w:rsidR="00AD044C">
            <w:fldChar w:fldCharType="separate"/>
          </w:r>
          <w:r w:rsidR="004D1124">
            <w:rPr>
              <w:noProof/>
            </w:rPr>
            <w:t>(CCAA, sd., p. 1)</w:t>
          </w:r>
          <w:r w:rsidR="00AD044C">
            <w:fldChar w:fldCharType="end"/>
          </w:r>
        </w:sdtContent>
      </w:sdt>
      <w:r w:rsidR="00D61CB9" w:rsidRPr="00186D52">
        <w:t>.</w:t>
      </w:r>
      <w:r w:rsidR="00D61CB9">
        <w:t xml:space="preserve"> O espaço</w:t>
      </w:r>
      <w:r w:rsidR="00D30F88">
        <w:t xml:space="preserve"> v</w:t>
      </w:r>
      <w:r w:rsidR="00B17950">
        <w:t>i</w:t>
      </w:r>
      <w:r w:rsidR="00D30F88">
        <w:t>rtual</w:t>
      </w:r>
      <w:r w:rsidR="00D61CB9">
        <w:t xml:space="preserve"> ainda conta com atividades complementares para auxílio de escrita, pronúncia e leitura.</w:t>
      </w:r>
    </w:p>
    <w:p w14:paraId="77A83A33" w14:textId="092185F5" w:rsidR="00F62E89" w:rsidRDefault="00074336" w:rsidP="00952162">
      <w:r>
        <w:t>Já em questão de aplicações independentes para auxilio de idiomas tem-se</w:t>
      </w:r>
      <w:r w:rsidR="00D61CB9">
        <w:t xml:space="preserve"> </w:t>
      </w:r>
      <w:r>
        <w:t>o</w:t>
      </w:r>
      <w:r w:rsidR="00D61CB9">
        <w:t xml:space="preserve"> exemplo </w:t>
      </w:r>
      <w:r>
        <w:t>d</w:t>
      </w:r>
      <w:r w:rsidR="00D61CB9">
        <w:t xml:space="preserve">o </w:t>
      </w:r>
      <w:proofErr w:type="spellStart"/>
      <w:r w:rsidR="00D61CB9">
        <w:t>Babbel</w:t>
      </w:r>
      <w:proofErr w:type="spellEnd"/>
      <w:r w:rsidR="00D61CB9">
        <w:t>,</w:t>
      </w:r>
      <w:r>
        <w:t xml:space="preserve"> que é</w:t>
      </w:r>
      <w:r w:rsidR="00D61CB9">
        <w:t xml:space="preserve"> uma aplicação disponível para dispositivos móveis e Web. Seu objetivo é o auxílio da compreensão, escrita e fala de diversos idiomas como inglês, português, espanhol, alemão, holandês, entre outros</w:t>
      </w:r>
      <w:r w:rsidR="006D52EB">
        <w:t xml:space="preserve"> </w:t>
      </w:r>
      <w:sdt>
        <w:sdtPr>
          <w:id w:val="1430861706"/>
          <w:citation/>
        </w:sdtPr>
        <w:sdtEndPr/>
        <w:sdtContent>
          <w:r w:rsidR="006D52EB">
            <w:fldChar w:fldCharType="begin"/>
          </w:r>
          <w:r w:rsidR="006D52EB">
            <w:instrText xml:space="preserve"> CITATION Babsd \l 1046 </w:instrText>
          </w:r>
          <w:r w:rsidR="006D52EB">
            <w:fldChar w:fldCharType="separate"/>
          </w:r>
          <w:r w:rsidR="004D1124">
            <w:rPr>
              <w:noProof/>
            </w:rPr>
            <w:t>(BABBEL, 2018)</w:t>
          </w:r>
          <w:r w:rsidR="006D52EB">
            <w:fldChar w:fldCharType="end"/>
          </w:r>
        </w:sdtContent>
      </w:sdt>
      <w:r w:rsidR="00D61CB9">
        <w:t>. Contempla diversos níveis de conhecimento, indo do básico ao avançado. Apesar da aplicação ser gratuita para ser utilizada, somente alguns níveis estão disponíveis de forma gratuita,</w:t>
      </w:r>
      <w:r>
        <w:t xml:space="preserve"> sendo necessário assim o pagamento de planos para a liberação de todo o conteúdo</w:t>
      </w:r>
      <w:r w:rsidR="00D61CB9">
        <w:t xml:space="preserve"> disponível</w:t>
      </w:r>
      <w:r>
        <w:t xml:space="preserve"> </w:t>
      </w:r>
      <w:sdt>
        <w:sdtPr>
          <w:id w:val="-1571499669"/>
          <w:citation/>
        </w:sdtPr>
        <w:sdtEndPr/>
        <w:sdtContent>
          <w:r w:rsidR="006D52EB">
            <w:fldChar w:fldCharType="begin"/>
          </w:r>
          <w:r w:rsidR="006D52EB">
            <w:instrText xml:space="preserve"> CITATION Bab18 \l 1046 </w:instrText>
          </w:r>
          <w:r w:rsidR="006D52EB">
            <w:fldChar w:fldCharType="separate"/>
          </w:r>
          <w:r w:rsidR="004D1124">
            <w:rPr>
              <w:noProof/>
            </w:rPr>
            <w:t>(BABBEL, 2018)</w:t>
          </w:r>
          <w:r w:rsidR="006D52EB">
            <w:fldChar w:fldCharType="end"/>
          </w:r>
        </w:sdtContent>
      </w:sdt>
      <w:r w:rsidR="00D61CB9">
        <w:t xml:space="preserve"> conforme descrito na</w:t>
      </w:r>
      <w:r w:rsidR="009B6875">
        <w:t xml:space="preserve"> </w:t>
      </w:r>
      <w:r w:rsidR="009113A0">
        <w:fldChar w:fldCharType="begin"/>
      </w:r>
      <w:r w:rsidR="009113A0">
        <w:instrText xml:space="preserve"> REF _Ref526523978 \h </w:instrText>
      </w:r>
      <w:r w:rsidR="009113A0">
        <w:fldChar w:fldCharType="separate"/>
      </w:r>
      <w:r w:rsidR="009113A0">
        <w:t xml:space="preserve">figura </w:t>
      </w:r>
      <w:r w:rsidR="009113A0">
        <w:rPr>
          <w:noProof/>
        </w:rPr>
        <w:t>3</w:t>
      </w:r>
      <w:r w:rsidR="009113A0">
        <w:fldChar w:fldCharType="end"/>
      </w:r>
      <w:r w:rsidR="00D61CB9">
        <w:t>.</w:t>
      </w:r>
    </w:p>
    <w:p w14:paraId="21B9437F" w14:textId="77777777" w:rsidR="00F90045" w:rsidRPr="009B3841" w:rsidRDefault="00F90045" w:rsidP="00952162"/>
    <w:p w14:paraId="6EC51D8D" w14:textId="0F2C3209" w:rsidR="00C87DBE" w:rsidRDefault="00C87DBE" w:rsidP="00FC0021">
      <w:pPr>
        <w:pStyle w:val="Legenda"/>
        <w:keepNext/>
      </w:pPr>
      <w:bookmarkStart w:id="44" w:name="_Ref526523978"/>
      <w:r>
        <w:t xml:space="preserve">Figura </w:t>
      </w:r>
      <w:r w:rsidR="009B3841">
        <w:rPr>
          <w:noProof/>
        </w:rPr>
        <w:fldChar w:fldCharType="begin"/>
      </w:r>
      <w:r w:rsidR="009B3841">
        <w:rPr>
          <w:noProof/>
        </w:rPr>
        <w:instrText xml:space="preserve"> SEQ Figura \* ARABIC </w:instrText>
      </w:r>
      <w:r w:rsidR="009B3841">
        <w:rPr>
          <w:noProof/>
        </w:rPr>
        <w:fldChar w:fldCharType="separate"/>
      </w:r>
      <w:r w:rsidR="000337A3">
        <w:rPr>
          <w:noProof/>
        </w:rPr>
        <w:t>3</w:t>
      </w:r>
      <w:r w:rsidR="009B3841">
        <w:rPr>
          <w:noProof/>
        </w:rPr>
        <w:fldChar w:fldCharType="end"/>
      </w:r>
      <w:bookmarkEnd w:id="44"/>
      <w:r>
        <w:t xml:space="preserve"> </w:t>
      </w:r>
      <w:r w:rsidRPr="009C7923">
        <w:t>- Preços do Babel</w:t>
      </w:r>
    </w:p>
    <w:p w14:paraId="072049BB" w14:textId="07BD3499" w:rsidR="00D61CB9" w:rsidRDefault="00D61CB9" w:rsidP="00952162">
      <w:pPr>
        <w:pStyle w:val="Fontes"/>
      </w:pPr>
      <w:r>
        <w:rPr>
          <w:noProof/>
        </w:rPr>
        <w:drawing>
          <wp:inline distT="0" distB="0" distL="0" distR="0" wp14:anchorId="6FC5E6CD" wp14:editId="16342C3A">
            <wp:extent cx="5400040" cy="1682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682750"/>
                    </a:xfrm>
                    <a:prstGeom prst="rect">
                      <a:avLst/>
                    </a:prstGeom>
                  </pic:spPr>
                </pic:pic>
              </a:graphicData>
            </a:graphic>
          </wp:inline>
        </w:drawing>
      </w:r>
    </w:p>
    <w:p w14:paraId="00977EC5" w14:textId="27E47040" w:rsidR="00F62E89" w:rsidRDefault="00F62E89" w:rsidP="00F62E89">
      <w:pPr>
        <w:pStyle w:val="Fontes"/>
      </w:pPr>
      <w:r>
        <w:t xml:space="preserve">Fonte: </w:t>
      </w:r>
      <w:r w:rsidR="00CE331E">
        <w:t>BABBEL</w:t>
      </w:r>
      <w:r w:rsidR="00D227C1">
        <w:t>,</w:t>
      </w:r>
      <w:r w:rsidR="00CE331E">
        <w:t xml:space="preserve"> 2018</w:t>
      </w:r>
      <w:r w:rsidR="00B300A5">
        <w:t>, p.1</w:t>
      </w:r>
      <w:r w:rsidR="008D625B">
        <w:t>.</w:t>
      </w:r>
    </w:p>
    <w:p w14:paraId="6471DA7F" w14:textId="77777777" w:rsidR="00F62E89" w:rsidRDefault="00F62E89" w:rsidP="00F62E89">
      <w:pPr>
        <w:pStyle w:val="Fontes"/>
      </w:pPr>
    </w:p>
    <w:p w14:paraId="3CB5B661" w14:textId="06BB5440" w:rsidR="00212D2E" w:rsidRDefault="00D61CB9" w:rsidP="00212D2E">
      <w:r>
        <w:t xml:space="preserve">Outra aplicação semelhante ao </w:t>
      </w:r>
      <w:proofErr w:type="spellStart"/>
      <w:r>
        <w:t>Babbel</w:t>
      </w:r>
      <w:proofErr w:type="spellEnd"/>
      <w:r>
        <w:t xml:space="preserve"> é o </w:t>
      </w:r>
      <w:proofErr w:type="spellStart"/>
      <w:r>
        <w:t>Duolingo</w:t>
      </w:r>
      <w:proofErr w:type="spellEnd"/>
      <w:r>
        <w:t xml:space="preserve"> que possibilita o aprendizado de idiomas de maneira gratuita. É possível o estudo de línguas como inglês, espanhol, francês, alemão, dentre outras. Apresenta-se alguns conceitos de gamificação,</w:t>
      </w:r>
      <w:r w:rsidR="002A5319">
        <w:t xml:space="preserve"> como</w:t>
      </w:r>
      <w:r>
        <w:t xml:space="preserve"> </w:t>
      </w:r>
      <w:r w:rsidR="002A5319">
        <w:t>o avanço de</w:t>
      </w:r>
      <w:r>
        <w:t xml:space="preserve"> níveis e</w:t>
      </w:r>
      <w:r w:rsidR="002A5319">
        <w:t xml:space="preserve"> as vidas (corações)</w:t>
      </w:r>
      <w:r w:rsidR="00074336">
        <w:t xml:space="preserve"> </w:t>
      </w:r>
      <w:sdt>
        <w:sdtPr>
          <w:id w:val="-141884219"/>
          <w:citation/>
        </w:sdtPr>
        <w:sdtEndPr/>
        <w:sdtContent>
          <w:r w:rsidR="00074336">
            <w:fldChar w:fldCharType="begin"/>
          </w:r>
          <w:r w:rsidR="00074336">
            <w:instrText xml:space="preserve">CITATION Duosd \l 1046 </w:instrText>
          </w:r>
          <w:r w:rsidR="00074336">
            <w:fldChar w:fldCharType="separate"/>
          </w:r>
          <w:r w:rsidR="004D1124">
            <w:rPr>
              <w:noProof/>
            </w:rPr>
            <w:t>(DUOLINGO, sd.)</w:t>
          </w:r>
          <w:r w:rsidR="00074336">
            <w:fldChar w:fldCharType="end"/>
          </w:r>
        </w:sdtContent>
      </w:sdt>
      <w:r w:rsidR="00074336">
        <w:t xml:space="preserve">. Como nos games, </w:t>
      </w:r>
      <w:ins w:id="45" w:author="Ryan Lemos" w:date="2018-10-18T23:10:00Z">
        <w:r w:rsidR="00366A95">
          <w:t xml:space="preserve">que </w:t>
        </w:r>
      </w:ins>
      <w:del w:id="46" w:author="Ryan Lemos" w:date="2018-10-18T23:09:00Z">
        <w:r w:rsidR="00074336" w:rsidDel="00366A95">
          <w:delText xml:space="preserve">que </w:delText>
        </w:r>
      </w:del>
      <w:r w:rsidR="00074336">
        <w:t xml:space="preserve">ao fazer algo de errado ocorre na penalização ou eliminação de uma vida, no </w:t>
      </w:r>
      <w:proofErr w:type="spellStart"/>
      <w:r w:rsidR="00074336">
        <w:t>Duolingo</w:t>
      </w:r>
      <w:proofErr w:type="spellEnd"/>
      <w:r w:rsidR="002A5319">
        <w:t xml:space="preserve"> ao errar uma resposta</w:t>
      </w:r>
      <w:r w:rsidR="00074336">
        <w:t xml:space="preserve"> de uma questão</w:t>
      </w:r>
      <w:r w:rsidR="002A5319">
        <w:t xml:space="preserve"> um coração é perdido</w:t>
      </w:r>
      <w:r w:rsidR="00046CD3">
        <w:t xml:space="preserve"> </w:t>
      </w:r>
      <w:sdt>
        <w:sdtPr>
          <w:id w:val="-1820493542"/>
          <w:citation/>
        </w:sdtPr>
        <w:sdtEndPr/>
        <w:sdtContent>
          <w:r w:rsidR="00046CD3">
            <w:fldChar w:fldCharType="begin"/>
          </w:r>
          <w:r w:rsidR="00620499">
            <w:instrText xml:space="preserve">CITATION Duosd \l 1046 </w:instrText>
          </w:r>
          <w:r w:rsidR="00046CD3">
            <w:fldChar w:fldCharType="separate"/>
          </w:r>
          <w:r w:rsidR="004D1124">
            <w:rPr>
              <w:noProof/>
            </w:rPr>
            <w:t>(DUOLINGO, sd.)</w:t>
          </w:r>
          <w:r w:rsidR="00046CD3">
            <w:fldChar w:fldCharType="end"/>
          </w:r>
        </w:sdtContent>
      </w:sdt>
      <w:r>
        <w:t xml:space="preserve">. A </w:t>
      </w:r>
      <w:r w:rsidR="009113A0">
        <w:fldChar w:fldCharType="begin"/>
      </w:r>
      <w:r w:rsidR="009113A0">
        <w:instrText xml:space="preserve"> REF _Ref526523959 \h </w:instrText>
      </w:r>
      <w:r w:rsidR="009113A0">
        <w:fldChar w:fldCharType="separate"/>
      </w:r>
      <w:r w:rsidR="009113A0">
        <w:t xml:space="preserve">figura </w:t>
      </w:r>
      <w:r w:rsidR="009113A0">
        <w:rPr>
          <w:noProof/>
        </w:rPr>
        <w:t>4</w:t>
      </w:r>
      <w:r w:rsidR="009113A0">
        <w:fldChar w:fldCharType="end"/>
      </w:r>
      <w:r w:rsidR="009B6875">
        <w:t xml:space="preserve"> </w:t>
      </w:r>
      <w:del w:id="47" w:author="Ryan Lemos" w:date="2018-10-18T23:10:00Z">
        <w:r w:rsidDel="00366A95">
          <w:delText xml:space="preserve">apresenta </w:delText>
        </w:r>
      </w:del>
      <w:ins w:id="48" w:author="Ryan Lemos" w:date="2018-10-18T23:10:00Z">
        <w:r w:rsidR="00366A95">
          <w:t xml:space="preserve">ilustra </w:t>
        </w:r>
      </w:ins>
      <w:r>
        <w:t xml:space="preserve">algumas características </w:t>
      </w:r>
      <w:del w:id="49" w:author="Ryan Lemos" w:date="2018-10-18T23:10:00Z">
        <w:r w:rsidDel="00366A95">
          <w:delText xml:space="preserve">do </w:delText>
        </w:r>
      </w:del>
      <w:ins w:id="50" w:author="Ryan Lemos" w:date="2018-10-18T23:10:00Z">
        <w:r w:rsidR="00366A95">
          <w:t xml:space="preserve">da aplicação </w:t>
        </w:r>
      </w:ins>
      <w:proofErr w:type="spellStart"/>
      <w:r>
        <w:t>Duolingo</w:t>
      </w:r>
      <w:proofErr w:type="spellEnd"/>
      <w:r>
        <w:t>.</w:t>
      </w:r>
    </w:p>
    <w:p w14:paraId="25D9B532" w14:textId="77777777" w:rsidR="00DB3739" w:rsidRPr="00FC0021" w:rsidRDefault="00DB3739" w:rsidP="00952162">
      <w:pPr>
        <w:pStyle w:val="Fontes"/>
      </w:pPr>
    </w:p>
    <w:p w14:paraId="18BA9872" w14:textId="24DEDC06" w:rsidR="00C87DBE" w:rsidRDefault="00C87DBE" w:rsidP="00FC0021">
      <w:pPr>
        <w:pStyle w:val="Legenda"/>
        <w:keepNext/>
      </w:pPr>
      <w:bookmarkStart w:id="51" w:name="_Ref526523959"/>
      <w:r>
        <w:lastRenderedPageBreak/>
        <w:t xml:space="preserve">Figura </w:t>
      </w:r>
      <w:r w:rsidR="009B3841">
        <w:rPr>
          <w:noProof/>
        </w:rPr>
        <w:fldChar w:fldCharType="begin"/>
      </w:r>
      <w:r w:rsidR="009B3841">
        <w:rPr>
          <w:noProof/>
        </w:rPr>
        <w:instrText xml:space="preserve"> SEQ Figura \* ARABIC </w:instrText>
      </w:r>
      <w:r w:rsidR="009B3841">
        <w:rPr>
          <w:noProof/>
        </w:rPr>
        <w:fldChar w:fldCharType="separate"/>
      </w:r>
      <w:r w:rsidR="000337A3">
        <w:rPr>
          <w:noProof/>
        </w:rPr>
        <w:t>4</w:t>
      </w:r>
      <w:r w:rsidR="009B3841">
        <w:rPr>
          <w:noProof/>
        </w:rPr>
        <w:fldChar w:fldCharType="end"/>
      </w:r>
      <w:bookmarkEnd w:id="51"/>
      <w:r>
        <w:t xml:space="preserve"> - </w:t>
      </w:r>
      <w:r w:rsidRPr="00F93035">
        <w:t xml:space="preserve">Características do </w:t>
      </w:r>
      <w:proofErr w:type="spellStart"/>
      <w:r w:rsidRPr="00F93035">
        <w:t>Duolingo</w:t>
      </w:r>
      <w:proofErr w:type="spellEnd"/>
    </w:p>
    <w:p w14:paraId="14CA2536" w14:textId="77777777" w:rsidR="00D61CB9" w:rsidRDefault="00D61CB9" w:rsidP="00952162">
      <w:pPr>
        <w:pStyle w:val="Fontes"/>
      </w:pPr>
      <w:r>
        <w:rPr>
          <w:noProof/>
        </w:rPr>
        <w:drawing>
          <wp:inline distT="0" distB="0" distL="0" distR="0" wp14:anchorId="6A917A52" wp14:editId="6A0E800A">
            <wp:extent cx="5013960" cy="22879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3960" cy="2287905"/>
                    </a:xfrm>
                    <a:prstGeom prst="rect">
                      <a:avLst/>
                    </a:prstGeom>
                  </pic:spPr>
                </pic:pic>
              </a:graphicData>
            </a:graphic>
          </wp:inline>
        </w:drawing>
      </w:r>
    </w:p>
    <w:p w14:paraId="2A024755" w14:textId="62666FFC" w:rsidR="00D61CB9" w:rsidRDefault="00DB3739" w:rsidP="00DB3739">
      <w:pPr>
        <w:pStyle w:val="Fontes"/>
      </w:pPr>
      <w:r>
        <w:t>Fonte: DUOLINGO</w:t>
      </w:r>
      <w:r w:rsidR="00BB25A9">
        <w:t>, p.1</w:t>
      </w:r>
      <w:r w:rsidR="008D625B">
        <w:t>.</w:t>
      </w:r>
    </w:p>
    <w:p w14:paraId="6F76820E" w14:textId="1E13BDE7" w:rsidR="00DB3739" w:rsidRDefault="00DB3739" w:rsidP="00DB3739">
      <w:pPr>
        <w:pStyle w:val="Fontes"/>
      </w:pPr>
    </w:p>
    <w:p w14:paraId="7669051B" w14:textId="3250BB94" w:rsidR="009113A0" w:rsidRDefault="009113A0" w:rsidP="009113A0">
      <w:r>
        <w:t>O ambiente proposto deseja unir algumas características dos sistemas citados acima</w:t>
      </w:r>
      <w:r w:rsidR="002B57F3">
        <w:t xml:space="preserve">, como a possibilidade de encontrar conteúdos de auxílio (como no espaço do CCAA) e acesso a testes de escrita e escuta como no </w:t>
      </w:r>
      <w:proofErr w:type="spellStart"/>
      <w:r w:rsidR="002B57F3">
        <w:t>Duolingo</w:t>
      </w:r>
      <w:proofErr w:type="spellEnd"/>
      <w:r>
        <w:t xml:space="preserve">. </w:t>
      </w:r>
      <w:r w:rsidR="002A5319">
        <w:t xml:space="preserve">Acredita-se que ao aliar essas funcionalidades já utilizadas em outros sistemas a novas funcionalidades, possa-se criar um ambiente mais adequado para apoiar o ensino de língua inglesa. </w:t>
      </w:r>
    </w:p>
    <w:p w14:paraId="04182DED" w14:textId="77777777" w:rsidR="002B57F3" w:rsidRPr="00F96272" w:rsidRDefault="002B57F3" w:rsidP="00FC0021"/>
    <w:p w14:paraId="6C6FCC4E" w14:textId="50B6D87F" w:rsidR="00A8212E" w:rsidRPr="00A8212E" w:rsidRDefault="00D61CB9" w:rsidP="00952162">
      <w:pPr>
        <w:pStyle w:val="Ttulo2"/>
      </w:pPr>
      <w:r>
        <w:t>Desenvolvimento</w:t>
      </w:r>
      <w:r w:rsidR="00830B0E">
        <w:t xml:space="preserve"> e tecnologias</w:t>
      </w:r>
      <w:r>
        <w:t xml:space="preserve"> de </w:t>
      </w:r>
      <w:r w:rsidRPr="005329D1">
        <w:t>sistemas</w:t>
      </w:r>
      <w:r>
        <w:t xml:space="preserve"> Web</w:t>
      </w:r>
    </w:p>
    <w:p w14:paraId="7762CDAC" w14:textId="77777777" w:rsidR="00020A75" w:rsidRDefault="00020A75" w:rsidP="005A2D83"/>
    <w:p w14:paraId="528BE97B" w14:textId="72A753FA" w:rsidR="00463FAB" w:rsidRDefault="006025A5" w:rsidP="005A2D83">
      <w:r>
        <w:t>Para entender-se o que é desenvolvimento pode-se tomar o</w:t>
      </w:r>
      <w:r w:rsidR="00D61CB9">
        <w:t xml:space="preserve"> contexto geral da palavra</w:t>
      </w:r>
      <w:r>
        <w:t>, que tem por significado</w:t>
      </w:r>
      <w:r w:rsidR="00D61CB9">
        <w:t xml:space="preserve"> </w:t>
      </w:r>
      <w:r>
        <w:t xml:space="preserve">ser uma </w:t>
      </w:r>
      <w:r w:rsidR="00D61CB9">
        <w:t xml:space="preserve">“Série de etapas, acontecimentos, ações, etc. que levam ao surgimento de algo, ou à manifestação em todos os seus aspectos[...]” </w:t>
      </w:r>
      <w:sdt>
        <w:sdtPr>
          <w:id w:val="226657531"/>
          <w:citation/>
        </w:sdtPr>
        <w:sdtEndPr/>
        <w:sdtContent>
          <w:r w:rsidR="00D61CB9">
            <w:fldChar w:fldCharType="begin"/>
          </w:r>
          <w:r w:rsidR="00D61CB9">
            <w:instrText xml:space="preserve">CITATION Fer01 \p 240 \l 1046 </w:instrText>
          </w:r>
          <w:r w:rsidR="00D61CB9">
            <w:fldChar w:fldCharType="separate"/>
          </w:r>
          <w:r w:rsidR="004D1124">
            <w:rPr>
              <w:noProof/>
            </w:rPr>
            <w:t>(FERREIRA, 2001, p. 240)</w:t>
          </w:r>
          <w:r w:rsidR="00D61CB9">
            <w:fldChar w:fldCharType="end"/>
          </w:r>
        </w:sdtContent>
      </w:sdt>
      <w:r w:rsidR="00D61CB9">
        <w:t xml:space="preserve">. Tomando isso para o </w:t>
      </w:r>
      <w:r>
        <w:t xml:space="preserve">meio </w:t>
      </w:r>
      <w:r w:rsidR="00D61CB9">
        <w:t>computacional diz</w:t>
      </w:r>
      <w:r w:rsidR="00463FAB">
        <w:t>-se então</w:t>
      </w:r>
      <w:r w:rsidR="00D61CB9">
        <w:t xml:space="preserve"> que o desenvolvimento de um sistema se dá pela passagem por todas as etapas da sua concepção até o momento em que o sistema apresente tudo aquilo que lhe foi </w:t>
      </w:r>
      <w:r w:rsidR="00463FAB">
        <w:t xml:space="preserve">previsto </w:t>
      </w:r>
      <w:sdt>
        <w:sdtPr>
          <w:id w:val="-1387173812"/>
          <w:citation/>
        </w:sdtPr>
        <w:sdtEndPr/>
        <w:sdtContent>
          <w:r w:rsidR="00463FAB">
            <w:fldChar w:fldCharType="begin"/>
          </w:r>
          <w:r w:rsidR="00463FAB">
            <w:instrText xml:space="preserve"> CITATION Pre11 \l 1046 </w:instrText>
          </w:r>
          <w:r w:rsidR="00463FAB">
            <w:fldChar w:fldCharType="separate"/>
          </w:r>
          <w:r w:rsidR="004D1124">
            <w:rPr>
              <w:noProof/>
            </w:rPr>
            <w:t>(PRESSMAN, 2011)</w:t>
          </w:r>
          <w:r w:rsidR="00463FAB">
            <w:fldChar w:fldCharType="end"/>
          </w:r>
        </w:sdtContent>
      </w:sdt>
      <w:r w:rsidR="00D61CB9">
        <w:t>.</w:t>
      </w:r>
    </w:p>
    <w:p w14:paraId="64204A88" w14:textId="493AA6C5" w:rsidR="00463FAB" w:rsidRDefault="00D61CB9" w:rsidP="005A2D83">
      <w:r>
        <w:t xml:space="preserve"> </w:t>
      </w:r>
      <w:proofErr w:type="spellStart"/>
      <w:r>
        <w:t>Hirama</w:t>
      </w:r>
      <w:proofErr w:type="spellEnd"/>
      <w:sdt>
        <w:sdtPr>
          <w:id w:val="-1956249743"/>
          <w:citation/>
        </w:sdtPr>
        <w:sdtEndPr/>
        <w:sdtContent>
          <w:r>
            <w:fldChar w:fldCharType="begin"/>
          </w:r>
          <w:r>
            <w:instrText xml:space="preserve">CITATION Hir11 \p 3 \n  \t  \l 1046 </w:instrText>
          </w:r>
          <w:r>
            <w:fldChar w:fldCharType="separate"/>
          </w:r>
          <w:r w:rsidR="004D1124">
            <w:rPr>
              <w:noProof/>
            </w:rPr>
            <w:t xml:space="preserve"> (2011, p. 3)</w:t>
          </w:r>
          <w:r>
            <w:fldChar w:fldCharType="end"/>
          </w:r>
        </w:sdtContent>
      </w:sdt>
      <w:r>
        <w:t xml:space="preserve"> lista os tipos de atividades presentes no processo de desenvolvimento de sistemas, que são as “[...] atividades técnicas de Engenharia de Sistemas, análise, projeto, codificação e testes”.</w:t>
      </w:r>
      <w:r w:rsidR="00463FAB">
        <w:t xml:space="preserve"> Essas atividades devem estar presentes e são responsáveis por contemplar o processo de desenvolvimento. </w:t>
      </w:r>
    </w:p>
    <w:p w14:paraId="7868DCAF" w14:textId="4E8BE7E0" w:rsidR="005A2D83" w:rsidRDefault="00D61CB9" w:rsidP="005A2D83">
      <w:r w:rsidRPr="005A2D83">
        <w:t xml:space="preserve"> </w:t>
      </w:r>
      <w:r w:rsidR="00463FAB">
        <w:t xml:space="preserve">Já para o quesito Web, os sistemas desenvolvidos são </w:t>
      </w:r>
      <w:r w:rsidR="00DD5964">
        <w:t>conhecido</w:t>
      </w:r>
      <w:r w:rsidR="00463FAB">
        <w:t>s</w:t>
      </w:r>
      <w:r w:rsidR="00DD5964">
        <w:t xml:space="preserve"> como </w:t>
      </w:r>
      <w:proofErr w:type="spellStart"/>
      <w:r w:rsidR="00DD5964" w:rsidRPr="005A2D83">
        <w:rPr>
          <w:i/>
        </w:rPr>
        <w:t>Web</w:t>
      </w:r>
      <w:r w:rsidR="001E6C37" w:rsidRPr="005A2D83">
        <w:rPr>
          <w:i/>
        </w:rPr>
        <w:t>Ap</w:t>
      </w:r>
      <w:r w:rsidR="00DD5964" w:rsidRPr="005A2D83">
        <w:rPr>
          <w:i/>
        </w:rPr>
        <w:t>ps</w:t>
      </w:r>
      <w:proofErr w:type="spellEnd"/>
      <w:r w:rsidR="00DD5964">
        <w:t xml:space="preserve"> </w:t>
      </w:r>
      <w:sdt>
        <w:sdtPr>
          <w:id w:val="1822312289"/>
          <w:citation/>
        </w:sdtPr>
        <w:sdtEndPr/>
        <w:sdtContent>
          <w:r w:rsidR="00DD5964">
            <w:fldChar w:fldCharType="begin"/>
          </w:r>
          <w:r w:rsidR="00DD5964">
            <w:instrText xml:space="preserve"> CITATION Pre11 \l 1046 </w:instrText>
          </w:r>
          <w:r w:rsidR="00DD5964">
            <w:fldChar w:fldCharType="separate"/>
          </w:r>
          <w:r w:rsidR="004D1124">
            <w:rPr>
              <w:noProof/>
            </w:rPr>
            <w:t>(PRESSMAN, 2011)</w:t>
          </w:r>
          <w:r w:rsidR="00DD5964">
            <w:fldChar w:fldCharType="end"/>
          </w:r>
        </w:sdtContent>
      </w:sdt>
      <w:r w:rsidR="00463FAB">
        <w:t xml:space="preserve">. </w:t>
      </w:r>
      <w:del w:id="52" w:author="Ryan Lemos" w:date="2018-10-18T23:11:00Z">
        <w:r w:rsidR="00463FAB" w:rsidDel="00366A95">
          <w:delText xml:space="preserve">Então </w:delText>
        </w:r>
      </w:del>
      <w:del w:id="53" w:author="Ryan Lemos" w:date="2018-10-15T07:48:00Z">
        <w:r w:rsidR="00463FAB" w:rsidDel="00C43632">
          <w:delText xml:space="preserve">esses </w:delText>
        </w:r>
        <w:r w:rsidR="0096099D" w:rsidDel="00C43632">
          <w:delText>sistemas tem</w:delText>
        </w:r>
      </w:del>
      <w:ins w:id="54" w:author="Ryan Lemos" w:date="2018-10-18T23:11:00Z">
        <w:r w:rsidR="00366A95">
          <w:t>E</w:t>
        </w:r>
      </w:ins>
      <w:ins w:id="55" w:author="Ryan Lemos" w:date="2018-10-15T07:48:00Z">
        <w:r w:rsidR="00C43632">
          <w:t>sses sistemas têm</w:t>
        </w:r>
      </w:ins>
      <w:r w:rsidR="0096099D">
        <w:t xml:space="preserve"> por característica </w:t>
      </w:r>
      <w:r w:rsidR="00D021B8">
        <w:t xml:space="preserve">ser acessados e utilizados por meio da </w:t>
      </w:r>
      <w:r w:rsidR="006635BB">
        <w:t>rede</w:t>
      </w:r>
      <w:r w:rsidR="008F7A2E">
        <w:t>. Pressman</w:t>
      </w:r>
      <w:sdt>
        <w:sdtPr>
          <w:id w:val="-1057250"/>
          <w:citation/>
        </w:sdtPr>
        <w:sdtEndPr/>
        <w:sdtContent>
          <w:r w:rsidR="008F7A2E">
            <w:fldChar w:fldCharType="begin"/>
          </w:r>
          <w:r w:rsidR="0085292C">
            <w:instrText xml:space="preserve">CITATION Pre11 \n  \t  \l 1046 </w:instrText>
          </w:r>
          <w:r w:rsidR="008F7A2E">
            <w:fldChar w:fldCharType="separate"/>
          </w:r>
          <w:r w:rsidR="004D1124">
            <w:rPr>
              <w:noProof/>
            </w:rPr>
            <w:t xml:space="preserve"> (2011)</w:t>
          </w:r>
          <w:r w:rsidR="008F7A2E">
            <w:fldChar w:fldCharType="end"/>
          </w:r>
        </w:sdtContent>
      </w:sdt>
      <w:r w:rsidR="008F7A2E">
        <w:t xml:space="preserve"> </w:t>
      </w:r>
      <w:r w:rsidR="007E3DF1">
        <w:t>cita</w:t>
      </w:r>
      <w:r w:rsidR="008F7A2E">
        <w:t xml:space="preserve"> alguns</w:t>
      </w:r>
      <w:r w:rsidR="0025597C">
        <w:t xml:space="preserve"> atributos que estão presentes na grande maioria dos </w:t>
      </w:r>
      <w:proofErr w:type="spellStart"/>
      <w:r w:rsidR="0025597C" w:rsidRPr="005A2D83">
        <w:rPr>
          <w:i/>
        </w:rPr>
        <w:t>WebApps</w:t>
      </w:r>
      <w:proofErr w:type="spellEnd"/>
      <w:r w:rsidR="00AF05AC">
        <w:t xml:space="preserve"> </w:t>
      </w:r>
      <w:r w:rsidR="0085292C">
        <w:t xml:space="preserve">que </w:t>
      </w:r>
      <w:r w:rsidR="00AF05AC">
        <w:t xml:space="preserve">são: </w:t>
      </w:r>
      <w:r w:rsidR="00F3755B">
        <w:t xml:space="preserve"> </w:t>
      </w:r>
      <w:r w:rsidR="00AF05AC">
        <w:t xml:space="preserve">o uso intensivo de redes, simultaneidade, </w:t>
      </w:r>
      <w:r w:rsidR="00AF05AC">
        <w:lastRenderedPageBreak/>
        <w:t>carga não previsível, desempenho, disponibilidade</w:t>
      </w:r>
      <w:r w:rsidR="00F17B3F">
        <w:t>, orientadas a dados, sensibilidade no conteúdo, evolução contínua, imediatismo, segurança e estética.</w:t>
      </w:r>
      <w:r w:rsidR="00A72EBB">
        <w:t xml:space="preserve"> Portanto, para se desenvolver soluções web deve se levar em conta os atributos apresentados por Pressman</w:t>
      </w:r>
      <w:sdt>
        <w:sdtPr>
          <w:id w:val="1627737269"/>
          <w:citation/>
        </w:sdtPr>
        <w:sdtEndPr/>
        <w:sdtContent>
          <w:r w:rsidR="00A72EBB">
            <w:fldChar w:fldCharType="begin"/>
          </w:r>
          <w:r w:rsidR="00A72EBB">
            <w:instrText xml:space="preserve">CITATION Pre11 \n  \t  \l 1046 </w:instrText>
          </w:r>
          <w:r w:rsidR="00A72EBB">
            <w:fldChar w:fldCharType="separate"/>
          </w:r>
          <w:r w:rsidR="004D1124">
            <w:rPr>
              <w:noProof/>
            </w:rPr>
            <w:t xml:space="preserve"> (2011)</w:t>
          </w:r>
          <w:r w:rsidR="00A72EBB">
            <w:fldChar w:fldCharType="end"/>
          </w:r>
        </w:sdtContent>
      </w:sdt>
      <w:r w:rsidR="00A72EBB">
        <w:t>.</w:t>
      </w:r>
    </w:p>
    <w:p w14:paraId="46B8CA97" w14:textId="77777777" w:rsidR="004D3B78" w:rsidRPr="005A2D83" w:rsidRDefault="004D3B78" w:rsidP="005A2D83"/>
    <w:p w14:paraId="039337A5" w14:textId="2C9972B3" w:rsidR="00D61CB9" w:rsidRDefault="00D61CB9" w:rsidP="00FC0021">
      <w:pPr>
        <w:pStyle w:val="Ttulo3"/>
      </w:pPr>
      <w:r>
        <w:t>Criptografia</w:t>
      </w:r>
      <w:r w:rsidR="00C04015">
        <w:t xml:space="preserve"> e controle de acesso</w:t>
      </w:r>
      <w:r w:rsidR="00F71835">
        <w:t>s</w:t>
      </w:r>
    </w:p>
    <w:p w14:paraId="2617D8B5" w14:textId="77777777" w:rsidR="00C04015" w:rsidRPr="00FC0021" w:rsidRDefault="00C04015" w:rsidP="00FC0021"/>
    <w:p w14:paraId="2C140DEE" w14:textId="3D728FCE" w:rsidR="00CE2C77" w:rsidRPr="00CE2C77" w:rsidRDefault="00CE2C77" w:rsidP="00CE2C77">
      <w:r>
        <w:t xml:space="preserve">Criptografia pode ser entendido como o conjunto de métodos e técnicas capazes de modificar um texto legível transformando-o em um texto não legível </w:t>
      </w:r>
      <w:sdt>
        <w:sdtPr>
          <w:id w:val="-1301762724"/>
          <w:citation/>
        </w:sdtPr>
        <w:sdtEndPr/>
        <w:sdtContent>
          <w:r>
            <w:fldChar w:fldCharType="begin"/>
          </w:r>
          <w:r>
            <w:instrText xml:space="preserve"> CITATION Cri05 \l 1046 </w:instrText>
          </w:r>
          <w:r>
            <w:fldChar w:fldCharType="separate"/>
          </w:r>
          <w:r w:rsidR="004D1124">
            <w:rPr>
              <w:noProof/>
            </w:rPr>
            <w:t>(MORENO, PEREIRA e CHIARAMONTE, 2005)</w:t>
          </w:r>
          <w:r>
            <w:fldChar w:fldCharType="end"/>
          </w:r>
        </w:sdtContent>
      </w:sdt>
      <w:r>
        <w:t xml:space="preserve">. Isso é possível por meio de um algoritmo, que codifica a mensagem baseado em algum padrão específico. A recuperação das informações originais se dá pelo processo inverso ao da criptografia </w:t>
      </w:r>
      <w:sdt>
        <w:sdtPr>
          <w:id w:val="402111804"/>
          <w:citation/>
        </w:sdtPr>
        <w:sdtEndPr/>
        <w:sdtContent>
          <w:r>
            <w:fldChar w:fldCharType="begin"/>
          </w:r>
          <w:r>
            <w:instrText xml:space="preserve"> CITATION Cri05 \l 1046 </w:instrText>
          </w:r>
          <w:r>
            <w:fldChar w:fldCharType="separate"/>
          </w:r>
          <w:r w:rsidR="004D1124">
            <w:rPr>
              <w:noProof/>
            </w:rPr>
            <w:t>(MORENO, PEREIRA e CHIARAMONTE, 2005)</w:t>
          </w:r>
          <w:r>
            <w:fldChar w:fldCharType="end"/>
          </w:r>
        </w:sdtContent>
      </w:sdt>
      <w:r>
        <w:t xml:space="preserve">. A </w:t>
      </w:r>
      <w:r w:rsidR="009113A0">
        <w:rPr>
          <w:b/>
        </w:rPr>
        <w:fldChar w:fldCharType="begin"/>
      </w:r>
      <w:r w:rsidR="009113A0">
        <w:instrText xml:space="preserve"> REF _Ref526523937 \h </w:instrText>
      </w:r>
      <w:r w:rsidR="009113A0">
        <w:rPr>
          <w:b/>
        </w:rPr>
      </w:r>
      <w:r w:rsidR="009113A0">
        <w:rPr>
          <w:b/>
        </w:rPr>
        <w:fldChar w:fldCharType="separate"/>
      </w:r>
      <w:r w:rsidR="009113A0">
        <w:t xml:space="preserve">figura </w:t>
      </w:r>
      <w:r w:rsidR="009113A0">
        <w:rPr>
          <w:noProof/>
        </w:rPr>
        <w:t>5</w:t>
      </w:r>
      <w:r w:rsidR="009113A0">
        <w:rPr>
          <w:b/>
        </w:rPr>
        <w:fldChar w:fldCharType="end"/>
      </w:r>
      <w:r w:rsidR="009113A0">
        <w:rPr>
          <w:b/>
        </w:rPr>
        <w:t xml:space="preserve"> </w:t>
      </w:r>
      <w:r w:rsidRPr="00FC0021">
        <w:t>demonst</w:t>
      </w:r>
      <w:r>
        <w:t xml:space="preserve">ra esse processo de transformação de uma mensagem e o seu retorno a mensagem original. </w:t>
      </w:r>
    </w:p>
    <w:p w14:paraId="302D01C8" w14:textId="77777777" w:rsidR="00CE2C77" w:rsidRDefault="00CE2C77" w:rsidP="00952162">
      <w:pPr>
        <w:pStyle w:val="Fontes"/>
      </w:pPr>
    </w:p>
    <w:p w14:paraId="179D3D94" w14:textId="6F17B18B" w:rsidR="00C87DBE" w:rsidRDefault="00C87DBE" w:rsidP="00FC0021">
      <w:pPr>
        <w:pStyle w:val="Legenda"/>
        <w:keepNext/>
      </w:pPr>
      <w:bookmarkStart w:id="56" w:name="_Ref526523937"/>
      <w:r>
        <w:t xml:space="preserve">Figura </w:t>
      </w:r>
      <w:r w:rsidR="009B3841">
        <w:rPr>
          <w:noProof/>
        </w:rPr>
        <w:fldChar w:fldCharType="begin"/>
      </w:r>
      <w:r w:rsidR="009B3841">
        <w:rPr>
          <w:noProof/>
        </w:rPr>
        <w:instrText xml:space="preserve"> SEQ Figura \* ARABIC </w:instrText>
      </w:r>
      <w:r w:rsidR="009B3841">
        <w:rPr>
          <w:noProof/>
        </w:rPr>
        <w:fldChar w:fldCharType="separate"/>
      </w:r>
      <w:r w:rsidR="000337A3">
        <w:rPr>
          <w:noProof/>
        </w:rPr>
        <w:t>5</w:t>
      </w:r>
      <w:r w:rsidR="009B3841">
        <w:rPr>
          <w:noProof/>
        </w:rPr>
        <w:fldChar w:fldCharType="end"/>
      </w:r>
      <w:bookmarkEnd w:id="56"/>
      <w:r>
        <w:t xml:space="preserve"> - Esquema geral para </w:t>
      </w:r>
      <w:del w:id="57" w:author="Ryan Lemos" w:date="2018-10-19T19:39:00Z">
        <w:r w:rsidDel="00F8198B">
          <w:delText xml:space="preserve">cifragem </w:delText>
        </w:r>
      </w:del>
      <w:ins w:id="58" w:author="Ryan Lemos" w:date="2018-10-19T19:39:00Z">
        <w:r w:rsidR="00F8198B">
          <w:t xml:space="preserve">criptografia </w:t>
        </w:r>
      </w:ins>
      <w:r>
        <w:t>de um texto</w:t>
      </w:r>
    </w:p>
    <w:p w14:paraId="48B8B871" w14:textId="173C34D5" w:rsidR="00CE2C77" w:rsidRDefault="00CE2C77" w:rsidP="00952162">
      <w:pPr>
        <w:pStyle w:val="Fontes"/>
      </w:pPr>
      <w:r>
        <w:rPr>
          <w:noProof/>
        </w:rPr>
        <w:drawing>
          <wp:inline distT="0" distB="0" distL="0" distR="0" wp14:anchorId="0807C48D" wp14:editId="4721CD18">
            <wp:extent cx="3421380" cy="64877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3476015" cy="659137"/>
                    </a:xfrm>
                    <a:prstGeom prst="rect">
                      <a:avLst/>
                    </a:prstGeom>
                  </pic:spPr>
                </pic:pic>
              </a:graphicData>
            </a:graphic>
          </wp:inline>
        </w:drawing>
      </w:r>
    </w:p>
    <w:p w14:paraId="41624D33" w14:textId="23A63978" w:rsidR="00CE2C77" w:rsidRDefault="00CE2C77" w:rsidP="00DB29B6">
      <w:pPr>
        <w:pStyle w:val="Fontes"/>
      </w:pPr>
      <w:r>
        <w:t>Fonte: M</w:t>
      </w:r>
      <w:r w:rsidR="00DB29B6">
        <w:t>ORENO, PEREIRA e CHIARAMONTE, 2005</w:t>
      </w:r>
      <w:r w:rsidR="00B300A5">
        <w:t>, p.21</w:t>
      </w:r>
      <w:r w:rsidR="00DB29B6">
        <w:t>.</w:t>
      </w:r>
    </w:p>
    <w:p w14:paraId="681D9BBD" w14:textId="77777777" w:rsidR="00933E2B" w:rsidRDefault="00933E2B" w:rsidP="00DB29B6">
      <w:pPr>
        <w:pStyle w:val="Fontes"/>
      </w:pPr>
    </w:p>
    <w:p w14:paraId="033621C0" w14:textId="3697DAF6" w:rsidR="00DB29B6" w:rsidRDefault="00DB29B6" w:rsidP="00DB29B6">
      <w:r>
        <w:t>M</w:t>
      </w:r>
      <w:r w:rsidR="00D021B8">
        <w:t>oreno</w:t>
      </w:r>
      <w:r>
        <w:t>, P</w:t>
      </w:r>
      <w:r w:rsidR="00D021B8">
        <w:t>ereira</w:t>
      </w:r>
      <w:r>
        <w:t xml:space="preserve"> e </w:t>
      </w:r>
      <w:proofErr w:type="spellStart"/>
      <w:r>
        <w:t>C</w:t>
      </w:r>
      <w:r w:rsidR="00D021B8">
        <w:t>hiaramonte</w:t>
      </w:r>
      <w:proofErr w:type="spellEnd"/>
      <w:sdt>
        <w:sdtPr>
          <w:id w:val="-963190642"/>
          <w:citation/>
        </w:sdtPr>
        <w:sdtEndPr/>
        <w:sdtContent>
          <w:r>
            <w:fldChar w:fldCharType="begin"/>
          </w:r>
          <w:r>
            <w:instrText xml:space="preserve">CITATION Cri05 \n  \t  \l 1046 </w:instrText>
          </w:r>
          <w:r>
            <w:fldChar w:fldCharType="separate"/>
          </w:r>
          <w:r w:rsidR="004D1124">
            <w:rPr>
              <w:noProof/>
            </w:rPr>
            <w:t xml:space="preserve"> (2005)</w:t>
          </w:r>
          <w:r>
            <w:fldChar w:fldCharType="end"/>
          </w:r>
        </w:sdtContent>
      </w:sdt>
      <w:r>
        <w:t xml:space="preserve"> </w:t>
      </w:r>
      <w:r w:rsidR="00D021B8">
        <w:t xml:space="preserve">afirmam haver </w:t>
      </w:r>
      <w:r>
        <w:t>dois meios de se criptografar uma mensagem, por meio de códigos ou por meio de cifras.</w:t>
      </w:r>
    </w:p>
    <w:p w14:paraId="018E6616" w14:textId="77777777" w:rsidR="00252CB2" w:rsidRDefault="00252CB2" w:rsidP="00DB29B6">
      <w:pPr>
        <w:pStyle w:val="CitaoLonga"/>
      </w:pPr>
    </w:p>
    <w:p w14:paraId="54E8804A" w14:textId="293C3C9C" w:rsidR="00DB29B6" w:rsidRDefault="00DB29B6" w:rsidP="00DB29B6">
      <w:pPr>
        <w:pStyle w:val="CitaoLonga"/>
      </w:pPr>
      <w:r>
        <w:t xml:space="preserve">Os códigos protegem as informações trocando partes destas por códigos predefinidos. Todas as pessoas autorizadas a ter acesso a uma determinada informação devem conhecer os códigos utilizados. As cifras são técnicas nas quais a informação é cifrada por meio da transposição e/ou substituição das letras da mensagem original. Assim, as pessoas autorizadas podem ter acesso às informações originais conhecendo o processo de </w:t>
      </w:r>
      <w:proofErr w:type="spellStart"/>
      <w:r>
        <w:t>cifragem</w:t>
      </w:r>
      <w:proofErr w:type="spellEnd"/>
      <w:r>
        <w:t>.</w:t>
      </w:r>
      <w:r w:rsidR="00252CB2">
        <w:t xml:space="preserve"> </w:t>
      </w:r>
      <w:sdt>
        <w:sdtPr>
          <w:id w:val="1420215658"/>
          <w:citation/>
        </w:sdtPr>
        <w:sdtEndPr/>
        <w:sdtContent>
          <w:r w:rsidR="00252CB2">
            <w:fldChar w:fldCharType="begin"/>
          </w:r>
          <w:r w:rsidR="00252CB2">
            <w:instrText xml:space="preserve">CITATION Cri05 \p 21 \l 1046 </w:instrText>
          </w:r>
          <w:r w:rsidR="00252CB2">
            <w:fldChar w:fldCharType="separate"/>
          </w:r>
          <w:r w:rsidR="004D1124">
            <w:rPr>
              <w:noProof/>
            </w:rPr>
            <w:t>(MORENO, PEREIRA e CHIARAMONTE, 2005, p. 21)</w:t>
          </w:r>
          <w:r w:rsidR="00252CB2">
            <w:fldChar w:fldCharType="end"/>
          </w:r>
        </w:sdtContent>
      </w:sdt>
      <w:r w:rsidR="00252CB2">
        <w:t>.</w:t>
      </w:r>
    </w:p>
    <w:p w14:paraId="426077BA" w14:textId="77777777" w:rsidR="00252CB2" w:rsidRPr="00CE2C77" w:rsidRDefault="00252CB2" w:rsidP="00FC0021">
      <w:pPr>
        <w:pStyle w:val="CitaoLonga"/>
      </w:pPr>
    </w:p>
    <w:p w14:paraId="6069F92A" w14:textId="623649DC" w:rsidR="00862146" w:rsidRDefault="00862146" w:rsidP="005A2D83">
      <w:r>
        <w:t>Existem algoritmos que implementam</w:t>
      </w:r>
      <w:r w:rsidR="00B86943">
        <w:t xml:space="preserve"> processos de</w:t>
      </w:r>
      <w:r>
        <w:t xml:space="preserve"> criptografia, cada uma gera uma </w:t>
      </w:r>
      <w:proofErr w:type="spellStart"/>
      <w:r w:rsidRPr="00FC0021">
        <w:rPr>
          <w:i/>
        </w:rPr>
        <w:t>hash</w:t>
      </w:r>
      <w:proofErr w:type="spellEnd"/>
      <w:r>
        <w:t xml:space="preserve"> contendo uma quantidade predeterminada de caracteres</w:t>
      </w:r>
      <w:r w:rsidR="00B86943">
        <w:t xml:space="preserve"> a partir de um determinado conteúdo</w:t>
      </w:r>
      <w:r w:rsidR="00A25502">
        <w:t xml:space="preserve"> </w:t>
      </w:r>
      <w:sdt>
        <w:sdtPr>
          <w:id w:val="1781220707"/>
          <w:citation/>
        </w:sdtPr>
        <w:sdtEndPr/>
        <w:sdtContent>
          <w:r w:rsidR="00A25502">
            <w:fldChar w:fldCharType="begin"/>
          </w:r>
          <w:r w:rsidR="00A25502">
            <w:instrText xml:space="preserve"> CITATION Hin00 \l 1046 </w:instrText>
          </w:r>
          <w:r w:rsidR="00A25502">
            <w:fldChar w:fldCharType="separate"/>
          </w:r>
          <w:r w:rsidR="004D1124">
            <w:rPr>
              <w:noProof/>
            </w:rPr>
            <w:t>(HINZ, 2000)</w:t>
          </w:r>
          <w:r w:rsidR="00A25502">
            <w:fldChar w:fldCharType="end"/>
          </w:r>
        </w:sdtContent>
      </w:sdt>
      <w:r>
        <w:t xml:space="preserve">. </w:t>
      </w:r>
      <w:r w:rsidR="00A25502">
        <w:t>Cada algoritmo vem aliado a uma chave,</w:t>
      </w:r>
      <w:r w:rsidR="00D021B8">
        <w:t xml:space="preserve"> que é um</w:t>
      </w:r>
      <w:r w:rsidR="00A25502">
        <w:t xml:space="preserve"> valor</w:t>
      </w:r>
      <w:r w:rsidR="00D021B8">
        <w:t xml:space="preserve"> alterável no algoritmo</w:t>
      </w:r>
      <w:r w:rsidR="00A25502">
        <w:t xml:space="preserve"> que pode ser modificado para se adequar as necessidades</w:t>
      </w:r>
      <w:ins w:id="59" w:author="Ryan Lemos" w:date="2018-10-18T23:13:00Z">
        <w:r w:rsidR="00366A95">
          <w:t xml:space="preserve"> do utilizador</w:t>
        </w:r>
      </w:ins>
      <w:r w:rsidR="00D021B8">
        <w:t xml:space="preserve"> </w:t>
      </w:r>
      <w:sdt>
        <w:sdtPr>
          <w:id w:val="1781983109"/>
          <w:citation/>
        </w:sdtPr>
        <w:sdtEndPr/>
        <w:sdtContent>
          <w:r w:rsidR="00D021B8">
            <w:fldChar w:fldCharType="begin"/>
          </w:r>
          <w:r w:rsidR="00D021B8">
            <w:instrText xml:space="preserve"> CITATION Hin00 \l 1046 </w:instrText>
          </w:r>
          <w:r w:rsidR="00D021B8">
            <w:fldChar w:fldCharType="separate"/>
          </w:r>
          <w:r w:rsidR="004D1124">
            <w:rPr>
              <w:noProof/>
            </w:rPr>
            <w:t>(HINZ, 2000)</w:t>
          </w:r>
          <w:r w:rsidR="00D021B8">
            <w:fldChar w:fldCharType="end"/>
          </w:r>
        </w:sdtContent>
      </w:sdt>
      <w:r w:rsidR="00A25502">
        <w:t>. Isso implica que mesmo que se conheça o funcionamento do algoritmo de criptografia uma pessoa só seria capaz de reproduzir o mesmo resultado de outra se ambas usassem a mesma chave no processo de criptografia</w:t>
      </w:r>
      <w:r w:rsidR="00F70347">
        <w:t xml:space="preserve"> </w:t>
      </w:r>
      <w:sdt>
        <w:sdtPr>
          <w:id w:val="230516357"/>
          <w:citation/>
        </w:sdtPr>
        <w:sdtEndPr/>
        <w:sdtContent>
          <w:r w:rsidR="00F70347">
            <w:fldChar w:fldCharType="begin"/>
          </w:r>
          <w:r w:rsidR="00F70347">
            <w:instrText xml:space="preserve"> CITATION Hin00 \l 1046 </w:instrText>
          </w:r>
          <w:r w:rsidR="00F70347">
            <w:fldChar w:fldCharType="separate"/>
          </w:r>
          <w:r w:rsidR="004D1124">
            <w:rPr>
              <w:noProof/>
            </w:rPr>
            <w:t>(HINZ, 2000)</w:t>
          </w:r>
          <w:r w:rsidR="00F70347">
            <w:fldChar w:fldCharType="end"/>
          </w:r>
        </w:sdtContent>
      </w:sdt>
      <w:r w:rsidR="00A25502">
        <w:t xml:space="preserve">. </w:t>
      </w:r>
    </w:p>
    <w:p w14:paraId="5A030BE6" w14:textId="7E0266ED" w:rsidR="002E6C75" w:rsidRDefault="004B749E" w:rsidP="005A2D83">
      <w:r>
        <w:lastRenderedPageBreak/>
        <w:t>O processo de criptografia é utilizado</w:t>
      </w:r>
      <w:r w:rsidR="00862146">
        <w:t xml:space="preserve"> </w:t>
      </w:r>
      <w:r w:rsidR="002B57F3">
        <w:t xml:space="preserve">em auxílio </w:t>
      </w:r>
      <w:r w:rsidR="00D021B8">
        <w:t xml:space="preserve">a </w:t>
      </w:r>
      <w:r w:rsidR="002B57F3">
        <w:t xml:space="preserve">segurança de senhas de usuário. </w:t>
      </w:r>
      <w:r w:rsidR="0008077F">
        <w:t>Os dados sensíveis advindos do usuário,</w:t>
      </w:r>
      <w:r w:rsidR="00A46F18">
        <w:t xml:space="preserve"> como</w:t>
      </w:r>
      <w:r w:rsidR="0008077F">
        <w:t xml:space="preserve"> no caso </w:t>
      </w:r>
      <w:r w:rsidR="00A46F18">
        <w:t>d</w:t>
      </w:r>
      <w:r w:rsidR="0008077F">
        <w:t>a senha,</w:t>
      </w:r>
      <w:r w:rsidR="00A46F18">
        <w:t xml:space="preserve"> somente</w:t>
      </w:r>
      <w:r w:rsidR="0008077F">
        <w:t xml:space="preserve"> são </w:t>
      </w:r>
      <w:r w:rsidR="00A46F18">
        <w:t xml:space="preserve">salvos na base de dados </w:t>
      </w:r>
      <w:r w:rsidR="0008077F">
        <w:t>após</w:t>
      </w:r>
      <w:r w:rsidR="00A46F18">
        <w:t xml:space="preserve"> serem submetidos a um processo de criptografia, utilizando-se de algum algoritmo em específico</w:t>
      </w:r>
      <w:r w:rsidR="0008077F">
        <w:t xml:space="preserve"> </w:t>
      </w:r>
      <w:sdt>
        <w:sdtPr>
          <w:id w:val="1501923703"/>
          <w:citation/>
        </w:sdtPr>
        <w:sdtEndPr/>
        <w:sdtContent>
          <w:r w:rsidR="00D021B8">
            <w:fldChar w:fldCharType="begin"/>
          </w:r>
          <w:r w:rsidR="00D021B8">
            <w:instrText xml:space="preserve"> CITATION PHP18 \l 1046 </w:instrText>
          </w:r>
          <w:r w:rsidR="00D021B8">
            <w:fldChar w:fldCharType="separate"/>
          </w:r>
          <w:r w:rsidR="004D1124">
            <w:rPr>
              <w:noProof/>
            </w:rPr>
            <w:t>(PHP, 2018)</w:t>
          </w:r>
          <w:r w:rsidR="00D021B8">
            <w:fldChar w:fldCharType="end"/>
          </w:r>
        </w:sdtContent>
      </w:sdt>
      <w:r w:rsidR="0008077F">
        <w:t xml:space="preserve">. </w:t>
      </w:r>
    </w:p>
    <w:p w14:paraId="63B25601" w14:textId="06A6D884" w:rsidR="009C1098" w:rsidRDefault="00A46F18">
      <w:r>
        <w:t>Já o</w:t>
      </w:r>
      <w:r w:rsidR="002E6C75">
        <w:t xml:space="preserve"> controle d</w:t>
      </w:r>
      <w:r w:rsidR="00D021B8">
        <w:t>e</w:t>
      </w:r>
      <w:r w:rsidR="002E6C75">
        <w:t xml:space="preserve"> acessos</w:t>
      </w:r>
      <w:r>
        <w:t xml:space="preserve"> pode ser entendido como a</w:t>
      </w:r>
      <w:r w:rsidR="002E6C75">
        <w:t xml:space="preserve"> maneira a qual se controla o que cada usuário tem acesso</w:t>
      </w:r>
      <w:r w:rsidR="00D021B8">
        <w:t xml:space="preserve"> em um sistema</w:t>
      </w:r>
      <w:r w:rsidR="00444A79">
        <w:t>,</w:t>
      </w:r>
      <w:r w:rsidR="002E6C75">
        <w:t xml:space="preserve"> </w:t>
      </w:r>
      <w:r w:rsidR="00444A79">
        <w:t>privando o usuário</w:t>
      </w:r>
      <w:r w:rsidR="002E6C75">
        <w:t xml:space="preserve"> o que não</w:t>
      </w:r>
      <w:r w:rsidR="00444A79">
        <w:t xml:space="preserve"> lhe</w:t>
      </w:r>
      <w:r w:rsidR="002E6C75">
        <w:t xml:space="preserve"> for autorizado,</w:t>
      </w:r>
      <w:r w:rsidR="00444A79">
        <w:t xml:space="preserve"> e</w:t>
      </w:r>
      <w:r w:rsidR="002E6C75">
        <w:t xml:space="preserve"> permitindo somente o que </w:t>
      </w:r>
      <w:r w:rsidR="00444A79">
        <w:t xml:space="preserve">deve se ter acesso de fato </w:t>
      </w:r>
      <w:customXmlDelRangeStart w:id="60" w:author="Ryan Lemos" w:date="2018-10-19T09:24:00Z"/>
      <w:sdt>
        <w:sdtPr>
          <w:id w:val="-1540274110"/>
          <w:citation/>
        </w:sdtPr>
        <w:sdtEndPr/>
        <w:sdtContent>
          <w:customXmlDelRangeEnd w:id="60"/>
          <w:del w:id="61" w:author="Ryan Lemos" w:date="2018-10-19T09:24:00Z">
            <w:r w:rsidR="00444A79" w:rsidDel="002A4EBD">
              <w:fldChar w:fldCharType="begin"/>
            </w:r>
            <w:r w:rsidR="00444A79" w:rsidDel="002A4EBD">
              <w:delInstrText xml:space="preserve"> CITATION Zap05 \l 1046 </w:delInstrText>
            </w:r>
            <w:r w:rsidR="00444A79" w:rsidDel="002A4EBD">
              <w:fldChar w:fldCharType="separate"/>
            </w:r>
            <w:r w:rsidR="004D1124" w:rsidDel="002A4EBD">
              <w:rPr>
                <w:noProof/>
              </w:rPr>
              <w:delText>(ZAPATER e SUZUKI, 2005)</w:delText>
            </w:r>
            <w:r w:rsidR="00444A79" w:rsidDel="002A4EBD">
              <w:fldChar w:fldCharType="end"/>
            </w:r>
          </w:del>
          <w:customXmlDelRangeStart w:id="62" w:author="Ryan Lemos" w:date="2018-10-19T09:24:00Z"/>
        </w:sdtContent>
      </w:sdt>
      <w:customXmlDelRangeEnd w:id="62"/>
      <w:ins w:id="63" w:author="Ryan Lemos" w:date="2018-10-19T09:24:00Z">
        <w:r w:rsidR="002A4EBD">
          <w:rPr>
            <w:noProof/>
          </w:rPr>
          <w:t>(ZAPATER; SUZUKI, 2005)</w:t>
        </w:r>
      </w:ins>
      <w:r w:rsidR="002E6C75">
        <w:t>. Comumente se utiliza o modelo de controle de acessos baseado em papéis (</w:t>
      </w:r>
      <w:r w:rsidR="002E6C75" w:rsidRPr="005D020E">
        <w:rPr>
          <w:i/>
        </w:rPr>
        <w:t>Role-</w:t>
      </w:r>
      <w:proofErr w:type="spellStart"/>
      <w:r w:rsidR="002E6C75" w:rsidRPr="005D020E">
        <w:rPr>
          <w:i/>
        </w:rPr>
        <w:t>based</w:t>
      </w:r>
      <w:proofErr w:type="spellEnd"/>
      <w:r w:rsidR="002E6C75" w:rsidRPr="005D020E">
        <w:rPr>
          <w:i/>
        </w:rPr>
        <w:t xml:space="preserve"> Access </w:t>
      </w:r>
      <w:proofErr w:type="spellStart"/>
      <w:r w:rsidR="002E6C75" w:rsidRPr="005D020E">
        <w:rPr>
          <w:i/>
        </w:rPr>
        <w:t>Control</w:t>
      </w:r>
      <w:proofErr w:type="spellEnd"/>
      <w:r w:rsidR="002E6C75">
        <w:t xml:space="preserve">) </w:t>
      </w:r>
      <w:sdt>
        <w:sdtPr>
          <w:id w:val="-1085524407"/>
          <w:citation/>
        </w:sdtPr>
        <w:sdtEndPr/>
        <w:sdtContent>
          <w:r w:rsidR="002E6C75">
            <w:fldChar w:fldCharType="begin"/>
          </w:r>
          <w:r w:rsidR="002E6C75">
            <w:instrText xml:space="preserve"> CITATION SAN98 \l 1046 </w:instrText>
          </w:r>
          <w:r w:rsidR="002E6C75">
            <w:fldChar w:fldCharType="separate"/>
          </w:r>
          <w:r w:rsidR="004D1124">
            <w:rPr>
              <w:noProof/>
            </w:rPr>
            <w:t>(SANDHU, 1998)</w:t>
          </w:r>
          <w:r w:rsidR="002E6C75">
            <w:fldChar w:fldCharType="end"/>
          </w:r>
        </w:sdtContent>
      </w:sdt>
      <w:r w:rsidR="002E6C75">
        <w:t xml:space="preserve">. Esse modelo utiliza a premissa que cada usuário cumpre um ou mais papéis, como por exemplo um professor, ou um aluno. </w:t>
      </w:r>
      <w:r w:rsidR="00101595">
        <w:t>E a</w:t>
      </w:r>
      <w:r w:rsidR="002E6C75">
        <w:t xml:space="preserve"> esses papéis são </w:t>
      </w:r>
      <w:r w:rsidR="00101595">
        <w:t>atribuídas</w:t>
      </w:r>
      <w:r w:rsidR="002E6C75">
        <w:t xml:space="preserve"> permissões</w:t>
      </w:r>
      <w:r w:rsidR="00101595">
        <w:t>. Essas permissões indicarão as funcionalidades que o usuário pode ter acesso no sistema</w:t>
      </w:r>
      <w:r w:rsidR="009C1098">
        <w:t xml:space="preserve"> </w:t>
      </w:r>
      <w:sdt>
        <w:sdtPr>
          <w:id w:val="-1923397541"/>
          <w:citation/>
        </w:sdtPr>
        <w:sdtEndPr/>
        <w:sdtContent>
          <w:r w:rsidR="009C1098">
            <w:fldChar w:fldCharType="begin"/>
          </w:r>
          <w:r w:rsidR="009C1098">
            <w:instrText xml:space="preserve"> CITATION SAN98 \l 1046 </w:instrText>
          </w:r>
          <w:r w:rsidR="009C1098">
            <w:fldChar w:fldCharType="separate"/>
          </w:r>
          <w:r w:rsidR="004D1124">
            <w:rPr>
              <w:noProof/>
            </w:rPr>
            <w:t>(SANDHU, 1998)</w:t>
          </w:r>
          <w:r w:rsidR="009C1098">
            <w:fldChar w:fldCharType="end"/>
          </w:r>
        </w:sdtContent>
      </w:sdt>
      <w:r w:rsidR="002E6C75">
        <w:t>.</w:t>
      </w:r>
      <w:r w:rsidR="007A0577">
        <w:t xml:space="preserve"> Por exemplo, um determinado usuário apresenta o papel de professor, como professor ele pode lançar notas e faltas </w:t>
      </w:r>
      <w:r w:rsidR="00101595">
        <w:t>a</w:t>
      </w:r>
      <w:r w:rsidR="007A0577">
        <w:t xml:space="preserve">os alunos. O sistema deve ser capaz de identificar o papel do usuário e permitir somente o que aquele papel contiver como permissão </w:t>
      </w:r>
      <w:sdt>
        <w:sdtPr>
          <w:id w:val="-1466579384"/>
          <w:citation/>
        </w:sdtPr>
        <w:sdtEndPr/>
        <w:sdtContent>
          <w:r w:rsidR="007A0577">
            <w:fldChar w:fldCharType="begin"/>
          </w:r>
          <w:r w:rsidR="007A0577">
            <w:instrText xml:space="preserve"> CITATION SAN98 \l 1046 </w:instrText>
          </w:r>
          <w:r w:rsidR="007A0577">
            <w:fldChar w:fldCharType="separate"/>
          </w:r>
          <w:r w:rsidR="004D1124">
            <w:rPr>
              <w:noProof/>
            </w:rPr>
            <w:t>(SANDHU, 1998)</w:t>
          </w:r>
          <w:r w:rsidR="007A0577">
            <w:fldChar w:fldCharType="end"/>
          </w:r>
        </w:sdtContent>
      </w:sdt>
      <w:r w:rsidR="007A0577">
        <w:t xml:space="preserve">. </w:t>
      </w:r>
    </w:p>
    <w:p w14:paraId="60933837" w14:textId="247EF2AC" w:rsidR="005A2D83" w:rsidRDefault="0008077F" w:rsidP="005A2D83">
      <w:r>
        <w:t xml:space="preserve">O </w:t>
      </w:r>
      <w:r>
        <w:fldChar w:fldCharType="begin"/>
      </w:r>
      <w:r>
        <w:instrText xml:space="preserve"> REF _Ref526533823 \h </w:instrText>
      </w:r>
      <w:r>
        <w:fldChar w:fldCharType="separate"/>
      </w:r>
      <w:proofErr w:type="spellStart"/>
      <w:r w:rsidRPr="003635FC">
        <w:t>Laravel</w:t>
      </w:r>
      <w:proofErr w:type="spellEnd"/>
      <w:r>
        <w:fldChar w:fldCharType="end"/>
      </w:r>
      <w:r w:rsidR="00483464">
        <w:t xml:space="preserve"> que será discutido na seção </w:t>
      </w:r>
      <w:r w:rsidR="00483464">
        <w:fldChar w:fldCharType="begin"/>
      </w:r>
      <w:r w:rsidR="00483464">
        <w:instrText xml:space="preserve"> REF _Ref526533823 \r \h </w:instrText>
      </w:r>
      <w:r w:rsidR="00483464">
        <w:fldChar w:fldCharType="separate"/>
      </w:r>
      <w:r w:rsidR="00A46F18">
        <w:t>5.2.5.5</w:t>
      </w:r>
      <w:r w:rsidR="00483464">
        <w:fldChar w:fldCharType="end"/>
      </w:r>
      <w:r w:rsidR="00483464">
        <w:t xml:space="preserve">, </w:t>
      </w:r>
      <w:r w:rsidR="00101595">
        <w:t xml:space="preserve">contém </w:t>
      </w:r>
      <w:r w:rsidR="00483464">
        <w:t xml:space="preserve">avançados algoritmos de criptografia, como </w:t>
      </w:r>
      <w:r w:rsidR="00483464" w:rsidRPr="00483464">
        <w:t xml:space="preserve">AES-256 </w:t>
      </w:r>
      <w:r w:rsidR="00483464">
        <w:t>e</w:t>
      </w:r>
      <w:r w:rsidR="00483464" w:rsidRPr="00483464">
        <w:t xml:space="preserve"> AES-128</w:t>
      </w:r>
      <w:r w:rsidR="00483464">
        <w:t xml:space="preserve"> </w:t>
      </w:r>
      <w:sdt>
        <w:sdtPr>
          <w:id w:val="751696914"/>
          <w:citation/>
        </w:sdtPr>
        <w:sdtEndPr/>
        <w:sdtContent>
          <w:r w:rsidR="00483464">
            <w:fldChar w:fldCharType="begin"/>
          </w:r>
          <w:r w:rsidR="00483464">
            <w:instrText xml:space="preserve"> CITATION Otw18 \l 1046 </w:instrText>
          </w:r>
          <w:r w:rsidR="00483464">
            <w:fldChar w:fldCharType="separate"/>
          </w:r>
          <w:r w:rsidR="004D1124">
            <w:rPr>
              <w:noProof/>
            </w:rPr>
            <w:t>(OTWELL, 2018)</w:t>
          </w:r>
          <w:r w:rsidR="00483464">
            <w:fldChar w:fldCharType="end"/>
          </w:r>
        </w:sdtContent>
      </w:sdt>
      <w:r w:rsidR="007A0577">
        <w:t xml:space="preserve">. Assim as senhas dos usuários serão submetidas a um processo de segurança. Além disso o </w:t>
      </w:r>
      <w:proofErr w:type="spellStart"/>
      <w:r w:rsidR="007A0577">
        <w:t>Laravel</w:t>
      </w:r>
      <w:proofErr w:type="spellEnd"/>
      <w:r w:rsidR="007A0577">
        <w:t xml:space="preserve"> apoia o controle de acessos por meio de papéis como descrito anteriormente, para garantir que cada usuário só acesse o que lhe for permitido.</w:t>
      </w:r>
      <w:r w:rsidR="00483464">
        <w:t xml:space="preserve"> </w:t>
      </w:r>
      <w:r w:rsidR="007A0577">
        <w:t>P</w:t>
      </w:r>
      <w:r w:rsidR="00483464">
        <w:t xml:space="preserve">ensa-se que com </w:t>
      </w:r>
      <w:r w:rsidR="00101595">
        <w:t>a utilização de tais mecanismos de segurança possa se</w:t>
      </w:r>
      <w:r w:rsidR="00483464">
        <w:t xml:space="preserve"> conseguir uma melhora na segurança dos dados sensíveis dos usuários</w:t>
      </w:r>
      <w:r w:rsidR="00F71835">
        <w:t xml:space="preserve"> e dos acessos no ambiente</w:t>
      </w:r>
      <w:r w:rsidR="00483464">
        <w:t xml:space="preserve">. </w:t>
      </w:r>
    </w:p>
    <w:p w14:paraId="616AA339" w14:textId="77777777" w:rsidR="005A2D83" w:rsidRPr="005A2D83" w:rsidRDefault="005A2D83" w:rsidP="005A2D83"/>
    <w:p w14:paraId="0D81DDA2" w14:textId="49090DE5" w:rsidR="00D61CB9" w:rsidRDefault="00D61CB9" w:rsidP="00D61CB9">
      <w:pPr>
        <w:pStyle w:val="Ttulo3"/>
      </w:pPr>
      <w:r>
        <w:t>Interação humano computador (IHC)</w:t>
      </w:r>
      <w:r w:rsidR="00F44134">
        <w:t xml:space="preserve"> </w:t>
      </w:r>
    </w:p>
    <w:p w14:paraId="5700C7E2" w14:textId="77777777" w:rsidR="00A636CB" w:rsidRPr="00A636CB" w:rsidRDefault="00A636CB" w:rsidP="00FC0021"/>
    <w:p w14:paraId="78932611" w14:textId="15E33E1E" w:rsidR="00A46F18" w:rsidRDefault="00907C49" w:rsidP="00657261">
      <w:r>
        <w:t>Softwares são necessários em praticamente todas as áreas de atuação presentes no mercado</w:t>
      </w:r>
      <w:r w:rsidR="00101595">
        <w:t xml:space="preserve"> </w:t>
      </w:r>
      <w:customXmlDelRangeStart w:id="64" w:author="Ryan Lemos" w:date="2018-10-19T09:24:00Z"/>
      <w:sdt>
        <w:sdtPr>
          <w:id w:val="2056647169"/>
          <w:citation/>
        </w:sdtPr>
        <w:sdtEndPr/>
        <w:sdtContent>
          <w:customXmlDelRangeEnd w:id="64"/>
          <w:del w:id="65" w:author="Ryan Lemos" w:date="2018-10-19T09:24:00Z">
            <w:r w:rsidR="00101595" w:rsidDel="002A4EBD">
              <w:fldChar w:fldCharType="begin"/>
            </w:r>
            <w:r w:rsidR="00101595" w:rsidDel="002A4EBD">
              <w:delInstrText xml:space="preserve"> CITATION Bar03 \l 1046 </w:delInstrText>
            </w:r>
            <w:r w:rsidR="00101595" w:rsidDel="002A4EBD">
              <w:fldChar w:fldCharType="separate"/>
            </w:r>
            <w:r w:rsidR="004D1124" w:rsidDel="002A4EBD">
              <w:rPr>
                <w:noProof/>
              </w:rPr>
              <w:delText>(BARANAUSKAS e ROCHA, 2003)</w:delText>
            </w:r>
            <w:r w:rsidR="00101595" w:rsidDel="002A4EBD">
              <w:fldChar w:fldCharType="end"/>
            </w:r>
          </w:del>
          <w:customXmlDelRangeStart w:id="66" w:author="Ryan Lemos" w:date="2018-10-19T09:24:00Z"/>
        </w:sdtContent>
      </w:sdt>
      <w:customXmlDelRangeEnd w:id="66"/>
      <w:ins w:id="67" w:author="Ryan Lemos" w:date="2018-10-19T09:24:00Z">
        <w:r w:rsidR="002A4EBD">
          <w:rPr>
            <w:noProof/>
          </w:rPr>
          <w:t>(BARANAUSKAS; ROCHA, 2003)</w:t>
        </w:r>
      </w:ins>
      <w:r>
        <w:t>. Porém não há uma solução computacional que resolva todos os problemas de todas as áreas. Então para cada problema surge uma maneira de implementar uma solução que seja utilizada por um nicho de usuário</w:t>
      </w:r>
      <w:r w:rsidR="00A636CB">
        <w:t>s</w:t>
      </w:r>
      <w:r w:rsidR="00101595">
        <w:t xml:space="preserve"> </w:t>
      </w:r>
      <w:customXmlDelRangeStart w:id="68" w:author="Ryan Lemos" w:date="2018-10-19T09:24:00Z"/>
      <w:sdt>
        <w:sdtPr>
          <w:id w:val="-817031726"/>
          <w:citation/>
        </w:sdtPr>
        <w:sdtEndPr/>
        <w:sdtContent>
          <w:customXmlDelRangeEnd w:id="68"/>
          <w:del w:id="69" w:author="Ryan Lemos" w:date="2018-10-19T09:24:00Z">
            <w:r w:rsidR="00101595" w:rsidDel="002A4EBD">
              <w:fldChar w:fldCharType="begin"/>
            </w:r>
            <w:r w:rsidR="00101595" w:rsidDel="002A4EBD">
              <w:delInstrText xml:space="preserve"> CITATION Bar03 \l 1046 </w:delInstrText>
            </w:r>
            <w:r w:rsidR="00101595" w:rsidDel="002A4EBD">
              <w:fldChar w:fldCharType="separate"/>
            </w:r>
            <w:r w:rsidR="004D1124" w:rsidDel="002A4EBD">
              <w:rPr>
                <w:noProof/>
              </w:rPr>
              <w:delText>(BARANAUSKAS e ROCHA, 2003)</w:delText>
            </w:r>
            <w:r w:rsidR="00101595" w:rsidDel="002A4EBD">
              <w:fldChar w:fldCharType="end"/>
            </w:r>
          </w:del>
          <w:customXmlDelRangeStart w:id="70" w:author="Ryan Lemos" w:date="2018-10-19T09:24:00Z"/>
        </w:sdtContent>
      </w:sdt>
      <w:customXmlDelRangeEnd w:id="70"/>
      <w:ins w:id="71" w:author="Ryan Lemos" w:date="2018-10-19T09:24:00Z">
        <w:r w:rsidR="002A4EBD">
          <w:rPr>
            <w:noProof/>
          </w:rPr>
          <w:t>(BARANAUSKAS; ROCHA, 2003)</w:t>
        </w:r>
      </w:ins>
      <w:r>
        <w:t xml:space="preserve">. Portanto a maneira que os sistemas interagem com os usuários tendem a ser diferentes em cada solução. </w:t>
      </w:r>
    </w:p>
    <w:p w14:paraId="7653D30D" w14:textId="437E78C9" w:rsidR="005A2D83" w:rsidRDefault="00907C49" w:rsidP="00657261">
      <w:r>
        <w:t>Para buscar compreender e melhorar a maneira que</w:t>
      </w:r>
      <w:r w:rsidR="00101595">
        <w:t xml:space="preserve"> usuários</w:t>
      </w:r>
      <w:r>
        <w:t xml:space="preserve"> </w:t>
      </w:r>
      <w:r w:rsidR="00520E94">
        <w:t>se interage</w:t>
      </w:r>
      <w:r w:rsidR="00101595">
        <w:t>m</w:t>
      </w:r>
      <w:r w:rsidR="00520E94">
        <w:t xml:space="preserve"> com sistemas surgiu </w:t>
      </w:r>
      <w:r w:rsidR="0086254D">
        <w:t xml:space="preserve">o campo de estudo denominado Interação Humano Computador (IHC) </w:t>
      </w:r>
      <w:customXmlDelRangeStart w:id="72" w:author="Ryan Lemos" w:date="2018-10-19T09:23:00Z"/>
      <w:sdt>
        <w:sdtPr>
          <w:id w:val="2004552667"/>
          <w:citation/>
        </w:sdtPr>
        <w:sdtEndPr/>
        <w:sdtContent>
          <w:customXmlDelRangeEnd w:id="72"/>
          <w:del w:id="73" w:author="Ryan Lemos" w:date="2018-10-19T09:23:00Z">
            <w:r w:rsidR="0086254D" w:rsidDel="00204FAD">
              <w:fldChar w:fldCharType="begin"/>
            </w:r>
            <w:r w:rsidR="0086254D" w:rsidDel="00204FAD">
              <w:delInstrText xml:space="preserve"> CITATION Bar03 \l 1046 </w:delInstrText>
            </w:r>
            <w:r w:rsidR="0086254D" w:rsidDel="00204FAD">
              <w:fldChar w:fldCharType="separate"/>
            </w:r>
            <w:r w:rsidR="004D1124" w:rsidDel="00204FAD">
              <w:rPr>
                <w:noProof/>
              </w:rPr>
              <w:delText>(BARANAUSKAS e ROCHA, 2003)</w:delText>
            </w:r>
            <w:r w:rsidR="0086254D" w:rsidDel="00204FAD">
              <w:fldChar w:fldCharType="end"/>
            </w:r>
          </w:del>
          <w:customXmlDelRangeStart w:id="74" w:author="Ryan Lemos" w:date="2018-10-19T09:23:00Z"/>
        </w:sdtContent>
      </w:sdt>
      <w:customXmlDelRangeEnd w:id="74"/>
      <w:ins w:id="75" w:author="Ryan Lemos" w:date="2018-10-19T09:23:00Z">
        <w:r w:rsidR="00204FAD">
          <w:rPr>
            <w:noProof/>
          </w:rPr>
          <w:t>(BARANAUSKAS; ROCHA, 2003)</w:t>
        </w:r>
      </w:ins>
      <w:r w:rsidR="0086254D">
        <w:t xml:space="preserve">. </w:t>
      </w:r>
      <w:proofErr w:type="spellStart"/>
      <w:r w:rsidR="0086254D">
        <w:t>Baranauskas</w:t>
      </w:r>
      <w:proofErr w:type="spellEnd"/>
      <w:r w:rsidR="0086254D">
        <w:t xml:space="preserve"> e Rocha </w:t>
      </w:r>
      <w:sdt>
        <w:sdtPr>
          <w:id w:val="711694027"/>
          <w:citation/>
        </w:sdtPr>
        <w:sdtEndPr/>
        <w:sdtContent>
          <w:r w:rsidR="0086254D">
            <w:fldChar w:fldCharType="begin"/>
          </w:r>
          <w:r w:rsidR="0086254D">
            <w:instrText xml:space="preserve">CITATION Bar03 \n  \t  \l 1046 </w:instrText>
          </w:r>
          <w:r w:rsidR="0086254D">
            <w:fldChar w:fldCharType="separate"/>
          </w:r>
          <w:r w:rsidR="004D1124">
            <w:rPr>
              <w:noProof/>
            </w:rPr>
            <w:t>(2003)</w:t>
          </w:r>
          <w:r w:rsidR="0086254D">
            <w:fldChar w:fldCharType="end"/>
          </w:r>
        </w:sdtContent>
      </w:sdt>
      <w:r w:rsidR="0086254D">
        <w:t xml:space="preserve"> afirma</w:t>
      </w:r>
      <w:r w:rsidR="00A46F18">
        <w:t>m</w:t>
      </w:r>
      <w:r w:rsidR="0086254D">
        <w:t xml:space="preserve"> que a IHC contempla todo o processo de interação do usuário com o sistema e não somente o processo de design das interfaces.</w:t>
      </w:r>
      <w:r w:rsidR="00A46F18">
        <w:t xml:space="preserve"> Então entende-se </w:t>
      </w:r>
      <w:r w:rsidR="002D4EA3">
        <w:t>como</w:t>
      </w:r>
      <w:r w:rsidR="00657261">
        <w:t xml:space="preserve"> </w:t>
      </w:r>
      <w:r w:rsidR="00A46F18">
        <w:t>Interação Humano Computador a</w:t>
      </w:r>
      <w:r w:rsidR="00657261">
        <w:t>: “</w:t>
      </w:r>
      <w:r w:rsidR="00A46F18">
        <w:t xml:space="preserve">[...] </w:t>
      </w:r>
      <w:r w:rsidR="00657261">
        <w:t xml:space="preserve">disciplina preocupada com o design, avaliação e implementação de sistemas computacionais interativos para uso humano e com o estudo dos principais fenômenos ao redor deles.” </w:t>
      </w:r>
      <w:sdt>
        <w:sdtPr>
          <w:id w:val="516895708"/>
          <w:citation/>
        </w:sdtPr>
        <w:sdtEndPr/>
        <w:sdtContent>
          <w:r w:rsidR="00657261">
            <w:fldChar w:fldCharType="begin"/>
          </w:r>
          <w:r w:rsidR="00657261">
            <w:instrText xml:space="preserve"> CITATION Bar03 \l 1046 </w:instrText>
          </w:r>
          <w:r w:rsidR="00657261">
            <w:fldChar w:fldCharType="separate"/>
          </w:r>
          <w:r w:rsidR="004D1124">
            <w:rPr>
              <w:noProof/>
            </w:rPr>
            <w:t>(BARANAUSKAS e ROCHA, 2003)</w:t>
          </w:r>
          <w:r w:rsidR="00657261">
            <w:fldChar w:fldCharType="end"/>
          </w:r>
        </w:sdtContent>
      </w:sdt>
      <w:r w:rsidR="00265270">
        <w:t xml:space="preserve">, a </w:t>
      </w:r>
      <w:r w:rsidR="009113A0">
        <w:fldChar w:fldCharType="begin"/>
      </w:r>
      <w:r w:rsidR="009113A0">
        <w:instrText xml:space="preserve"> REF _Ref526523912 \h </w:instrText>
      </w:r>
      <w:r w:rsidR="009113A0">
        <w:fldChar w:fldCharType="separate"/>
      </w:r>
      <w:r w:rsidR="009113A0">
        <w:t xml:space="preserve">figura </w:t>
      </w:r>
      <w:r w:rsidR="009113A0">
        <w:rPr>
          <w:noProof/>
        </w:rPr>
        <w:t>6</w:t>
      </w:r>
      <w:r w:rsidR="009113A0">
        <w:fldChar w:fldCharType="end"/>
      </w:r>
      <w:r w:rsidR="00265270">
        <w:t xml:space="preserve"> apresenta algumas informações sobre IHC</w:t>
      </w:r>
      <w:r w:rsidR="00657261">
        <w:t>.</w:t>
      </w:r>
    </w:p>
    <w:p w14:paraId="1F6E59A6" w14:textId="77777777" w:rsidR="000D5CF0" w:rsidRDefault="000D5CF0" w:rsidP="00952162">
      <w:pPr>
        <w:pStyle w:val="Fontes"/>
      </w:pPr>
    </w:p>
    <w:p w14:paraId="7058E126" w14:textId="1B3C625A" w:rsidR="00C87DBE" w:rsidRDefault="00C87DBE" w:rsidP="00FC0021">
      <w:pPr>
        <w:pStyle w:val="Legenda"/>
        <w:keepNext/>
      </w:pPr>
      <w:bookmarkStart w:id="76" w:name="_Ref526523912"/>
      <w:r>
        <w:t xml:space="preserve">Figura </w:t>
      </w:r>
      <w:r w:rsidR="009B3841">
        <w:rPr>
          <w:noProof/>
        </w:rPr>
        <w:fldChar w:fldCharType="begin"/>
      </w:r>
      <w:r w:rsidR="009B3841">
        <w:rPr>
          <w:noProof/>
        </w:rPr>
        <w:instrText xml:space="preserve"> SEQ Figura \* ARABIC </w:instrText>
      </w:r>
      <w:r w:rsidR="009B3841">
        <w:rPr>
          <w:noProof/>
        </w:rPr>
        <w:fldChar w:fldCharType="separate"/>
      </w:r>
      <w:r w:rsidR="000337A3">
        <w:rPr>
          <w:noProof/>
        </w:rPr>
        <w:t>6</w:t>
      </w:r>
      <w:r w:rsidR="009B3841">
        <w:rPr>
          <w:noProof/>
        </w:rPr>
        <w:fldChar w:fldCharType="end"/>
      </w:r>
      <w:bookmarkEnd w:id="76"/>
      <w:r>
        <w:t xml:space="preserve"> - </w:t>
      </w:r>
      <w:r w:rsidRPr="00312279">
        <w:t>Interação humano-computador adaptada da descrição do comitê SIGCHI 1992</w:t>
      </w:r>
    </w:p>
    <w:p w14:paraId="4447C783" w14:textId="131BA004" w:rsidR="00657261" w:rsidRDefault="00657261" w:rsidP="00952162">
      <w:pPr>
        <w:pStyle w:val="Fontes"/>
      </w:pPr>
      <w:r>
        <w:rPr>
          <w:noProof/>
        </w:rPr>
        <w:drawing>
          <wp:inline distT="0" distB="0" distL="0" distR="0" wp14:anchorId="7CC8E88A" wp14:editId="1BEB3390">
            <wp:extent cx="2514600" cy="2334357"/>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0761" cy="2340076"/>
                    </a:xfrm>
                    <a:prstGeom prst="rect">
                      <a:avLst/>
                    </a:prstGeom>
                  </pic:spPr>
                </pic:pic>
              </a:graphicData>
            </a:graphic>
          </wp:inline>
        </w:drawing>
      </w:r>
    </w:p>
    <w:p w14:paraId="25D6624A" w14:textId="51C35CB4" w:rsidR="00657261" w:rsidRDefault="00657261" w:rsidP="007D740F">
      <w:pPr>
        <w:pStyle w:val="Fontes"/>
      </w:pPr>
      <w:r>
        <w:t>Fonte: BARANAUSKAS e ROCHA, 2003</w:t>
      </w:r>
      <w:r w:rsidR="00BB25A9">
        <w:t>, p.15</w:t>
      </w:r>
      <w:r>
        <w:t>.</w:t>
      </w:r>
    </w:p>
    <w:p w14:paraId="34EA2B39" w14:textId="77777777" w:rsidR="000D5CF0" w:rsidRDefault="000D5CF0" w:rsidP="00952162">
      <w:pPr>
        <w:pStyle w:val="Fontes"/>
      </w:pPr>
    </w:p>
    <w:p w14:paraId="1FCBEF9B" w14:textId="001DE23B" w:rsidR="00EB56B1" w:rsidRDefault="00657261" w:rsidP="00657261">
      <w:r>
        <w:t xml:space="preserve">É importante que se conheça e se aprimore os processos de interação do usuário </w:t>
      </w:r>
      <w:del w:id="77" w:author="Ryan Lemos" w:date="2018-10-19T12:46:00Z">
        <w:r w:rsidDel="004A4061">
          <w:delText>afim de que</w:delText>
        </w:r>
      </w:del>
      <w:ins w:id="78" w:author="Ryan Lemos" w:date="2018-10-19T12:46:00Z">
        <w:r w:rsidR="004A4061">
          <w:t>para que</w:t>
        </w:r>
      </w:ins>
      <w:r>
        <w:t xml:space="preserve"> </w:t>
      </w:r>
      <w:r w:rsidR="00265270">
        <w:t xml:space="preserve">as pessoas consigam efetuar suas funções corretamente em um sistema, uma vez que se compreende o que cada interface significa e o que deve </w:t>
      </w:r>
      <w:r w:rsidR="00644138">
        <w:t>ser feito em cada uma</w:t>
      </w:r>
      <w:r w:rsidR="00101595">
        <w:t xml:space="preserve"> delas</w:t>
      </w:r>
      <w:r w:rsidR="00265270">
        <w:t>.</w:t>
      </w:r>
    </w:p>
    <w:p w14:paraId="3AC1D197" w14:textId="18285FEA" w:rsidR="00393E6F" w:rsidRDefault="00265270">
      <w:r>
        <w:t xml:space="preserve"> </w:t>
      </w:r>
    </w:p>
    <w:p w14:paraId="5239C565" w14:textId="0F012568" w:rsidR="00D61CB9" w:rsidRDefault="00D61CB9" w:rsidP="00D61CB9">
      <w:pPr>
        <w:pStyle w:val="Ttulo3"/>
      </w:pPr>
      <w:r>
        <w:t>Engenharia de Software</w:t>
      </w:r>
    </w:p>
    <w:p w14:paraId="3A04CBCA" w14:textId="77777777" w:rsidR="008D625B" w:rsidRPr="008D625B" w:rsidRDefault="008D625B" w:rsidP="008D625B"/>
    <w:p w14:paraId="0D569314" w14:textId="2734E64F" w:rsidR="00D61CB9" w:rsidRDefault="00D61CB9" w:rsidP="00D61CB9">
      <w:r>
        <w:t>O processo de desenvolvimento de software pode ser feito de maneiras diversas. Portanto buscou-se padronizar o processo de desenvolvimento para que se minimizasse os custos e problemas de produção e com uma melhor qualidade final do software</w:t>
      </w:r>
      <w:r w:rsidR="00101595">
        <w:t xml:space="preserve">, surgiu-se </w:t>
      </w:r>
      <w:r w:rsidR="00401941">
        <w:t>assim a Engenharia de Software</w:t>
      </w:r>
      <w:r w:rsidR="0022340F">
        <w:t xml:space="preserve"> </w:t>
      </w:r>
      <w:sdt>
        <w:sdtPr>
          <w:id w:val="768049657"/>
          <w:citation/>
        </w:sdtPr>
        <w:sdtEndPr/>
        <w:sdtContent>
          <w:r w:rsidR="0022340F">
            <w:fldChar w:fldCharType="begin"/>
          </w:r>
          <w:r w:rsidR="0022340F">
            <w:instrText xml:space="preserve"> CITATION Pre11 \l 1046 </w:instrText>
          </w:r>
          <w:r w:rsidR="0022340F">
            <w:fldChar w:fldCharType="separate"/>
          </w:r>
          <w:r w:rsidR="004D1124">
            <w:rPr>
              <w:noProof/>
            </w:rPr>
            <w:t>(PRESSMAN, 2011)</w:t>
          </w:r>
          <w:r w:rsidR="0022340F">
            <w:fldChar w:fldCharType="end"/>
          </w:r>
        </w:sdtContent>
      </w:sdt>
      <w:r>
        <w:t xml:space="preserve">. </w:t>
      </w:r>
      <w:proofErr w:type="spellStart"/>
      <w:r>
        <w:t>Hirama</w:t>
      </w:r>
      <w:proofErr w:type="spellEnd"/>
      <w:r>
        <w:t xml:space="preserve"> </w:t>
      </w:r>
      <w:sdt>
        <w:sdtPr>
          <w:id w:val="-1190759998"/>
          <w:citation/>
        </w:sdtPr>
        <w:sdtEndPr/>
        <w:sdtContent>
          <w:r>
            <w:fldChar w:fldCharType="begin"/>
          </w:r>
          <w:r>
            <w:instrText xml:space="preserve">CITATION Hir11 \p 7 \n  \t  \l 1046 </w:instrText>
          </w:r>
          <w:r>
            <w:fldChar w:fldCharType="separate"/>
          </w:r>
          <w:r w:rsidR="004D1124">
            <w:rPr>
              <w:noProof/>
            </w:rPr>
            <w:t>(2011, p. 7)</w:t>
          </w:r>
          <w:r>
            <w:fldChar w:fldCharType="end"/>
          </w:r>
        </w:sdtContent>
      </w:sdt>
      <w:r>
        <w:t xml:space="preserve"> apresenta o contexto histórico em que a definição do conceito de Engenharia de </w:t>
      </w:r>
      <w:r w:rsidRPr="00D66866">
        <w:rPr>
          <w:i/>
        </w:rPr>
        <w:t>Software</w:t>
      </w:r>
      <w:r>
        <w:t xml:space="preserve"> surgiu:</w:t>
      </w:r>
    </w:p>
    <w:p w14:paraId="4D552282" w14:textId="77777777" w:rsidR="00D61CB9" w:rsidRDefault="00D61CB9" w:rsidP="00D61CB9">
      <w:pPr>
        <w:spacing w:line="240" w:lineRule="auto"/>
      </w:pPr>
    </w:p>
    <w:p w14:paraId="5619B090" w14:textId="77777777" w:rsidR="00D61CB9" w:rsidRDefault="00D61CB9" w:rsidP="00D61CB9">
      <w:pPr>
        <w:pStyle w:val="CitaoLonga"/>
      </w:pPr>
      <w:r>
        <w:lastRenderedPageBreak/>
        <w:t xml:space="preserve">O conceito “Engenharia de </w:t>
      </w:r>
      <w:r w:rsidRPr="00F31C32">
        <w:rPr>
          <w:i/>
        </w:rPr>
        <w:t>Software</w:t>
      </w:r>
      <w:r>
        <w:t>” foi cunhado em 1969 por Fritz Bauer em uma conferência patrocinada por um Comitê de Ciência da Organização do Tratado do Atlântico Norte (Otan), no momento em que a chamada crise do software precisava de uma solução para a demanda crescente por software dentro de custo e prazo adequados.</w:t>
      </w:r>
    </w:p>
    <w:p w14:paraId="32976E43" w14:textId="77777777" w:rsidR="00D61CB9" w:rsidRDefault="00D61CB9" w:rsidP="00D61CB9">
      <w:pPr>
        <w:spacing w:line="240" w:lineRule="auto"/>
      </w:pPr>
    </w:p>
    <w:p w14:paraId="766DD408" w14:textId="6F5B588D" w:rsidR="00D61CB9" w:rsidRDefault="00D61CB9" w:rsidP="00D61CB9">
      <w:r>
        <w:t xml:space="preserve">Para entender-se o conceito do que é engenharia de </w:t>
      </w:r>
      <w:r w:rsidRPr="00046041">
        <w:rPr>
          <w:i/>
        </w:rPr>
        <w:t>software</w:t>
      </w:r>
      <w:r w:rsidR="002D4EA3">
        <w:t xml:space="preserve"> </w:t>
      </w:r>
      <w:r>
        <w:t>toma-se o</w:t>
      </w:r>
      <w:r w:rsidR="00101595">
        <w:t>s</w:t>
      </w:r>
      <w:r>
        <w:t xml:space="preserve"> significado</w:t>
      </w:r>
      <w:r w:rsidR="00101595">
        <w:t>s</w:t>
      </w:r>
      <w:r>
        <w:t xml:space="preserve"> </w:t>
      </w:r>
      <w:r w:rsidR="00DF1581">
        <w:t>de</w:t>
      </w:r>
      <w:r>
        <w:t xml:space="preserve"> engenharia e </w:t>
      </w:r>
      <w:r w:rsidRPr="00046041">
        <w:rPr>
          <w:i/>
        </w:rPr>
        <w:t>software</w:t>
      </w:r>
      <w:r>
        <w:t>. A definição de engenharia se dá pela: “Aplicação de conceitos científicos e empíricos, e certas habilitações</w:t>
      </w:r>
      <w:r>
        <w:rPr>
          <w:noProof/>
        </w:rPr>
        <w:t xml:space="preserve"> </w:t>
      </w:r>
      <w:r>
        <w:t xml:space="preserve">especificas, à criação de estruturas, dispositivos e processos para converter recursos naturais em formas adequadas ao atendimento das necessidades humanas.” </w:t>
      </w:r>
      <w:sdt>
        <w:sdtPr>
          <w:id w:val="1940875808"/>
          <w:citation/>
        </w:sdtPr>
        <w:sdtEndPr/>
        <w:sdtContent>
          <w:r>
            <w:fldChar w:fldCharType="begin"/>
          </w:r>
          <w:r>
            <w:instrText xml:space="preserve">CITATION Fer01 \p 289 \l 1046 </w:instrText>
          </w:r>
          <w:r>
            <w:fldChar w:fldCharType="separate"/>
          </w:r>
          <w:r w:rsidR="004D1124">
            <w:rPr>
              <w:noProof/>
            </w:rPr>
            <w:t>(FERREIRA, 2001, p. 289)</w:t>
          </w:r>
          <w:r>
            <w:fldChar w:fldCharType="end"/>
          </w:r>
        </w:sdtContent>
      </w:sdt>
      <w:r>
        <w:t xml:space="preserve">. A palavra </w:t>
      </w:r>
      <w:ins w:id="79" w:author="Ryan Lemos" w:date="2018-10-18T23:16:00Z">
        <w:r w:rsidR="00184B24">
          <w:rPr>
            <w:i/>
          </w:rPr>
          <w:t>s</w:t>
        </w:r>
      </w:ins>
      <w:del w:id="80" w:author="Ryan Lemos" w:date="2018-10-18T23:16:00Z">
        <w:r w:rsidRPr="00046041" w:rsidDel="00184B24">
          <w:rPr>
            <w:i/>
          </w:rPr>
          <w:delText>S</w:delText>
        </w:r>
      </w:del>
      <w:r w:rsidRPr="00046041">
        <w:rPr>
          <w:i/>
        </w:rPr>
        <w:t>oftware</w:t>
      </w:r>
      <w:r>
        <w:rPr>
          <w:i/>
        </w:rPr>
        <w:t xml:space="preserve"> </w:t>
      </w:r>
      <w:r w:rsidRPr="003139B0">
        <w:t>tem</w:t>
      </w:r>
      <w:r>
        <w:t>-se as seguintes definições segundo Ferreira</w:t>
      </w:r>
      <w:sdt>
        <w:sdtPr>
          <w:id w:val="-1666473409"/>
          <w:citation/>
        </w:sdtPr>
        <w:sdtEndPr/>
        <w:sdtContent>
          <w:r>
            <w:fldChar w:fldCharType="begin"/>
          </w:r>
          <w:r>
            <w:instrText xml:space="preserve">CITATION Fer01 \p 682 \n  \t  \l 1046 </w:instrText>
          </w:r>
          <w:r>
            <w:fldChar w:fldCharType="separate"/>
          </w:r>
          <w:r w:rsidR="004D1124">
            <w:rPr>
              <w:noProof/>
            </w:rPr>
            <w:t xml:space="preserve"> (2001, p. 682)</w:t>
          </w:r>
          <w:r>
            <w:fldChar w:fldCharType="end"/>
          </w:r>
        </w:sdtContent>
      </w:sdt>
      <w:r>
        <w:t>:</w:t>
      </w:r>
    </w:p>
    <w:p w14:paraId="2B4D5686" w14:textId="3ACCD342" w:rsidR="00D61CB9" w:rsidRPr="00952162" w:rsidRDefault="00D61CB9" w:rsidP="00952162">
      <w:pPr>
        <w:pStyle w:val="CitaoLonga"/>
      </w:pPr>
      <w:r>
        <w:tab/>
      </w:r>
    </w:p>
    <w:p w14:paraId="6E6C32FC" w14:textId="77777777" w:rsidR="00D61CB9" w:rsidRDefault="00D61CB9" w:rsidP="00D61CB9">
      <w:pPr>
        <w:pStyle w:val="CitaoLonga"/>
        <w:numPr>
          <w:ilvl w:val="0"/>
          <w:numId w:val="8"/>
        </w:numPr>
      </w:pPr>
      <w:r>
        <w:t>Em um sistema computacional, o conjunto de componentes informacionais, que não faz parte do equipamento físico e inclui os programas e os dados a eles associados.</w:t>
      </w:r>
    </w:p>
    <w:p w14:paraId="47ECE5F5" w14:textId="23745E63" w:rsidR="00D61CB9" w:rsidRDefault="00D61CB9" w:rsidP="00D61CB9">
      <w:pPr>
        <w:pStyle w:val="CitaoLonga"/>
        <w:numPr>
          <w:ilvl w:val="0"/>
          <w:numId w:val="8"/>
        </w:numPr>
      </w:pPr>
      <w:r>
        <w:t>Qualquer programa ou conjunto de programas de computador.</w:t>
      </w:r>
    </w:p>
    <w:p w14:paraId="4255C159" w14:textId="77777777" w:rsidR="00D61CB9" w:rsidRDefault="00D61CB9" w:rsidP="00D61CB9">
      <w:pPr>
        <w:pStyle w:val="CitaoLonga"/>
        <w:ind w:left="1134"/>
      </w:pPr>
    </w:p>
    <w:p w14:paraId="5E90C38D" w14:textId="18708F90" w:rsidR="00FA1DBE" w:rsidRDefault="00D61CB9" w:rsidP="00935E9F">
      <w:r>
        <w:t xml:space="preserve">A partir dos significados pode-se </w:t>
      </w:r>
      <w:r w:rsidR="00101595">
        <w:t xml:space="preserve">deduzir </w:t>
      </w:r>
      <w:r>
        <w:t xml:space="preserve">que engenharia de </w:t>
      </w:r>
      <w:r w:rsidRPr="00AC0E5E">
        <w:rPr>
          <w:i/>
        </w:rPr>
        <w:t>software</w:t>
      </w:r>
      <w:r>
        <w:t xml:space="preserve"> se trata</w:t>
      </w:r>
      <w:r w:rsidR="002D4EA3">
        <w:t xml:space="preserve"> então</w:t>
      </w:r>
      <w:r>
        <w:t xml:space="preserve"> da aplicação de conceitos e métodos para apoi</w:t>
      </w:r>
      <w:r w:rsidR="002252BA">
        <w:t>o</w:t>
      </w:r>
      <w:r>
        <w:t xml:space="preserve"> </w:t>
      </w:r>
      <w:r w:rsidR="002252BA">
        <w:t>a</w:t>
      </w:r>
      <w:r>
        <w:t xml:space="preserve">o processo de desenvolvimento de um sistema computacional. </w:t>
      </w:r>
      <w:proofErr w:type="spellStart"/>
      <w:r w:rsidRPr="00E55193">
        <w:t>Sommerville</w:t>
      </w:r>
      <w:proofErr w:type="spellEnd"/>
      <w:r w:rsidRPr="00E55193">
        <w:rPr>
          <w:b/>
        </w:rPr>
        <w:t xml:space="preserve"> </w:t>
      </w:r>
      <w:sdt>
        <w:sdtPr>
          <w:rPr>
            <w:b/>
          </w:rPr>
          <w:id w:val="1970779303"/>
          <w:citation/>
        </w:sdtPr>
        <w:sdtEndPr/>
        <w:sdtContent>
          <w:r>
            <w:rPr>
              <w:b/>
            </w:rPr>
            <w:fldChar w:fldCharType="begin"/>
          </w:r>
          <w:r>
            <w:rPr>
              <w:b/>
            </w:rPr>
            <w:instrText xml:space="preserve">CITATION Som11 \p 5 \n  \t  \l 1046 </w:instrText>
          </w:r>
          <w:r>
            <w:rPr>
              <w:b/>
            </w:rPr>
            <w:fldChar w:fldCharType="separate"/>
          </w:r>
          <w:r w:rsidR="004D1124">
            <w:rPr>
              <w:noProof/>
            </w:rPr>
            <w:t>(2011, p. 5)</w:t>
          </w:r>
          <w:r>
            <w:rPr>
              <w:b/>
            </w:rPr>
            <w:fldChar w:fldCharType="end"/>
          </w:r>
        </w:sdtContent>
      </w:sdt>
      <w:r>
        <w:t xml:space="preserve"> reforça essa afirmação dizendo que: “Engenharia de </w:t>
      </w:r>
      <w:r w:rsidRPr="00E55193">
        <w:rPr>
          <w:i/>
        </w:rPr>
        <w:t>software</w:t>
      </w:r>
      <w:r>
        <w:t xml:space="preserve"> é uma disciplina de engenharia cujo foco está em todos os aspectos da produção de </w:t>
      </w:r>
      <w:r w:rsidRPr="00E55193">
        <w:rPr>
          <w:i/>
        </w:rPr>
        <w:t>software</w:t>
      </w:r>
      <w:r>
        <w:t xml:space="preserve">, desde os estágios iniciais da especificação do sistema até sua manutenção, quando o sistema já está sendo usado”. </w:t>
      </w:r>
      <w:r w:rsidR="002D4EA3">
        <w:t>O</w:t>
      </w:r>
      <w:r>
        <w:t xml:space="preserve"> </w:t>
      </w:r>
      <w:proofErr w:type="spellStart"/>
      <w:r w:rsidRPr="00DB6973">
        <w:rPr>
          <w:i/>
        </w:rPr>
        <w:t>Institute</w:t>
      </w:r>
      <w:proofErr w:type="spellEnd"/>
      <w:r w:rsidRPr="00DB6973">
        <w:rPr>
          <w:i/>
        </w:rPr>
        <w:t xml:space="preserve"> </w:t>
      </w:r>
      <w:proofErr w:type="spellStart"/>
      <w:r w:rsidRPr="00DB6973">
        <w:rPr>
          <w:i/>
        </w:rPr>
        <w:t>of</w:t>
      </w:r>
      <w:proofErr w:type="spellEnd"/>
      <w:r w:rsidRPr="00DB6973">
        <w:rPr>
          <w:i/>
        </w:rPr>
        <w:t xml:space="preserve"> </w:t>
      </w:r>
      <w:proofErr w:type="spellStart"/>
      <w:r w:rsidRPr="00DB6973">
        <w:rPr>
          <w:i/>
        </w:rPr>
        <w:t>Eletrical</w:t>
      </w:r>
      <w:proofErr w:type="spellEnd"/>
      <w:r w:rsidRPr="00DB6973">
        <w:rPr>
          <w:i/>
        </w:rPr>
        <w:t xml:space="preserve"> </w:t>
      </w:r>
      <w:proofErr w:type="spellStart"/>
      <w:r w:rsidRPr="00DB6973">
        <w:rPr>
          <w:i/>
        </w:rPr>
        <w:t>and</w:t>
      </w:r>
      <w:proofErr w:type="spellEnd"/>
      <w:r w:rsidRPr="00DB6973">
        <w:rPr>
          <w:i/>
        </w:rPr>
        <w:t xml:space="preserve"> </w:t>
      </w:r>
      <w:proofErr w:type="spellStart"/>
      <w:r w:rsidRPr="00DB6973">
        <w:rPr>
          <w:i/>
        </w:rPr>
        <w:t>Eletronics</w:t>
      </w:r>
      <w:proofErr w:type="spellEnd"/>
      <w:r w:rsidRPr="00DB6973">
        <w:rPr>
          <w:i/>
        </w:rPr>
        <w:t xml:space="preserve"> </w:t>
      </w:r>
      <w:proofErr w:type="spellStart"/>
      <w:r w:rsidRPr="00DB6973">
        <w:rPr>
          <w:i/>
        </w:rPr>
        <w:t>Engineers</w:t>
      </w:r>
      <w:proofErr w:type="spellEnd"/>
      <w:r>
        <w:rPr>
          <w:i/>
        </w:rPr>
        <w:t xml:space="preserve"> </w:t>
      </w:r>
      <w:r w:rsidRPr="007D3DEC">
        <w:t>(</w:t>
      </w:r>
      <w:r>
        <w:t>IEEE)</w:t>
      </w:r>
      <w:r w:rsidRPr="00DB6973">
        <w:rPr>
          <w:i/>
        </w:rPr>
        <w:t xml:space="preserve"> </w:t>
      </w:r>
      <w:sdt>
        <w:sdtPr>
          <w:rPr>
            <w:i/>
          </w:rPr>
          <w:id w:val="-1024092544"/>
          <w:citation/>
        </w:sdtPr>
        <w:sdtEndPr/>
        <w:sdtContent>
          <w:r w:rsidRPr="00DB6973">
            <w:rPr>
              <w:i/>
            </w:rPr>
            <w:fldChar w:fldCharType="begin"/>
          </w:r>
          <w:r>
            <w:rPr>
              <w:i/>
            </w:rPr>
            <w:instrText xml:space="preserve">CITATION Ins90 \p 67 \n  \t  \l 1046 </w:instrText>
          </w:r>
          <w:r w:rsidRPr="00DB6973">
            <w:rPr>
              <w:i/>
            </w:rPr>
            <w:fldChar w:fldCharType="separate"/>
          </w:r>
          <w:r w:rsidR="004D1124">
            <w:rPr>
              <w:noProof/>
            </w:rPr>
            <w:t>(1990, p. 67)</w:t>
          </w:r>
          <w:r w:rsidRPr="00DB6973">
            <w:rPr>
              <w:i/>
            </w:rPr>
            <w:fldChar w:fldCharType="end"/>
          </w:r>
        </w:sdtContent>
      </w:sdt>
      <w:r w:rsidR="002D4EA3">
        <w:t xml:space="preserve"> porém define como</w:t>
      </w:r>
      <w:r>
        <w:t xml:space="preserve"> Engenharia de software</w:t>
      </w:r>
      <w:del w:id="81" w:author="Ryan Lemos" w:date="2018-10-18T22:57:00Z">
        <w:r w:rsidR="002D4EA3" w:rsidDel="004F519B">
          <w:delText xml:space="preserve"> </w:delText>
        </w:r>
      </w:del>
      <w:r>
        <w:t>:</w:t>
      </w:r>
    </w:p>
    <w:p w14:paraId="7BE3D852" w14:textId="77777777" w:rsidR="00935E9F" w:rsidRDefault="00935E9F" w:rsidP="00935E9F">
      <w:pPr>
        <w:pStyle w:val="CitaoLonga"/>
        <w:ind w:left="2988"/>
      </w:pPr>
    </w:p>
    <w:p w14:paraId="1009D3DE" w14:textId="4D922D62" w:rsidR="00D61CB9" w:rsidRDefault="00D61CB9" w:rsidP="00D61CB9">
      <w:pPr>
        <w:pStyle w:val="CitaoLonga"/>
        <w:numPr>
          <w:ilvl w:val="0"/>
          <w:numId w:val="9"/>
        </w:numPr>
      </w:pPr>
      <w:r>
        <w:t>A aplicação de uma abordagem sistemática, disciplinada e quantificável para o desenvolvimento, a operação e manutenção do software;</w:t>
      </w:r>
    </w:p>
    <w:p w14:paraId="6411B527" w14:textId="1B312362" w:rsidR="00D61CB9" w:rsidRDefault="00D61CB9" w:rsidP="00D61CB9">
      <w:pPr>
        <w:pStyle w:val="CitaoLonga"/>
        <w:numPr>
          <w:ilvl w:val="0"/>
          <w:numId w:val="9"/>
        </w:numPr>
      </w:pPr>
      <w:r>
        <w:t>O estudo de abordagens assim como descrito na etapa 1.</w:t>
      </w:r>
    </w:p>
    <w:p w14:paraId="4727271D" w14:textId="77777777" w:rsidR="00FA1DBE" w:rsidRDefault="00FA1DBE" w:rsidP="00FA1DBE">
      <w:pPr>
        <w:pStyle w:val="CitaoLonga"/>
        <w:ind w:left="2988"/>
      </w:pPr>
    </w:p>
    <w:p w14:paraId="190B2B18" w14:textId="06FDC822" w:rsidR="00D51047" w:rsidRDefault="00FA1DBE" w:rsidP="0079448E">
      <w:r>
        <w:t>Pressman</w:t>
      </w:r>
      <w:sdt>
        <w:sdtPr>
          <w:id w:val="-1968269385"/>
          <w:citation/>
        </w:sdtPr>
        <w:sdtEndPr/>
        <w:sdtContent>
          <w:r w:rsidR="0070576D">
            <w:fldChar w:fldCharType="begin"/>
          </w:r>
          <w:r w:rsidR="0070576D">
            <w:instrText xml:space="preserve">CITATION Pre11 \n  \t  \l 1046 </w:instrText>
          </w:r>
          <w:r w:rsidR="0070576D">
            <w:fldChar w:fldCharType="separate"/>
          </w:r>
          <w:r w:rsidR="004D1124">
            <w:rPr>
              <w:noProof/>
            </w:rPr>
            <w:t xml:space="preserve"> (2011)</w:t>
          </w:r>
          <w:r w:rsidR="0070576D">
            <w:fldChar w:fldCharType="end"/>
          </w:r>
        </w:sdtContent>
      </w:sdt>
      <w:r>
        <w:t xml:space="preserve"> ca</w:t>
      </w:r>
      <w:r w:rsidR="00935E9F">
        <w:t xml:space="preserve">racteriza </w:t>
      </w:r>
      <w:r w:rsidR="0070576D">
        <w:t xml:space="preserve">a engenharia de software como </w:t>
      </w:r>
      <w:r w:rsidR="00445C48">
        <w:t>sendo em camadas, conforme descrito na</w:t>
      </w:r>
      <w:r w:rsidR="00697E7F">
        <w:t xml:space="preserve"> </w:t>
      </w:r>
      <w:r w:rsidR="00697E7F">
        <w:fldChar w:fldCharType="begin"/>
      </w:r>
      <w:r w:rsidR="00697E7F">
        <w:instrText xml:space="preserve"> REF _Ref527140900 \h </w:instrText>
      </w:r>
      <w:r w:rsidR="00697E7F">
        <w:fldChar w:fldCharType="separate"/>
      </w:r>
      <w:r w:rsidR="005555D4">
        <w:t>f</w:t>
      </w:r>
      <w:r w:rsidR="00697E7F">
        <w:t xml:space="preserve">igura </w:t>
      </w:r>
      <w:r w:rsidR="00697E7F">
        <w:rPr>
          <w:noProof/>
        </w:rPr>
        <w:t>7</w:t>
      </w:r>
      <w:r w:rsidR="00697E7F">
        <w:fldChar w:fldCharType="end"/>
      </w:r>
      <w:r w:rsidR="00FB7BB6">
        <w:t>, sendo as camadas: Ferramentas, métodos, processo e foco na qualidade.</w:t>
      </w:r>
      <w:r w:rsidR="00D17B69">
        <w:t xml:space="preserve"> </w:t>
      </w:r>
    </w:p>
    <w:p w14:paraId="3C916A75" w14:textId="77777777" w:rsidR="00D51047" w:rsidRDefault="00D51047" w:rsidP="00D51047">
      <w:pPr>
        <w:pStyle w:val="Legenda"/>
        <w:keepNext/>
      </w:pPr>
      <w:bookmarkStart w:id="82" w:name="_Ref527140900"/>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bookmarkEnd w:id="82"/>
      <w:r>
        <w:t xml:space="preserve"> - </w:t>
      </w:r>
      <w:r w:rsidRPr="006D464E">
        <w:t>Camadas da Engenharia de Software</w:t>
      </w:r>
    </w:p>
    <w:p w14:paraId="31ADE5FE" w14:textId="77777777" w:rsidR="00D51047" w:rsidRDefault="00D51047" w:rsidP="00D51047">
      <w:pPr>
        <w:pStyle w:val="Fontes"/>
      </w:pPr>
      <w:r>
        <w:rPr>
          <w:noProof/>
        </w:rPr>
        <w:drawing>
          <wp:inline distT="0" distB="0" distL="0" distR="0" wp14:anchorId="48A6E790" wp14:editId="460E55DB">
            <wp:extent cx="3407410" cy="1005840"/>
            <wp:effectExtent l="133350" t="114300" r="154940" b="13716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4478" cy="1028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0B1780" w14:textId="41E9244E" w:rsidR="00D51047" w:rsidRDefault="00D51047" w:rsidP="00D51047">
      <w:pPr>
        <w:pStyle w:val="Fontes"/>
      </w:pPr>
      <w:r>
        <w:t xml:space="preserve">Fonte: PRESSMAN, </w:t>
      </w:r>
      <w:r>
        <w:rPr>
          <w:noProof/>
        </w:rPr>
        <w:t>2011, p.39</w:t>
      </w:r>
      <w:r>
        <w:t>.</w:t>
      </w:r>
    </w:p>
    <w:p w14:paraId="2822A871" w14:textId="77777777" w:rsidR="00D51047" w:rsidRDefault="00D51047" w:rsidP="00952162">
      <w:pPr>
        <w:pStyle w:val="Fontes"/>
      </w:pPr>
    </w:p>
    <w:p w14:paraId="75D57E4F" w14:textId="0A64A707" w:rsidR="00F61F56" w:rsidRDefault="002D4EA3" w:rsidP="0079448E">
      <w:r>
        <w:lastRenderedPageBreak/>
        <w:t>Quan</w:t>
      </w:r>
      <w:ins w:id="83" w:author="Ryan Lemos" w:date="2018-10-18T22:57:00Z">
        <w:r w:rsidR="004F519B">
          <w:t>t</w:t>
        </w:r>
      </w:ins>
      <w:del w:id="84" w:author="Ryan Lemos" w:date="2018-10-18T22:57:00Z">
        <w:r w:rsidDel="004F519B">
          <w:delText>d</w:delText>
        </w:r>
      </w:del>
      <w:r>
        <w:t xml:space="preserve">o ao foco na qualidade </w:t>
      </w:r>
      <w:r w:rsidR="00F9209E">
        <w:t>Pressman</w:t>
      </w:r>
      <w:sdt>
        <w:sdtPr>
          <w:id w:val="-8531988"/>
          <w:citation/>
        </w:sdtPr>
        <w:sdtEndPr/>
        <w:sdtContent>
          <w:r w:rsidR="00F9209E">
            <w:fldChar w:fldCharType="begin"/>
          </w:r>
          <w:r w:rsidR="00F9209E">
            <w:instrText xml:space="preserve">CITATION Pre11 \n  \t  \l 1046 </w:instrText>
          </w:r>
          <w:r w:rsidR="00F9209E">
            <w:fldChar w:fldCharType="separate"/>
          </w:r>
          <w:r w:rsidR="004D1124">
            <w:rPr>
              <w:noProof/>
            </w:rPr>
            <w:t xml:space="preserve"> (2011)</w:t>
          </w:r>
          <w:r w:rsidR="00F9209E">
            <w:fldChar w:fldCharType="end"/>
          </w:r>
        </w:sdtContent>
      </w:sdt>
      <w:r w:rsidR="00F9209E">
        <w:t xml:space="preserve">, afirma que </w:t>
      </w:r>
      <w:r w:rsidR="0040354F">
        <w:t>todas as disciplinas ligadas a engenharias devem ter foco na qualidade</w:t>
      </w:r>
      <w:ins w:id="85" w:author="Ryan Lemos" w:date="2018-10-18T23:17:00Z">
        <w:r w:rsidR="00184B24">
          <w:t>.</w:t>
        </w:r>
      </w:ins>
      <w:del w:id="86" w:author="Ryan Lemos" w:date="2018-10-18T23:17:00Z">
        <w:r w:rsidR="0040354F" w:rsidDel="00184B24">
          <w:delText>,</w:delText>
        </w:r>
      </w:del>
      <w:r w:rsidR="0040354F">
        <w:t xml:space="preserve"> </w:t>
      </w:r>
      <w:ins w:id="87" w:author="Ryan Lemos" w:date="2018-10-18T23:17:00Z">
        <w:r w:rsidR="00184B24">
          <w:t>P</w:t>
        </w:r>
      </w:ins>
      <w:del w:id="88" w:author="Ryan Lemos" w:date="2018-10-18T23:17:00Z">
        <w:r w:rsidR="0040354F" w:rsidDel="00184B24">
          <w:delText>p</w:delText>
        </w:r>
      </w:del>
      <w:r w:rsidR="0040354F">
        <w:t xml:space="preserve">ara isso conta-se com modelos de qualidade </w:t>
      </w:r>
      <w:r w:rsidR="003921C1">
        <w:t xml:space="preserve">que apoiam a qualidade tanto no processo quanto </w:t>
      </w:r>
      <w:r>
        <w:t>no</w:t>
      </w:r>
      <w:r w:rsidR="003921C1">
        <w:t xml:space="preserve"> produto final.</w:t>
      </w:r>
      <w:r>
        <w:t xml:space="preserve"> Já em relação ao processo</w:t>
      </w:r>
      <w:r w:rsidR="00BC228A">
        <w:t xml:space="preserve"> </w:t>
      </w:r>
      <w:r w:rsidR="001440D3">
        <w:t>Pressman</w:t>
      </w:r>
      <w:sdt>
        <w:sdtPr>
          <w:id w:val="-894976072"/>
          <w:citation/>
        </w:sdtPr>
        <w:sdtEndPr/>
        <w:sdtContent>
          <w:r w:rsidR="001440D3">
            <w:fldChar w:fldCharType="begin"/>
          </w:r>
          <w:r w:rsidR="007A5F3B">
            <w:instrText xml:space="preserve">CITATION Pre11 \n  \t  \l 1046 </w:instrText>
          </w:r>
          <w:r w:rsidR="001440D3">
            <w:fldChar w:fldCharType="separate"/>
          </w:r>
          <w:r w:rsidR="004D1124">
            <w:rPr>
              <w:noProof/>
            </w:rPr>
            <w:t xml:space="preserve"> (2011)</w:t>
          </w:r>
          <w:r w:rsidR="001440D3">
            <w:fldChar w:fldCharType="end"/>
          </w:r>
        </w:sdtContent>
      </w:sdt>
      <w:r w:rsidR="00D51047">
        <w:t xml:space="preserve"> </w:t>
      </w:r>
      <w:r w:rsidR="003F7FB3">
        <w:t xml:space="preserve">ressalta que </w:t>
      </w:r>
      <w:r w:rsidR="007A5F3B">
        <w:t>existem alguns tipos</w:t>
      </w:r>
      <w:r w:rsidR="00C87E30">
        <w:t>. Um deles é o</w:t>
      </w:r>
      <w:r w:rsidR="004B28B8">
        <w:t xml:space="preserve"> </w:t>
      </w:r>
      <w:r w:rsidR="007A5F3B">
        <w:t xml:space="preserve">de engenharia de </w:t>
      </w:r>
      <w:r w:rsidRPr="00582E70">
        <w:rPr>
          <w:i/>
        </w:rPr>
        <w:t>s</w:t>
      </w:r>
      <w:r w:rsidR="007A5F3B" w:rsidRPr="00582E70">
        <w:rPr>
          <w:i/>
        </w:rPr>
        <w:t>oftware</w:t>
      </w:r>
      <w:r w:rsidR="00BC68D8">
        <w:t>,</w:t>
      </w:r>
      <w:r w:rsidR="00C87E30">
        <w:t xml:space="preserve"> que</w:t>
      </w:r>
      <w:r>
        <w:t xml:space="preserve"> é a</w:t>
      </w:r>
      <w:r w:rsidR="00BC68D8">
        <w:t xml:space="preserve"> “[...] liga que mantém </w:t>
      </w:r>
      <w:r w:rsidR="00E8296B">
        <w:t>as camadas de tecnologia</w:t>
      </w:r>
      <w:r w:rsidR="00291EA3">
        <w:t xml:space="preserve"> coesas e possibilita o desenvolvimento de software de forma racional e dentro do prazo.</w:t>
      </w:r>
      <w:r w:rsidR="00BC68D8">
        <w:t>”</w:t>
      </w:r>
      <w:sdt>
        <w:sdtPr>
          <w:id w:val="1499380064"/>
          <w:citation/>
        </w:sdtPr>
        <w:sdtEndPr/>
        <w:sdtContent>
          <w:r w:rsidR="00221575">
            <w:fldChar w:fldCharType="begin"/>
          </w:r>
          <w:r w:rsidR="0036117D">
            <w:instrText xml:space="preserve">CITATION Pre11 \p 39 \l 1046 </w:instrText>
          </w:r>
          <w:r w:rsidR="00221575">
            <w:fldChar w:fldCharType="separate"/>
          </w:r>
          <w:r w:rsidR="004D1124">
            <w:rPr>
              <w:noProof/>
            </w:rPr>
            <w:t xml:space="preserve"> (PRESSMAN, 2011, p. 39)</w:t>
          </w:r>
          <w:r w:rsidR="00221575">
            <w:fldChar w:fldCharType="end"/>
          </w:r>
        </w:sdtContent>
      </w:sdt>
      <w:r w:rsidR="00D51047">
        <w:t xml:space="preserve">. Outro tipo de processo é </w:t>
      </w:r>
      <w:r w:rsidR="00221575">
        <w:t>o de software</w:t>
      </w:r>
      <w:r w:rsidR="00D51047">
        <w:t xml:space="preserve"> que</w:t>
      </w:r>
      <w:r w:rsidR="00E917DC">
        <w:t>:</w:t>
      </w:r>
      <w:r w:rsidR="00221575">
        <w:t xml:space="preserve"> </w:t>
      </w:r>
    </w:p>
    <w:p w14:paraId="0EB9A2C0" w14:textId="77777777" w:rsidR="0079448E" w:rsidRDefault="0079448E" w:rsidP="00F61F56">
      <w:pPr>
        <w:pStyle w:val="CitaoLonga"/>
      </w:pPr>
    </w:p>
    <w:p w14:paraId="165F7A47" w14:textId="046E1E9A" w:rsidR="00D61CB9" w:rsidRDefault="00221575" w:rsidP="00F61F56">
      <w:pPr>
        <w:pStyle w:val="CitaoLonga"/>
      </w:pPr>
      <w:r>
        <w:t>[...]</w:t>
      </w:r>
      <w:r w:rsidR="00B64DEC">
        <w:t xml:space="preserve"> </w:t>
      </w:r>
      <w:r w:rsidR="0036117D">
        <w:t>constitui a base para o controle</w:t>
      </w:r>
      <w:r w:rsidR="003E75C1">
        <w:t xml:space="preserve"> do gerenciamento de projetos de software e estabelece o contexto no qual são aplicados métodos técnicos, são produzidos produtos derivados</w:t>
      </w:r>
      <w:r w:rsidR="00F61F56">
        <w:t xml:space="preserve"> </w:t>
      </w:r>
      <w:r w:rsidR="003E75C1">
        <w:t>(modelos</w:t>
      </w:r>
      <w:r w:rsidR="005262D6">
        <w:t xml:space="preserve">, documentos, dados, relatórios, formulários </w:t>
      </w:r>
      <w:proofErr w:type="spellStart"/>
      <w:r w:rsidR="005262D6">
        <w:t>etc</w:t>
      </w:r>
      <w:proofErr w:type="spellEnd"/>
      <w:r w:rsidR="005262D6">
        <w:t>), são estabelecid</w:t>
      </w:r>
      <w:r w:rsidR="00AA1F36">
        <w:t>os marcos, a qualidade é garantida e mudanças são geridas de forma apropriada</w:t>
      </w:r>
      <w:r w:rsidR="00B64DEC">
        <w:t xml:space="preserve">. </w:t>
      </w:r>
      <w:sdt>
        <w:sdtPr>
          <w:id w:val="425233435"/>
          <w:citation/>
        </w:sdtPr>
        <w:sdtEndPr/>
        <w:sdtContent>
          <w:r w:rsidR="00B64DEC">
            <w:fldChar w:fldCharType="begin"/>
          </w:r>
          <w:r w:rsidR="00B64DEC">
            <w:instrText xml:space="preserve">CITATION Pre11 \p 40 \l 1046 </w:instrText>
          </w:r>
          <w:r w:rsidR="00B64DEC">
            <w:fldChar w:fldCharType="separate"/>
          </w:r>
          <w:r w:rsidR="004D1124">
            <w:rPr>
              <w:noProof/>
            </w:rPr>
            <w:t>(PRESSMAN, 2011, p. 40)</w:t>
          </w:r>
          <w:r w:rsidR="00B64DEC">
            <w:fldChar w:fldCharType="end"/>
          </w:r>
        </w:sdtContent>
      </w:sdt>
    </w:p>
    <w:p w14:paraId="15D38758" w14:textId="77777777" w:rsidR="0079448E" w:rsidRDefault="0079448E" w:rsidP="00F61F56">
      <w:pPr>
        <w:pStyle w:val="CitaoLonga"/>
      </w:pPr>
    </w:p>
    <w:p w14:paraId="7CD08DA9" w14:textId="757FBAC9" w:rsidR="003D00BE" w:rsidRDefault="002D4EA3" w:rsidP="00E61662">
      <w:r>
        <w:t>Os m</w:t>
      </w:r>
      <w:r w:rsidR="0079448E">
        <w:t>étodos</w:t>
      </w:r>
      <w:r>
        <w:t xml:space="preserve"> por sua vez</w:t>
      </w:r>
      <w:r w:rsidR="0079448E">
        <w:t xml:space="preserve"> </w:t>
      </w:r>
      <w:r w:rsidR="00DF02AD">
        <w:t>apresentam informações de caráter técnico</w:t>
      </w:r>
      <w:r w:rsidR="00841C98">
        <w:t xml:space="preserve"> para auxiliar no processo de desenvolvimento do software </w:t>
      </w:r>
      <w:sdt>
        <w:sdtPr>
          <w:id w:val="36636974"/>
          <w:citation/>
        </w:sdtPr>
        <w:sdtEndPr/>
        <w:sdtContent>
          <w:r w:rsidR="00841C98">
            <w:fldChar w:fldCharType="begin"/>
          </w:r>
          <w:r w:rsidR="00841C98">
            <w:instrText xml:space="preserve"> CITATION Pre11 \l 1046 </w:instrText>
          </w:r>
          <w:r w:rsidR="00841C98">
            <w:fldChar w:fldCharType="separate"/>
          </w:r>
          <w:r w:rsidR="004D1124">
            <w:rPr>
              <w:noProof/>
            </w:rPr>
            <w:t>(PRESSMAN, 2011)</w:t>
          </w:r>
          <w:r w:rsidR="00841C98">
            <w:fldChar w:fldCharType="end"/>
          </w:r>
        </w:sdtContent>
      </w:sdt>
      <w:r w:rsidR="00841C98">
        <w:t>.</w:t>
      </w:r>
      <w:r w:rsidR="00BC47FE">
        <w:t xml:space="preserve"> “Os métodos envolvem uma ampla gama de tarefas</w:t>
      </w:r>
      <w:r w:rsidR="006A6354">
        <w:t>, que incluem: comunicação, análise de requisitos, modelagem de projeto</w:t>
      </w:r>
      <w:r w:rsidR="00314D79">
        <w:t>, construção de programa, testes e suporte.”</w:t>
      </w:r>
      <w:sdt>
        <w:sdtPr>
          <w:id w:val="1855538783"/>
          <w:citation/>
        </w:sdtPr>
        <w:sdtEndPr/>
        <w:sdtContent>
          <w:r w:rsidR="00314D79">
            <w:fldChar w:fldCharType="begin"/>
          </w:r>
          <w:r w:rsidR="001A10DD">
            <w:instrText xml:space="preserve">CITATION Pre11 \p 40 \l 1046 </w:instrText>
          </w:r>
          <w:r w:rsidR="00314D79">
            <w:fldChar w:fldCharType="separate"/>
          </w:r>
          <w:r w:rsidR="004D1124">
            <w:rPr>
              <w:noProof/>
            </w:rPr>
            <w:t xml:space="preserve"> (PRESSMAN, 2011, p. 40)</w:t>
          </w:r>
          <w:r w:rsidR="00314D79">
            <w:fldChar w:fldCharType="end"/>
          </w:r>
        </w:sdtContent>
      </w:sdt>
      <w:r w:rsidR="00314D79">
        <w:t>.</w:t>
      </w:r>
      <w:r w:rsidR="008D74BA">
        <w:t xml:space="preserve"> Já as ferramentas compreendem como o apoio</w:t>
      </w:r>
      <w:r w:rsidR="004645CB">
        <w:t xml:space="preserve"> automatizado </w:t>
      </w:r>
      <w:del w:id="89" w:author="Ryan Lemos" w:date="2018-10-18T22:57:00Z">
        <w:r w:rsidR="004645CB" w:rsidDel="004F519B">
          <w:delText>e semiautomatizado</w:delText>
        </w:r>
        <w:r w:rsidR="008D74BA" w:rsidDel="004F519B">
          <w:delText xml:space="preserve"> </w:delText>
        </w:r>
      </w:del>
      <w:r w:rsidR="008D74BA">
        <w:t>aos métodos e</w:t>
      </w:r>
      <w:r w:rsidR="00BC4D6F">
        <w:t xml:space="preserve"> ao processo</w:t>
      </w:r>
      <w:sdt>
        <w:sdtPr>
          <w:id w:val="1042101220"/>
          <w:citation/>
        </w:sdtPr>
        <w:sdtEndPr/>
        <w:sdtContent>
          <w:r w:rsidR="00BC4D6F">
            <w:fldChar w:fldCharType="begin"/>
          </w:r>
          <w:r w:rsidR="00BC4D6F">
            <w:instrText xml:space="preserve"> CITATION Pre11 \l 1046 </w:instrText>
          </w:r>
          <w:r w:rsidR="00BC4D6F">
            <w:fldChar w:fldCharType="separate"/>
          </w:r>
          <w:r w:rsidR="004D1124">
            <w:rPr>
              <w:noProof/>
            </w:rPr>
            <w:t xml:space="preserve"> (PRESSMAN, 2011)</w:t>
          </w:r>
          <w:r w:rsidR="00BC4D6F">
            <w:fldChar w:fldCharType="end"/>
          </w:r>
        </w:sdtContent>
      </w:sdt>
      <w:r w:rsidR="001A10DD">
        <w:t>.</w:t>
      </w:r>
      <w:r w:rsidR="00302462">
        <w:t xml:space="preserve"> São por exemplo</w:t>
      </w:r>
      <w:r w:rsidR="00D51047">
        <w:t>s:</w:t>
      </w:r>
      <w:r w:rsidR="00302462">
        <w:t xml:space="preserve"> softwares para modelagem</w:t>
      </w:r>
      <w:r w:rsidR="008E1C45">
        <w:t>,</w:t>
      </w:r>
      <w:r w:rsidR="001A0EC3">
        <w:t xml:space="preserve"> </w:t>
      </w:r>
      <w:proofErr w:type="spellStart"/>
      <w:r w:rsidR="001A0EC3" w:rsidRPr="001A0EC3">
        <w:rPr>
          <w:i/>
        </w:rPr>
        <w:t>Integrated</w:t>
      </w:r>
      <w:proofErr w:type="spellEnd"/>
      <w:r w:rsidR="001A0EC3" w:rsidRPr="001A0EC3">
        <w:rPr>
          <w:i/>
        </w:rPr>
        <w:t xml:space="preserve"> </w:t>
      </w:r>
      <w:proofErr w:type="spellStart"/>
      <w:r w:rsidR="001A0EC3" w:rsidRPr="001A0EC3">
        <w:rPr>
          <w:i/>
        </w:rPr>
        <w:t>Development</w:t>
      </w:r>
      <w:proofErr w:type="spellEnd"/>
      <w:r w:rsidR="001A0EC3" w:rsidRPr="001A0EC3">
        <w:rPr>
          <w:i/>
        </w:rPr>
        <w:t xml:space="preserve"> </w:t>
      </w:r>
      <w:proofErr w:type="spellStart"/>
      <w:r w:rsidR="001A0EC3" w:rsidRPr="001A0EC3">
        <w:rPr>
          <w:i/>
        </w:rPr>
        <w:t>Environment</w:t>
      </w:r>
      <w:r w:rsidR="001A0EC3">
        <w:rPr>
          <w:i/>
        </w:rPr>
        <w:t>s</w:t>
      </w:r>
      <w:proofErr w:type="spellEnd"/>
      <w:r w:rsidR="008E1C45">
        <w:t xml:space="preserve"> </w:t>
      </w:r>
      <w:r w:rsidR="00243339">
        <w:t>(IDES), etc.</w:t>
      </w:r>
    </w:p>
    <w:p w14:paraId="726ECDFC" w14:textId="77777777" w:rsidR="00D51047" w:rsidRDefault="00D51047" w:rsidP="00E61662"/>
    <w:p w14:paraId="0BDEC31D" w14:textId="0666A420" w:rsidR="00F73317" w:rsidRDefault="00D61CB9" w:rsidP="00952162">
      <w:pPr>
        <w:pStyle w:val="Ttulo4"/>
      </w:pPr>
      <w:r>
        <w:t>Modelagem de processos</w:t>
      </w:r>
      <w:r w:rsidR="00F73317">
        <w:t xml:space="preserve"> </w:t>
      </w:r>
      <w:r w:rsidR="002A2A2B">
        <w:t xml:space="preserve">com o </w:t>
      </w:r>
      <w:r w:rsidR="002A2A2B" w:rsidRPr="004F6192">
        <w:rPr>
          <w:i/>
        </w:rPr>
        <w:t xml:space="preserve">Business </w:t>
      </w:r>
      <w:proofErr w:type="spellStart"/>
      <w:r w:rsidR="002A2A2B" w:rsidRPr="004F6192">
        <w:rPr>
          <w:i/>
        </w:rPr>
        <w:t>Process</w:t>
      </w:r>
      <w:proofErr w:type="spellEnd"/>
      <w:r w:rsidR="002A2A2B" w:rsidRPr="004F6192">
        <w:rPr>
          <w:i/>
        </w:rPr>
        <w:t xml:space="preserve"> </w:t>
      </w:r>
      <w:proofErr w:type="spellStart"/>
      <w:r w:rsidR="002A2A2B" w:rsidRPr="004F6192">
        <w:rPr>
          <w:i/>
        </w:rPr>
        <w:t>Model</w:t>
      </w:r>
      <w:proofErr w:type="spellEnd"/>
      <w:r w:rsidR="002A2A2B" w:rsidRPr="004F6192">
        <w:rPr>
          <w:i/>
        </w:rPr>
        <w:t xml:space="preserve"> </w:t>
      </w:r>
      <w:proofErr w:type="spellStart"/>
      <w:r w:rsidR="002A2A2B" w:rsidRPr="004F6192">
        <w:rPr>
          <w:i/>
        </w:rPr>
        <w:t>and</w:t>
      </w:r>
      <w:proofErr w:type="spellEnd"/>
      <w:r w:rsidR="002A2A2B" w:rsidRPr="004F6192">
        <w:rPr>
          <w:i/>
        </w:rPr>
        <w:t xml:space="preserve"> </w:t>
      </w:r>
      <w:proofErr w:type="spellStart"/>
      <w:r w:rsidR="002A2A2B" w:rsidRPr="004F6192">
        <w:rPr>
          <w:i/>
        </w:rPr>
        <w:t>Notation</w:t>
      </w:r>
      <w:proofErr w:type="spellEnd"/>
      <w:r w:rsidR="002A2A2B">
        <w:t xml:space="preserve"> (</w:t>
      </w:r>
      <w:r w:rsidR="00F73317">
        <w:t>BPMN)</w:t>
      </w:r>
    </w:p>
    <w:p w14:paraId="348BE310" w14:textId="77777777" w:rsidR="00CB3C88" w:rsidRDefault="00CB3C88" w:rsidP="00952162"/>
    <w:p w14:paraId="7B704418" w14:textId="5E87B359" w:rsidR="009B1B55" w:rsidRDefault="000A7001" w:rsidP="008D625B">
      <w:r>
        <w:t>Um processo pode ser entendido como uma sequência ordenada de atividades</w:t>
      </w:r>
      <w:r w:rsidR="009B1B55">
        <w:t xml:space="preserve">, praticadas por um </w:t>
      </w:r>
      <w:r w:rsidR="004D1787">
        <w:t xml:space="preserve">ou mais </w:t>
      </w:r>
      <w:r w:rsidR="009B1B55">
        <w:t>ator</w:t>
      </w:r>
      <w:r w:rsidR="004D1787">
        <w:t>es</w:t>
      </w:r>
      <w:r w:rsidR="009B1B55">
        <w:t>,</w:t>
      </w:r>
      <w:r>
        <w:t xml:space="preserve"> </w:t>
      </w:r>
      <w:del w:id="90" w:author="Ryan Lemos" w:date="2018-10-19T12:46:00Z">
        <w:r w:rsidDel="004A4061">
          <w:delText xml:space="preserve">afim </w:delText>
        </w:r>
      </w:del>
      <w:ins w:id="91" w:author="Ryan Lemos" w:date="2018-10-19T12:46:00Z">
        <w:r w:rsidR="004A4061">
          <w:t xml:space="preserve">com propósito </w:t>
        </w:r>
      </w:ins>
      <w:r>
        <w:t xml:space="preserve">de se alcançar um objetivo em específico </w:t>
      </w:r>
      <w:sdt>
        <w:sdtPr>
          <w:id w:val="1318847921"/>
          <w:citation/>
        </w:sdtPr>
        <w:sdtEndPr/>
        <w:sdtContent>
          <w:r>
            <w:fldChar w:fldCharType="begin"/>
          </w:r>
          <w:r>
            <w:instrText xml:space="preserve"> CITATION Cam14 \l 1046 </w:instrText>
          </w:r>
          <w:r>
            <w:fldChar w:fldCharType="separate"/>
          </w:r>
          <w:r w:rsidR="004D1124">
            <w:rPr>
              <w:noProof/>
            </w:rPr>
            <w:t>(CAMPOS, 2014)</w:t>
          </w:r>
          <w:r>
            <w:fldChar w:fldCharType="end"/>
          </w:r>
        </w:sdtContent>
      </w:sdt>
      <w:r>
        <w:t xml:space="preserve">. </w:t>
      </w:r>
      <w:r w:rsidR="00091719">
        <w:t>Então, t</w:t>
      </w:r>
      <w:r>
        <w:t>odo processo oferece algo como resultado da completitude de todas as atividades</w:t>
      </w:r>
      <w:sdt>
        <w:sdtPr>
          <w:id w:val="-1808389577"/>
          <w:citation/>
        </w:sdtPr>
        <w:sdtEndPr/>
        <w:sdtContent>
          <w:r>
            <w:fldChar w:fldCharType="begin"/>
          </w:r>
          <w:r>
            <w:instrText xml:space="preserve"> CITATION Cam14 \l 1046 </w:instrText>
          </w:r>
          <w:r>
            <w:fldChar w:fldCharType="separate"/>
          </w:r>
          <w:r w:rsidR="004D1124">
            <w:rPr>
              <w:noProof/>
            </w:rPr>
            <w:t xml:space="preserve"> (CAMPOS, 2014)</w:t>
          </w:r>
          <w:r>
            <w:fldChar w:fldCharType="end"/>
          </w:r>
        </w:sdtContent>
      </w:sdt>
      <w:r>
        <w:t>. Um exemplo de processo pode ser</w:t>
      </w:r>
      <w:r w:rsidR="009B1B55">
        <w:t xml:space="preserve"> visto na </w:t>
      </w:r>
      <w:r w:rsidR="009B1B55">
        <w:fldChar w:fldCharType="begin"/>
      </w:r>
      <w:r w:rsidR="009B1B55">
        <w:instrText xml:space="preserve"> REF _Ref527049055 \h </w:instrText>
      </w:r>
      <w:r w:rsidR="009B1B55">
        <w:fldChar w:fldCharType="separate"/>
      </w:r>
      <w:r w:rsidR="005555D4">
        <w:t xml:space="preserve">figura </w:t>
      </w:r>
      <w:r w:rsidR="005555D4">
        <w:rPr>
          <w:noProof/>
        </w:rPr>
        <w:t>8</w:t>
      </w:r>
      <w:r w:rsidR="009B1B55">
        <w:fldChar w:fldCharType="end"/>
      </w:r>
      <w:r w:rsidR="009B1B55">
        <w:t xml:space="preserve"> que representa um processo cujo objetivo seja a conclusão de um determinado curso </w:t>
      </w:r>
      <w:sdt>
        <w:sdtPr>
          <w:id w:val="-1625228937"/>
          <w:citation/>
        </w:sdtPr>
        <w:sdtEndPr/>
        <w:sdtContent>
          <w:r w:rsidR="009B1B55">
            <w:fldChar w:fldCharType="begin"/>
          </w:r>
          <w:r w:rsidR="009B1B55">
            <w:instrText xml:space="preserve"> CITATION Cam14 \l 1046 </w:instrText>
          </w:r>
          <w:r w:rsidR="009B1B55">
            <w:fldChar w:fldCharType="separate"/>
          </w:r>
          <w:r w:rsidR="004D1124">
            <w:rPr>
              <w:noProof/>
            </w:rPr>
            <w:t>(CAMPOS, 2014)</w:t>
          </w:r>
          <w:r w:rsidR="009B1B55">
            <w:fldChar w:fldCharType="end"/>
          </w:r>
        </w:sdtContent>
      </w:sdt>
      <w:r w:rsidR="009B1B55">
        <w:t>.</w:t>
      </w:r>
    </w:p>
    <w:p w14:paraId="56FFC1FB" w14:textId="54D49BF7" w:rsidR="000A7001" w:rsidRDefault="009B1B55" w:rsidP="008D625B">
      <w:r>
        <w:t xml:space="preserve"> </w:t>
      </w:r>
    </w:p>
    <w:p w14:paraId="7A394577" w14:textId="2BE085C6" w:rsidR="009B1B55" w:rsidRDefault="009B1B55" w:rsidP="00952162">
      <w:pPr>
        <w:pStyle w:val="Legenda"/>
        <w:keepNext/>
      </w:pPr>
      <w:bookmarkStart w:id="92" w:name="_Ref527049055"/>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8</w:t>
      </w:r>
      <w:r w:rsidR="00691107">
        <w:rPr>
          <w:noProof/>
        </w:rPr>
        <w:fldChar w:fldCharType="end"/>
      </w:r>
      <w:bookmarkEnd w:id="92"/>
      <w:r>
        <w:t xml:space="preserve"> - Exemplo de processo</w:t>
      </w:r>
    </w:p>
    <w:p w14:paraId="11B378B7" w14:textId="0F357B67" w:rsidR="009B1B55" w:rsidRDefault="009B1B55" w:rsidP="009B1B55">
      <w:pPr>
        <w:ind w:firstLine="0"/>
        <w:jc w:val="center"/>
      </w:pPr>
      <w:r>
        <w:rPr>
          <w:noProof/>
        </w:rPr>
        <w:drawing>
          <wp:inline distT="0" distB="0" distL="0" distR="0" wp14:anchorId="1767CAA9" wp14:editId="68771FF7">
            <wp:extent cx="3201476" cy="472440"/>
            <wp:effectExtent l="0" t="0" r="0" b="381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0563" cy="500343"/>
                    </a:xfrm>
                    <a:prstGeom prst="rect">
                      <a:avLst/>
                    </a:prstGeom>
                  </pic:spPr>
                </pic:pic>
              </a:graphicData>
            </a:graphic>
          </wp:inline>
        </w:drawing>
      </w:r>
    </w:p>
    <w:p w14:paraId="11CBCFB9" w14:textId="2C8AB7CD" w:rsidR="009B1B55" w:rsidRDefault="009B1B55" w:rsidP="009B1B55">
      <w:pPr>
        <w:pStyle w:val="Fontes"/>
      </w:pPr>
      <w:r>
        <w:t>Fonte: CAMPOS, 2014, p.18</w:t>
      </w:r>
    </w:p>
    <w:p w14:paraId="60BA0C7C" w14:textId="77777777" w:rsidR="00D51047" w:rsidRDefault="00D51047" w:rsidP="009B1B55">
      <w:pPr>
        <w:pStyle w:val="Fontes"/>
      </w:pPr>
    </w:p>
    <w:p w14:paraId="1A611A93" w14:textId="51C4E760" w:rsidR="009F0B86" w:rsidRDefault="00091719" w:rsidP="009B1B55">
      <w:r>
        <w:lastRenderedPageBreak/>
        <w:t>No mundo dos negócios as e</w:t>
      </w:r>
      <w:r w:rsidR="00B10B9F">
        <w:t>mpresas são compostas por uma série de processos, sejam eles internos ou externos</w:t>
      </w:r>
      <w:r>
        <w:t xml:space="preserve"> </w:t>
      </w:r>
      <w:sdt>
        <w:sdtPr>
          <w:id w:val="-488944338"/>
          <w:citation/>
        </w:sdtPr>
        <w:sdtEndPr/>
        <w:sdtContent>
          <w:r>
            <w:fldChar w:fldCharType="begin"/>
          </w:r>
          <w:r>
            <w:instrText xml:space="preserve"> CITATION Cam14 \l 1046 </w:instrText>
          </w:r>
          <w:r>
            <w:fldChar w:fldCharType="separate"/>
          </w:r>
          <w:r w:rsidR="004D1124">
            <w:rPr>
              <w:noProof/>
            </w:rPr>
            <w:t>(CAMPOS, 2014)</w:t>
          </w:r>
          <w:r>
            <w:fldChar w:fldCharType="end"/>
          </w:r>
        </w:sdtContent>
      </w:sdt>
      <w:r w:rsidR="00B10B9F">
        <w:t xml:space="preserve">. Então </w:t>
      </w:r>
      <w:r>
        <w:t>se faz</w:t>
      </w:r>
      <w:r w:rsidR="00B10B9F">
        <w:t xml:space="preserve"> necessário </w:t>
      </w:r>
      <w:r>
        <w:t>a compreensão</w:t>
      </w:r>
      <w:r w:rsidR="00B10B9F">
        <w:t xml:space="preserve"> </w:t>
      </w:r>
      <w:r>
        <w:t>quanto a</w:t>
      </w:r>
      <w:r w:rsidR="00B10B9F">
        <w:t xml:space="preserve">o funcionamento desses processos </w:t>
      </w:r>
      <w:sdt>
        <w:sdtPr>
          <w:id w:val="-212819200"/>
          <w:citation/>
        </w:sdtPr>
        <w:sdtEndPr/>
        <w:sdtContent>
          <w:r w:rsidR="00B10B9F">
            <w:fldChar w:fldCharType="begin"/>
          </w:r>
          <w:r w:rsidR="00B10B9F">
            <w:instrText xml:space="preserve"> CITATION Cam14 \l 1046 </w:instrText>
          </w:r>
          <w:r w:rsidR="00B10B9F">
            <w:fldChar w:fldCharType="separate"/>
          </w:r>
          <w:r w:rsidR="004D1124">
            <w:rPr>
              <w:noProof/>
            </w:rPr>
            <w:t>(CAMPOS, 2014)</w:t>
          </w:r>
          <w:r w:rsidR="00B10B9F">
            <w:fldChar w:fldCharType="end"/>
          </w:r>
        </w:sdtContent>
      </w:sdt>
      <w:r w:rsidR="00B10B9F">
        <w:t>. Porém u</w:t>
      </w:r>
      <w:r w:rsidR="009B1B55">
        <w:t>m processo</w:t>
      </w:r>
      <w:r w:rsidR="00D51047">
        <w:t xml:space="preserve"> de</w:t>
      </w:r>
      <w:r w:rsidR="00B10B9F">
        <w:t xml:space="preserve"> </w:t>
      </w:r>
      <w:r w:rsidR="00D51047">
        <w:t>negócio</w:t>
      </w:r>
      <w:r w:rsidR="009B1B55">
        <w:t xml:space="preserve"> poderia ser representado de várias maneiras, uma delas</w:t>
      </w:r>
      <w:r w:rsidR="00B10B9F">
        <w:t xml:space="preserve"> por exemplo poderia ser a maneira</w:t>
      </w:r>
      <w:r w:rsidR="009B1B55">
        <w:t xml:space="preserve"> descrita na </w:t>
      </w:r>
      <w:r w:rsidR="009B1B55">
        <w:fldChar w:fldCharType="begin"/>
      </w:r>
      <w:r w:rsidR="009B1B55">
        <w:instrText xml:space="preserve"> REF _Ref527049055 \h </w:instrText>
      </w:r>
      <w:r w:rsidR="009B1B55">
        <w:fldChar w:fldCharType="separate"/>
      </w:r>
      <w:r w:rsidR="009B1B55">
        <w:t xml:space="preserve">Figura </w:t>
      </w:r>
      <w:r w:rsidR="009B1B55">
        <w:rPr>
          <w:noProof/>
        </w:rPr>
        <w:t>8</w:t>
      </w:r>
      <w:r w:rsidR="009B1B55">
        <w:fldChar w:fldCharType="end"/>
      </w:r>
      <w:r w:rsidR="009B1B55">
        <w:t xml:space="preserve">. </w:t>
      </w:r>
    </w:p>
    <w:p w14:paraId="1800B30C" w14:textId="1068F8AC" w:rsidR="009B1B55" w:rsidRDefault="009B1B55" w:rsidP="009B1B55">
      <w:r>
        <w:t>Buscando a padronização da</w:t>
      </w:r>
      <w:r w:rsidR="002A2A2B">
        <w:t xml:space="preserve"> notação de</w:t>
      </w:r>
      <w:r>
        <w:t xml:space="preserve"> modelagem dos processos</w:t>
      </w:r>
      <w:r w:rsidR="002A2A2B">
        <w:t xml:space="preserve"> de negócios criou-se o </w:t>
      </w:r>
      <w:r w:rsidR="002A2A2B" w:rsidRPr="00952162">
        <w:rPr>
          <w:i/>
        </w:rPr>
        <w:t xml:space="preserve">Business </w:t>
      </w:r>
      <w:proofErr w:type="spellStart"/>
      <w:r w:rsidR="002A2A2B" w:rsidRPr="00952162">
        <w:rPr>
          <w:i/>
        </w:rPr>
        <w:t>Process</w:t>
      </w:r>
      <w:proofErr w:type="spellEnd"/>
      <w:r w:rsidR="002A2A2B" w:rsidRPr="00952162">
        <w:rPr>
          <w:i/>
        </w:rPr>
        <w:t xml:space="preserve"> </w:t>
      </w:r>
      <w:proofErr w:type="spellStart"/>
      <w:r w:rsidR="002A2A2B" w:rsidRPr="00952162">
        <w:rPr>
          <w:i/>
        </w:rPr>
        <w:t>Model</w:t>
      </w:r>
      <w:proofErr w:type="spellEnd"/>
      <w:r w:rsidR="002A2A2B" w:rsidRPr="00952162">
        <w:rPr>
          <w:i/>
        </w:rPr>
        <w:t xml:space="preserve"> </w:t>
      </w:r>
      <w:proofErr w:type="spellStart"/>
      <w:r w:rsidR="002A2A2B" w:rsidRPr="00952162">
        <w:rPr>
          <w:i/>
        </w:rPr>
        <w:t>and</w:t>
      </w:r>
      <w:proofErr w:type="spellEnd"/>
      <w:r w:rsidR="002A2A2B" w:rsidRPr="00952162">
        <w:rPr>
          <w:i/>
        </w:rPr>
        <w:t xml:space="preserve"> </w:t>
      </w:r>
      <w:proofErr w:type="spellStart"/>
      <w:r w:rsidR="002A2A2B" w:rsidRPr="00952162">
        <w:rPr>
          <w:i/>
        </w:rPr>
        <w:t>Notation</w:t>
      </w:r>
      <w:proofErr w:type="spellEnd"/>
      <w:r w:rsidR="002A2A2B">
        <w:rPr>
          <w:i/>
        </w:rPr>
        <w:t xml:space="preserve"> </w:t>
      </w:r>
      <w:r w:rsidR="002A2A2B">
        <w:t>(BPMN)</w:t>
      </w:r>
      <w:r w:rsidR="00B10B9F">
        <w:t xml:space="preserve"> </w:t>
      </w:r>
      <w:r w:rsidR="004D1787">
        <w:t xml:space="preserve">que se trata de um padrão de notação para modelagem de processos </w:t>
      </w:r>
      <w:sdt>
        <w:sdtPr>
          <w:id w:val="-1100256326"/>
          <w:citation/>
        </w:sdtPr>
        <w:sdtEndPr/>
        <w:sdtContent>
          <w:r w:rsidR="004D1787">
            <w:fldChar w:fldCharType="begin"/>
          </w:r>
          <w:r w:rsidR="004D1787">
            <w:instrText xml:space="preserve"> CITATION Sil17 \l 1046 </w:instrText>
          </w:r>
          <w:r w:rsidR="004D1787">
            <w:fldChar w:fldCharType="separate"/>
          </w:r>
          <w:r w:rsidR="004D1124">
            <w:rPr>
              <w:noProof/>
            </w:rPr>
            <w:t>(SILVER, 2017)</w:t>
          </w:r>
          <w:r w:rsidR="004D1787">
            <w:fldChar w:fldCharType="end"/>
          </w:r>
        </w:sdtContent>
      </w:sdt>
      <w:r w:rsidR="00B10B9F">
        <w:t>. O BPMN</w:t>
      </w:r>
      <w:r w:rsidR="002A2A2B">
        <w:t xml:space="preserve"> auxilia nessa padronização</w:t>
      </w:r>
      <w:r w:rsidR="00B10B9F">
        <w:t xml:space="preserve"> de notação</w:t>
      </w:r>
      <w:r w:rsidR="004D1787">
        <w:t xml:space="preserve"> pois</w:t>
      </w:r>
      <w:r w:rsidR="00B10B9F">
        <w:t xml:space="preserve"> fornece elementos gráficos para a </w:t>
      </w:r>
      <w:r w:rsidR="002A2A2B">
        <w:t>modela</w:t>
      </w:r>
      <w:r w:rsidR="00B10B9F">
        <w:t>gem</w:t>
      </w:r>
      <w:r w:rsidR="002A2A2B">
        <w:t xml:space="preserve"> </w:t>
      </w:r>
      <w:r w:rsidR="00B10B9F">
        <w:t>de</w:t>
      </w:r>
      <w:r w:rsidR="002A2A2B">
        <w:t xml:space="preserve"> fluxo de um determinado processo</w:t>
      </w:r>
      <w:r w:rsidR="004D1787">
        <w:t xml:space="preserve"> </w:t>
      </w:r>
      <w:sdt>
        <w:sdtPr>
          <w:id w:val="1507476488"/>
          <w:citation/>
        </w:sdtPr>
        <w:sdtEndPr/>
        <w:sdtContent>
          <w:r w:rsidR="004D1787">
            <w:fldChar w:fldCharType="begin"/>
          </w:r>
          <w:r w:rsidR="004D1787">
            <w:instrText xml:space="preserve"> CITATION Sil17 \l 1046 </w:instrText>
          </w:r>
          <w:r w:rsidR="004D1787">
            <w:fldChar w:fldCharType="separate"/>
          </w:r>
          <w:r w:rsidR="004D1124">
            <w:rPr>
              <w:noProof/>
            </w:rPr>
            <w:t>(SILVER, 2017)</w:t>
          </w:r>
          <w:r w:rsidR="004D1787">
            <w:fldChar w:fldCharType="end"/>
          </w:r>
        </w:sdtContent>
      </w:sdt>
      <w:r w:rsidR="00B10B9F">
        <w:t>.</w:t>
      </w:r>
      <w:r w:rsidR="00520F03">
        <w:t xml:space="preserve"> O BPMN</w:t>
      </w:r>
      <w:r w:rsidR="002A2A2B">
        <w:t xml:space="preserve"> </w:t>
      </w:r>
      <w:r w:rsidR="00520F03">
        <w:t>i</w:t>
      </w:r>
      <w:r w:rsidR="00960D56">
        <w:t>ndica</w:t>
      </w:r>
      <w:r w:rsidR="00B10B9F">
        <w:t xml:space="preserve"> por meio des</w:t>
      </w:r>
      <w:r w:rsidR="004D1787">
        <w:t>s</w:t>
      </w:r>
      <w:r w:rsidR="00B10B9F">
        <w:t>es elementos gráficos</w:t>
      </w:r>
      <w:r w:rsidR="00960D56">
        <w:t xml:space="preserve"> quais são as atividades que compõem um processo e</w:t>
      </w:r>
      <w:r w:rsidR="002A2A2B">
        <w:t xml:space="preserve"> quem são </w:t>
      </w:r>
      <w:r w:rsidR="00B10B9F">
        <w:t>os</w:t>
      </w:r>
      <w:r w:rsidR="002A2A2B">
        <w:t xml:space="preserve"> atores</w:t>
      </w:r>
      <w:r w:rsidR="00B10B9F">
        <w:t xml:space="preserve"> </w:t>
      </w:r>
      <w:r w:rsidR="002A2A2B">
        <w:t>e executores</w:t>
      </w:r>
      <w:r w:rsidR="00B10B9F">
        <w:t xml:space="preserve"> de cada atividade</w:t>
      </w:r>
      <w:r w:rsidR="00520F03">
        <w:t xml:space="preserve"> </w:t>
      </w:r>
      <w:sdt>
        <w:sdtPr>
          <w:id w:val="-1598861044"/>
          <w:citation/>
        </w:sdtPr>
        <w:sdtEndPr/>
        <w:sdtContent>
          <w:r w:rsidR="00520F03">
            <w:fldChar w:fldCharType="begin"/>
          </w:r>
          <w:r w:rsidR="00520F03">
            <w:instrText xml:space="preserve"> CITATION Sil17 \l 1046 </w:instrText>
          </w:r>
          <w:r w:rsidR="00520F03">
            <w:fldChar w:fldCharType="separate"/>
          </w:r>
          <w:r w:rsidR="004D1124">
            <w:rPr>
              <w:noProof/>
            </w:rPr>
            <w:t>(SILVER, 2017)</w:t>
          </w:r>
          <w:r w:rsidR="00520F03">
            <w:fldChar w:fldCharType="end"/>
          </w:r>
        </w:sdtContent>
      </w:sdt>
      <w:r w:rsidR="002A2A2B">
        <w:t>.</w:t>
      </w:r>
    </w:p>
    <w:p w14:paraId="2177EBAA" w14:textId="24F656C2" w:rsidR="00520F03" w:rsidRPr="00582E70" w:rsidRDefault="00520F03" w:rsidP="009B1B55">
      <w:r>
        <w:t>Campos</w:t>
      </w:r>
      <w:sdt>
        <w:sdtPr>
          <w:id w:val="480979238"/>
          <w:citation/>
        </w:sdtPr>
        <w:sdtEndPr/>
        <w:sdtContent>
          <w:r>
            <w:fldChar w:fldCharType="begin"/>
          </w:r>
          <w:r>
            <w:instrText xml:space="preserve">CITATION Cam14 \p 51 \n  \t  \l 1046 </w:instrText>
          </w:r>
          <w:r>
            <w:fldChar w:fldCharType="separate"/>
          </w:r>
          <w:r w:rsidR="004D1124">
            <w:rPr>
              <w:noProof/>
            </w:rPr>
            <w:t xml:space="preserve"> (2014, p. 51)</w:t>
          </w:r>
          <w:r>
            <w:fldChar w:fldCharType="end"/>
          </w:r>
        </w:sdtContent>
      </w:sdt>
      <w:r>
        <w:t xml:space="preserve"> define a notação BPMN como “[...] rica em elementos de representação”.</w:t>
      </w:r>
      <w:r w:rsidR="009F0B86">
        <w:t xml:space="preserve"> Dentre </w:t>
      </w:r>
      <w:del w:id="93" w:author="Ryan Lemos" w:date="2018-10-18T23:20:00Z">
        <w:r w:rsidR="009F0B86" w:rsidDel="00184B24">
          <w:delText>essa vasta gama</w:delText>
        </w:r>
      </w:del>
      <w:ins w:id="94" w:author="Ryan Lemos" w:date="2018-10-18T23:20:00Z">
        <w:r w:rsidR="00184B24">
          <w:t xml:space="preserve">esses </w:t>
        </w:r>
      </w:ins>
      <w:del w:id="95" w:author="Ryan Lemos" w:date="2018-10-18T23:20:00Z">
        <w:r w:rsidR="009F0B86" w:rsidDel="00184B24">
          <w:delText xml:space="preserve"> de </w:delText>
        </w:r>
      </w:del>
      <w:r w:rsidR="009F0B86">
        <w:t>elementos de representação, os considerados básicos a toda modelagem</w:t>
      </w:r>
      <w:r>
        <w:t xml:space="preserve"> são os conectores, </w:t>
      </w:r>
      <w:r w:rsidR="00C91611" w:rsidRPr="00952162">
        <w:rPr>
          <w:i/>
        </w:rPr>
        <w:t>gateways</w:t>
      </w:r>
      <w:r w:rsidR="00C91611">
        <w:t xml:space="preserve">, eventos, </w:t>
      </w:r>
      <w:r w:rsidR="00C91611" w:rsidRPr="00952162">
        <w:rPr>
          <w:i/>
        </w:rPr>
        <w:t xml:space="preserve">data </w:t>
      </w:r>
      <w:proofErr w:type="spellStart"/>
      <w:r w:rsidR="00C91611" w:rsidRPr="00952162">
        <w:rPr>
          <w:i/>
        </w:rPr>
        <w:t>objects</w:t>
      </w:r>
      <w:proofErr w:type="spellEnd"/>
      <w:r w:rsidR="00C91611">
        <w:t xml:space="preserve">, </w:t>
      </w:r>
      <w:r w:rsidR="00C91611" w:rsidRPr="00952162">
        <w:rPr>
          <w:i/>
        </w:rPr>
        <w:t>pool</w:t>
      </w:r>
      <w:r w:rsidR="00C91611">
        <w:rPr>
          <w:i/>
        </w:rPr>
        <w:t>s</w:t>
      </w:r>
      <w:r w:rsidR="00C91611">
        <w:t xml:space="preserve"> e </w:t>
      </w:r>
      <w:proofErr w:type="spellStart"/>
      <w:r w:rsidR="00C91611" w:rsidRPr="00952162">
        <w:rPr>
          <w:i/>
        </w:rPr>
        <w:t>lane</w:t>
      </w:r>
      <w:r w:rsidR="00C91611">
        <w:rPr>
          <w:i/>
        </w:rPr>
        <w:t>s</w:t>
      </w:r>
      <w:proofErr w:type="spellEnd"/>
      <w:r w:rsidR="009F0B86">
        <w:rPr>
          <w:i/>
        </w:rPr>
        <w:t xml:space="preserve"> </w:t>
      </w:r>
      <w:sdt>
        <w:sdtPr>
          <w:id w:val="-812724087"/>
          <w:citation/>
        </w:sdtPr>
        <w:sdtEndPr/>
        <w:sdtContent>
          <w:r w:rsidR="009F0B86">
            <w:fldChar w:fldCharType="begin"/>
          </w:r>
          <w:r w:rsidR="009F0B86">
            <w:instrText xml:space="preserve"> CITATION Cam14 \l 1046 </w:instrText>
          </w:r>
          <w:r w:rsidR="009F0B86">
            <w:fldChar w:fldCharType="separate"/>
          </w:r>
          <w:r w:rsidR="004D1124">
            <w:rPr>
              <w:noProof/>
            </w:rPr>
            <w:t>(CAMPOS, 2014)</w:t>
          </w:r>
          <w:r w:rsidR="009F0B86">
            <w:fldChar w:fldCharType="end"/>
          </w:r>
        </w:sdtContent>
      </w:sdt>
      <w:r w:rsidR="00C91611">
        <w:rPr>
          <w:i/>
        </w:rPr>
        <w:t>.</w:t>
      </w:r>
      <w:r w:rsidR="009F0B86">
        <w:t xml:space="preserve"> </w:t>
      </w:r>
      <w:del w:id="96" w:author="Ryan Lemos" w:date="2018-10-18T22:51:00Z">
        <w:r w:rsidR="009F0B86" w:rsidDel="0061287F">
          <w:delText>Cada um desses elementos serão</w:delText>
        </w:r>
      </w:del>
      <w:ins w:id="97" w:author="Ryan Lemos" w:date="2018-10-18T22:51:00Z">
        <w:r w:rsidR="0061287F">
          <w:t>Cada um de</w:t>
        </w:r>
      </w:ins>
      <w:ins w:id="98" w:author="Ryan Lemos" w:date="2018-10-18T23:20:00Z">
        <w:r w:rsidR="00184B24">
          <w:t>les</w:t>
        </w:r>
      </w:ins>
      <w:ins w:id="99" w:author="Ryan Lemos" w:date="2018-10-18T22:51:00Z">
        <w:r w:rsidR="0061287F">
          <w:t xml:space="preserve"> ser</w:t>
        </w:r>
      </w:ins>
      <w:ins w:id="100" w:author="Ryan Lemos" w:date="2018-10-18T22:53:00Z">
        <w:r w:rsidR="0061287F">
          <w:t>á</w:t>
        </w:r>
      </w:ins>
      <w:r w:rsidR="009F0B86">
        <w:t xml:space="preserve"> descrito</w:t>
      </w:r>
      <w:del w:id="101" w:author="Ryan Lemos" w:date="2018-10-18T22:51:00Z">
        <w:r w:rsidR="009F0B86" w:rsidDel="0061287F">
          <w:delText>s</w:delText>
        </w:r>
      </w:del>
      <w:r w:rsidR="009F0B86">
        <w:t xml:space="preserve"> nos parágrafos subsequentes,</w:t>
      </w:r>
      <w:ins w:id="102" w:author="Ryan Lemos" w:date="2018-10-18T22:52:00Z">
        <w:r w:rsidR="0061287F">
          <w:t xml:space="preserve"> </w:t>
        </w:r>
      </w:ins>
      <w:ins w:id="103" w:author="Ryan Lemos" w:date="2018-10-18T22:53:00Z">
        <w:r w:rsidR="0061287F">
          <w:t>identificando</w:t>
        </w:r>
      </w:ins>
      <w:ins w:id="104" w:author="Ryan Lemos" w:date="2018-10-18T22:52:00Z">
        <w:r w:rsidR="0061287F">
          <w:t xml:space="preserve"> os</w:t>
        </w:r>
      </w:ins>
      <w:r w:rsidR="009F0B86">
        <w:t xml:space="preserve"> seu</w:t>
      </w:r>
      <w:ins w:id="105" w:author="Ryan Lemos" w:date="2018-10-18T22:52:00Z">
        <w:r w:rsidR="0061287F">
          <w:t>s</w:t>
        </w:r>
      </w:ins>
      <w:r w:rsidR="009F0B86">
        <w:t xml:space="preserve"> significado</w:t>
      </w:r>
      <w:ins w:id="106" w:author="Ryan Lemos" w:date="2018-10-18T22:52:00Z">
        <w:r w:rsidR="0061287F">
          <w:t>s</w:t>
        </w:r>
      </w:ins>
      <w:del w:id="107" w:author="Ryan Lemos" w:date="2018-10-18T22:52:00Z">
        <w:r w:rsidR="009F0B86" w:rsidDel="0061287F">
          <w:delText xml:space="preserve"> e</w:delText>
        </w:r>
      </w:del>
      <w:ins w:id="108" w:author="Ryan Lemos" w:date="2018-10-18T22:52:00Z">
        <w:r w:rsidR="0061287F">
          <w:t xml:space="preserve"> </w:t>
        </w:r>
      </w:ins>
      <w:ins w:id="109" w:author="Ryan Lemos" w:date="2018-10-18T22:53:00Z">
        <w:r w:rsidR="0061287F">
          <w:t>e</w:t>
        </w:r>
      </w:ins>
      <w:r w:rsidR="009F0B86">
        <w:t xml:space="preserve"> representaç</w:t>
      </w:r>
      <w:del w:id="110" w:author="Ryan Lemos" w:date="2018-10-18T22:52:00Z">
        <w:r w:rsidR="009F0B86" w:rsidDel="0061287F">
          <w:delText>ã</w:delText>
        </w:r>
      </w:del>
      <w:ins w:id="111" w:author="Ryan Lemos" w:date="2018-10-18T22:52:00Z">
        <w:r w:rsidR="0061287F">
          <w:t>ões</w:t>
        </w:r>
      </w:ins>
      <w:del w:id="112" w:author="Ryan Lemos" w:date="2018-10-18T22:52:00Z">
        <w:r w:rsidR="009F0B86" w:rsidDel="0061287F">
          <w:delText>o</w:delText>
        </w:r>
      </w:del>
      <w:r w:rsidR="009F0B86">
        <w:t xml:space="preserve"> visua</w:t>
      </w:r>
      <w:ins w:id="113" w:author="Ryan Lemos" w:date="2018-10-18T22:52:00Z">
        <w:r w:rsidR="0061287F">
          <w:t>is</w:t>
        </w:r>
      </w:ins>
      <w:del w:id="114" w:author="Ryan Lemos" w:date="2018-10-18T22:52:00Z">
        <w:r w:rsidR="009F0B86" w:rsidDel="0061287F">
          <w:delText>l</w:delText>
        </w:r>
      </w:del>
      <w:r w:rsidR="009F0B86">
        <w:t>.</w:t>
      </w:r>
    </w:p>
    <w:p w14:paraId="629AB828" w14:textId="2F8118F7" w:rsidR="00C91611" w:rsidRDefault="00C91611" w:rsidP="009B1B55">
      <w:r>
        <w:t xml:space="preserve">Os conectores representam a conexão de atividades dentro de um processo </w:t>
      </w:r>
      <w:sdt>
        <w:sdtPr>
          <w:id w:val="1741129148"/>
          <w:citation/>
        </w:sdtPr>
        <w:sdtEndPr/>
        <w:sdtContent>
          <w:r>
            <w:fldChar w:fldCharType="begin"/>
          </w:r>
          <w:r>
            <w:instrText xml:space="preserve"> CITATION Cam14 \l 1046 </w:instrText>
          </w:r>
          <w:r>
            <w:fldChar w:fldCharType="separate"/>
          </w:r>
          <w:r w:rsidR="004D1124">
            <w:rPr>
              <w:noProof/>
            </w:rPr>
            <w:t>(CAMPOS, 2014)</w:t>
          </w:r>
          <w:r>
            <w:fldChar w:fldCharType="end"/>
          </w:r>
        </w:sdtContent>
      </w:sdt>
      <w:r>
        <w:t xml:space="preserve">. Irão representar a ligação e por conseguinte sequência de atividades do processo. A representação visual dos conectores se dá por linhas indicativas (setas) conforme visto na </w:t>
      </w:r>
      <w:r>
        <w:fldChar w:fldCharType="begin"/>
      </w:r>
      <w:r>
        <w:instrText xml:space="preserve"> REF _Ref527053242 \h </w:instrText>
      </w:r>
      <w:r>
        <w:fldChar w:fldCharType="separate"/>
      </w:r>
      <w:r w:rsidR="005555D4">
        <w:t>f</w:t>
      </w:r>
      <w:r>
        <w:t xml:space="preserve">igura </w:t>
      </w:r>
      <w:r>
        <w:rPr>
          <w:noProof/>
        </w:rPr>
        <w:t>9</w:t>
      </w:r>
      <w:r>
        <w:fldChar w:fldCharType="end"/>
      </w:r>
      <w:r>
        <w:t xml:space="preserve">, que relata um processo de compra de um determinado item </w:t>
      </w:r>
      <w:sdt>
        <w:sdtPr>
          <w:id w:val="-1817172776"/>
          <w:citation/>
        </w:sdtPr>
        <w:sdtEndPr/>
        <w:sdtContent>
          <w:r>
            <w:fldChar w:fldCharType="begin"/>
          </w:r>
          <w:r>
            <w:instrText xml:space="preserve"> CITATION Cam14 \l 1046 </w:instrText>
          </w:r>
          <w:r>
            <w:fldChar w:fldCharType="separate"/>
          </w:r>
          <w:r w:rsidR="004D1124">
            <w:rPr>
              <w:noProof/>
            </w:rPr>
            <w:t>(CAMPOS, 2014)</w:t>
          </w:r>
          <w:r>
            <w:fldChar w:fldCharType="end"/>
          </w:r>
        </w:sdtContent>
      </w:sdt>
      <w:r>
        <w:t>.</w:t>
      </w:r>
    </w:p>
    <w:p w14:paraId="11DE720E" w14:textId="77777777" w:rsidR="00C91611" w:rsidRDefault="00C91611" w:rsidP="009B1B55"/>
    <w:p w14:paraId="333962F8" w14:textId="03E64FCB" w:rsidR="00C91611" w:rsidRDefault="00C91611" w:rsidP="00952162">
      <w:pPr>
        <w:pStyle w:val="Legenda"/>
        <w:keepNext/>
      </w:pPr>
      <w:bookmarkStart w:id="115" w:name="_Ref527053242"/>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9</w:t>
      </w:r>
      <w:r w:rsidR="00691107">
        <w:rPr>
          <w:noProof/>
        </w:rPr>
        <w:fldChar w:fldCharType="end"/>
      </w:r>
      <w:bookmarkEnd w:id="115"/>
      <w:r>
        <w:t xml:space="preserve"> – Exemplo de conectores em um processo de compra</w:t>
      </w:r>
    </w:p>
    <w:p w14:paraId="137359F5" w14:textId="5AD6E613" w:rsidR="00C91611" w:rsidRDefault="00C91611" w:rsidP="00C91611">
      <w:pPr>
        <w:ind w:firstLine="0"/>
        <w:jc w:val="center"/>
      </w:pPr>
      <w:r>
        <w:rPr>
          <w:noProof/>
        </w:rPr>
        <w:drawing>
          <wp:inline distT="0" distB="0" distL="0" distR="0" wp14:anchorId="7C321C3D" wp14:editId="273DE291">
            <wp:extent cx="3145494" cy="1882140"/>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4139" cy="1887313"/>
                    </a:xfrm>
                    <a:prstGeom prst="rect">
                      <a:avLst/>
                    </a:prstGeom>
                  </pic:spPr>
                </pic:pic>
              </a:graphicData>
            </a:graphic>
          </wp:inline>
        </w:drawing>
      </w:r>
    </w:p>
    <w:p w14:paraId="01454C6F" w14:textId="6129893A" w:rsidR="00C91611" w:rsidRDefault="00C91611" w:rsidP="00C91611">
      <w:pPr>
        <w:pStyle w:val="Fontes"/>
      </w:pPr>
      <w:r w:rsidRPr="00C91611">
        <w:t>Fonte: CAMPOS, 2014, p. 53.</w:t>
      </w:r>
    </w:p>
    <w:p w14:paraId="11825F33" w14:textId="518AD4EF" w:rsidR="00C91611" w:rsidRDefault="00C91611" w:rsidP="00C91611">
      <w:pPr>
        <w:pStyle w:val="Fontes"/>
      </w:pPr>
    </w:p>
    <w:p w14:paraId="1867D85F" w14:textId="5124BB8A" w:rsidR="000C5598" w:rsidRDefault="009F0B86" w:rsidP="00C91611">
      <w:r>
        <w:lastRenderedPageBreak/>
        <w:t>Já o</w:t>
      </w:r>
      <w:r w:rsidR="000C5598">
        <w:t xml:space="preserve"> </w:t>
      </w:r>
      <w:r w:rsidR="000C5598" w:rsidRPr="00952162">
        <w:rPr>
          <w:i/>
        </w:rPr>
        <w:t>gateway</w:t>
      </w:r>
      <w:r w:rsidR="000C5598">
        <w:t xml:space="preserve"> se trata de uma validação necessária que irá determinar o curso do fluxo do processo, alterando ou não</w:t>
      </w:r>
      <w:r w:rsidR="00D51047">
        <w:t xml:space="preserve"> o seu</w:t>
      </w:r>
      <w:r w:rsidR="000C5598">
        <w:t xml:space="preserve"> fluxo natural </w:t>
      </w:r>
      <w:sdt>
        <w:sdtPr>
          <w:id w:val="1389532747"/>
          <w:citation/>
        </w:sdtPr>
        <w:sdtEndPr/>
        <w:sdtContent>
          <w:r w:rsidR="000C5598">
            <w:fldChar w:fldCharType="begin"/>
          </w:r>
          <w:r w:rsidR="000C5598">
            <w:instrText xml:space="preserve"> CITATION Cam14 \l 1046 </w:instrText>
          </w:r>
          <w:r w:rsidR="000C5598">
            <w:fldChar w:fldCharType="separate"/>
          </w:r>
          <w:r w:rsidR="004D1124">
            <w:rPr>
              <w:noProof/>
            </w:rPr>
            <w:t>(CAMPOS, 2014)</w:t>
          </w:r>
          <w:r w:rsidR="000C5598">
            <w:fldChar w:fldCharType="end"/>
          </w:r>
        </w:sdtContent>
      </w:sdt>
      <w:r w:rsidR="000C5598">
        <w:t xml:space="preserve">. A notação utilizada para representar o </w:t>
      </w:r>
      <w:r w:rsidR="000C5598" w:rsidRPr="00952162">
        <w:rPr>
          <w:i/>
        </w:rPr>
        <w:t>gateway</w:t>
      </w:r>
      <w:r w:rsidR="000C5598">
        <w:t xml:space="preserve"> é a figura de um losango, conforme visto na </w:t>
      </w:r>
      <w:r w:rsidR="000C5598">
        <w:fldChar w:fldCharType="begin"/>
      </w:r>
      <w:r w:rsidR="000C5598">
        <w:instrText xml:space="preserve"> REF _Ref527053785 \h </w:instrText>
      </w:r>
      <w:r w:rsidR="000C5598">
        <w:fldChar w:fldCharType="separate"/>
      </w:r>
      <w:r w:rsidR="005555D4">
        <w:t>f</w:t>
      </w:r>
      <w:r w:rsidR="000C5598">
        <w:t xml:space="preserve">igura </w:t>
      </w:r>
      <w:r w:rsidR="000C5598">
        <w:rPr>
          <w:noProof/>
        </w:rPr>
        <w:t>10</w:t>
      </w:r>
      <w:r w:rsidR="000C5598">
        <w:fldChar w:fldCharType="end"/>
      </w:r>
      <w:r w:rsidR="000C5598">
        <w:t>.</w:t>
      </w:r>
      <w:r w:rsidR="00D51047">
        <w:t xml:space="preserve"> A</w:t>
      </w:r>
      <w:r w:rsidR="000C5598">
        <w:t xml:space="preserve"> </w:t>
      </w:r>
      <w:r w:rsidR="00D51047">
        <w:fldChar w:fldCharType="begin"/>
      </w:r>
      <w:r w:rsidR="00D51047">
        <w:instrText xml:space="preserve"> REF _Ref527053785 \h </w:instrText>
      </w:r>
      <w:r w:rsidR="00D51047">
        <w:fldChar w:fldCharType="separate"/>
      </w:r>
      <w:r w:rsidR="005555D4">
        <w:t>f</w:t>
      </w:r>
      <w:r w:rsidR="00D51047">
        <w:t xml:space="preserve">igura </w:t>
      </w:r>
      <w:r w:rsidR="00D51047">
        <w:rPr>
          <w:noProof/>
        </w:rPr>
        <w:t>10</w:t>
      </w:r>
      <w:r w:rsidR="00D51047">
        <w:fldChar w:fldCharType="end"/>
      </w:r>
      <w:r w:rsidR="00D51047">
        <w:t xml:space="preserve"> </w:t>
      </w:r>
      <w:r w:rsidR="000C5598">
        <w:t>relata um processo de compra, porém na atividade de receber</w:t>
      </w:r>
      <w:r w:rsidR="00D51047">
        <w:t>,</w:t>
      </w:r>
      <w:r w:rsidR="000C5598">
        <w:t xml:space="preserve"> ocorre uma validação de constatação de conformidade com o que foi solicitado, havendo conformidade, paga-se, não havendo retorna-se a atividade anterior </w:t>
      </w:r>
      <w:sdt>
        <w:sdtPr>
          <w:id w:val="812913781"/>
          <w:citation/>
        </w:sdtPr>
        <w:sdtEndPr/>
        <w:sdtContent>
          <w:r w:rsidR="000C5598">
            <w:fldChar w:fldCharType="begin"/>
          </w:r>
          <w:r w:rsidR="000C5598">
            <w:instrText xml:space="preserve"> CITATION Cam14 \l 1046 </w:instrText>
          </w:r>
          <w:r w:rsidR="000C5598">
            <w:fldChar w:fldCharType="separate"/>
          </w:r>
          <w:r w:rsidR="004D1124">
            <w:rPr>
              <w:noProof/>
            </w:rPr>
            <w:t>(CAMPOS, 2014)</w:t>
          </w:r>
          <w:r w:rsidR="000C5598">
            <w:fldChar w:fldCharType="end"/>
          </w:r>
        </w:sdtContent>
      </w:sdt>
      <w:r w:rsidR="000C5598">
        <w:t>.</w:t>
      </w:r>
    </w:p>
    <w:p w14:paraId="1173226F" w14:textId="75855DAE" w:rsidR="000C5598" w:rsidRDefault="000C5598" w:rsidP="00C91611">
      <w:r>
        <w:t xml:space="preserve"> </w:t>
      </w:r>
    </w:p>
    <w:p w14:paraId="32A48C25" w14:textId="5CC009A5" w:rsidR="000C5598" w:rsidRDefault="000C5598" w:rsidP="00952162">
      <w:pPr>
        <w:pStyle w:val="Legenda"/>
        <w:keepNext/>
      </w:pPr>
      <w:bookmarkStart w:id="116" w:name="_Ref527053785"/>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10</w:t>
      </w:r>
      <w:r w:rsidR="00691107">
        <w:rPr>
          <w:noProof/>
        </w:rPr>
        <w:fldChar w:fldCharType="end"/>
      </w:r>
      <w:bookmarkEnd w:id="116"/>
      <w:r>
        <w:t xml:space="preserve"> - Exemplo de </w:t>
      </w:r>
      <w:r w:rsidRPr="00952162">
        <w:rPr>
          <w:i/>
        </w:rPr>
        <w:t>gateway</w:t>
      </w:r>
      <w:r>
        <w:t xml:space="preserve"> em um processo de compra</w:t>
      </w:r>
    </w:p>
    <w:p w14:paraId="5617B182" w14:textId="79F5D7F3" w:rsidR="00C91611" w:rsidRDefault="000C5598" w:rsidP="000C5598">
      <w:pPr>
        <w:ind w:firstLine="0"/>
        <w:jc w:val="center"/>
      </w:pPr>
      <w:r>
        <w:rPr>
          <w:noProof/>
        </w:rPr>
        <w:drawing>
          <wp:inline distT="0" distB="0" distL="0" distR="0" wp14:anchorId="1757F997" wp14:editId="5F732501">
            <wp:extent cx="3221139" cy="204216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0115" cy="2060530"/>
                    </a:xfrm>
                    <a:prstGeom prst="rect">
                      <a:avLst/>
                    </a:prstGeom>
                  </pic:spPr>
                </pic:pic>
              </a:graphicData>
            </a:graphic>
          </wp:inline>
        </w:drawing>
      </w:r>
    </w:p>
    <w:p w14:paraId="78AA1E3A" w14:textId="683B93F9" w:rsidR="000C5598" w:rsidRDefault="000C5598" w:rsidP="000C5598">
      <w:pPr>
        <w:pStyle w:val="Fontes"/>
      </w:pPr>
      <w:r w:rsidRPr="00C91611">
        <w:t>Fonte: CAMPOS, 2014, p. 5</w:t>
      </w:r>
      <w:r>
        <w:t>4</w:t>
      </w:r>
      <w:r w:rsidRPr="00C91611">
        <w:t>.</w:t>
      </w:r>
    </w:p>
    <w:p w14:paraId="50A8A7B3" w14:textId="77777777" w:rsidR="00B51C84" w:rsidRDefault="00B51C84" w:rsidP="000C5598">
      <w:pPr>
        <w:pStyle w:val="Fontes"/>
      </w:pPr>
    </w:p>
    <w:p w14:paraId="7CE1814D" w14:textId="196B14D0" w:rsidR="00B51C84" w:rsidRDefault="009F0B86" w:rsidP="00B51C84">
      <w:r>
        <w:t>O</w:t>
      </w:r>
      <w:r w:rsidR="00442213">
        <w:t xml:space="preserve">s eventos para o BPMN servem de indicação de ações externas ao processo como por exemplo indicar o início e o término de um processo </w:t>
      </w:r>
      <w:sdt>
        <w:sdtPr>
          <w:id w:val="-1363587884"/>
          <w:citation/>
        </w:sdtPr>
        <w:sdtEndPr/>
        <w:sdtContent>
          <w:r w:rsidR="00442213">
            <w:fldChar w:fldCharType="begin"/>
          </w:r>
          <w:r w:rsidR="00442213">
            <w:instrText xml:space="preserve"> CITATION Cam14 \l 1046 </w:instrText>
          </w:r>
          <w:r w:rsidR="00442213">
            <w:fldChar w:fldCharType="separate"/>
          </w:r>
          <w:r w:rsidR="004D1124">
            <w:rPr>
              <w:noProof/>
            </w:rPr>
            <w:t>(CAMPOS, 2014)</w:t>
          </w:r>
          <w:r w:rsidR="00442213">
            <w:fldChar w:fldCharType="end"/>
          </w:r>
        </w:sdtContent>
      </w:sdt>
      <w:r w:rsidR="00442213">
        <w:t xml:space="preserve">. A representação gráfica dos eventos é feita por meio de círculos. Os círculos </w:t>
      </w:r>
      <w:del w:id="117" w:author="Ryan Lemos" w:date="2018-10-18T23:21:00Z">
        <w:r w:rsidR="00442213" w:rsidDel="00184B24">
          <w:delText xml:space="preserve">que </w:delText>
        </w:r>
      </w:del>
      <w:r w:rsidR="00442213">
        <w:t xml:space="preserve">com a borda espessa indicam o fim de um processo. Enquanto os círculos que tem bordas duplas significam eventos intermediários de um processo. Já os círculos com borda menos espessa indicam o início do processo. Um exemplo de utilização dos eventos descritos é o visto na </w:t>
      </w:r>
      <w:r w:rsidR="00442213">
        <w:fldChar w:fldCharType="begin"/>
      </w:r>
      <w:r w:rsidR="00442213">
        <w:instrText xml:space="preserve"> REF _Ref527057497 \h </w:instrText>
      </w:r>
      <w:r w:rsidR="00442213">
        <w:fldChar w:fldCharType="separate"/>
      </w:r>
      <w:r w:rsidR="005555D4">
        <w:t>f</w:t>
      </w:r>
      <w:r w:rsidR="00442213">
        <w:t xml:space="preserve">igura </w:t>
      </w:r>
      <w:r w:rsidR="00442213">
        <w:rPr>
          <w:noProof/>
        </w:rPr>
        <w:t>11</w:t>
      </w:r>
      <w:r w:rsidR="00442213">
        <w:fldChar w:fldCharType="end"/>
      </w:r>
      <w:r w:rsidR="00442213">
        <w:t xml:space="preserve">. </w:t>
      </w:r>
    </w:p>
    <w:p w14:paraId="60D40CC5" w14:textId="77777777" w:rsidR="00442213" w:rsidRDefault="00442213" w:rsidP="00B51C84"/>
    <w:p w14:paraId="273B08B3" w14:textId="09942002" w:rsidR="00442213" w:rsidRDefault="00442213" w:rsidP="00952162">
      <w:pPr>
        <w:pStyle w:val="Legenda"/>
        <w:keepNext/>
      </w:pPr>
      <w:bookmarkStart w:id="118" w:name="_Ref527057497"/>
      <w:r>
        <w:lastRenderedPageBreak/>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11</w:t>
      </w:r>
      <w:r w:rsidR="00691107">
        <w:rPr>
          <w:noProof/>
        </w:rPr>
        <w:fldChar w:fldCharType="end"/>
      </w:r>
      <w:bookmarkEnd w:id="118"/>
      <w:r>
        <w:t xml:space="preserve"> - Exemplo de utilização de eventos em um processo de compra</w:t>
      </w:r>
    </w:p>
    <w:p w14:paraId="3C0F24D3" w14:textId="5F96B84E" w:rsidR="00442213" w:rsidRDefault="00442213" w:rsidP="00442213">
      <w:pPr>
        <w:ind w:firstLine="0"/>
        <w:jc w:val="center"/>
      </w:pPr>
      <w:r>
        <w:rPr>
          <w:noProof/>
        </w:rPr>
        <w:drawing>
          <wp:inline distT="0" distB="0" distL="0" distR="0" wp14:anchorId="39922C38" wp14:editId="31BC5588">
            <wp:extent cx="3447999" cy="2773680"/>
            <wp:effectExtent l="0" t="0" r="635"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aturation sat="400000"/>
                              </a14:imgEffect>
                            </a14:imgLayer>
                          </a14:imgProps>
                        </a:ext>
                      </a:extLst>
                    </a:blip>
                    <a:stretch>
                      <a:fillRect/>
                    </a:stretch>
                  </pic:blipFill>
                  <pic:spPr>
                    <a:xfrm>
                      <a:off x="0" y="0"/>
                      <a:ext cx="3486807" cy="2804898"/>
                    </a:xfrm>
                    <a:prstGeom prst="rect">
                      <a:avLst/>
                    </a:prstGeom>
                  </pic:spPr>
                </pic:pic>
              </a:graphicData>
            </a:graphic>
          </wp:inline>
        </w:drawing>
      </w:r>
    </w:p>
    <w:p w14:paraId="159DD1CF" w14:textId="41F6A4AF" w:rsidR="00442213" w:rsidRDefault="00442213" w:rsidP="00442213">
      <w:pPr>
        <w:pStyle w:val="Fontes"/>
      </w:pPr>
      <w:r w:rsidRPr="00C91611">
        <w:t>Fonte: CAMPOS, 2014, p. 5</w:t>
      </w:r>
      <w:r>
        <w:t>6</w:t>
      </w:r>
      <w:r w:rsidRPr="00C91611">
        <w:t>.</w:t>
      </w:r>
    </w:p>
    <w:p w14:paraId="2E18A8EA" w14:textId="77777777" w:rsidR="00D51047" w:rsidRDefault="00D51047" w:rsidP="00442213">
      <w:pPr>
        <w:pStyle w:val="Fontes"/>
      </w:pPr>
    </w:p>
    <w:p w14:paraId="2247F2E2" w14:textId="1C0F2E5A" w:rsidR="009E0F65" w:rsidRDefault="00202093" w:rsidP="00202093">
      <w:r w:rsidRPr="00952162">
        <w:rPr>
          <w:i/>
        </w:rPr>
        <w:t xml:space="preserve">Data </w:t>
      </w:r>
      <w:proofErr w:type="spellStart"/>
      <w:r w:rsidRPr="00952162">
        <w:rPr>
          <w:i/>
        </w:rPr>
        <w:t>objects</w:t>
      </w:r>
      <w:proofErr w:type="spellEnd"/>
      <w:r w:rsidR="009F0B86">
        <w:t xml:space="preserve"> por sua vez,</w:t>
      </w:r>
      <w:r>
        <w:t xml:space="preserve"> representam dados e informações que são </w:t>
      </w:r>
      <w:del w:id="119" w:author="Ryan Lemos" w:date="2018-10-19T09:23:00Z">
        <w:r w:rsidDel="00204FAD">
          <w:delText>usad</w:delText>
        </w:r>
      </w:del>
      <w:ins w:id="120" w:author="Ryan Lemos" w:date="2018-10-19T09:23:00Z">
        <w:r w:rsidR="00204FAD">
          <w:t>usadas</w:t>
        </w:r>
      </w:ins>
      <w:del w:id="121" w:author="Ryan Lemos" w:date="2018-10-18T23:22:00Z">
        <w:r w:rsidDel="00184B24">
          <w:delText>a</w:delText>
        </w:r>
      </w:del>
      <w:del w:id="122" w:author="Ryan Lemos" w:date="2018-10-19T09:23:00Z">
        <w:r w:rsidDel="00204FAD">
          <w:delText>s</w:delText>
        </w:r>
      </w:del>
      <w:r>
        <w:t xml:space="preserve"> e criad</w:t>
      </w:r>
      <w:ins w:id="123" w:author="Ryan Lemos" w:date="2018-10-18T23:23:00Z">
        <w:r w:rsidR="00184B24">
          <w:t>a</w:t>
        </w:r>
      </w:ins>
      <w:del w:id="124" w:author="Ryan Lemos" w:date="2018-10-18T23:22:00Z">
        <w:r w:rsidDel="00184B24">
          <w:delText>a</w:delText>
        </w:r>
      </w:del>
      <w:r>
        <w:t xml:space="preserve">s ao longo de um processo </w:t>
      </w:r>
      <w:sdt>
        <w:sdtPr>
          <w:id w:val="790322854"/>
          <w:citation/>
        </w:sdtPr>
        <w:sdtEndPr/>
        <w:sdtContent>
          <w:r>
            <w:fldChar w:fldCharType="begin"/>
          </w:r>
          <w:r>
            <w:instrText xml:space="preserve"> CITATION Cam14 \l 1046 </w:instrText>
          </w:r>
          <w:r>
            <w:fldChar w:fldCharType="separate"/>
          </w:r>
          <w:r w:rsidR="004D1124">
            <w:rPr>
              <w:noProof/>
            </w:rPr>
            <w:t>(CAMPOS, 2014)</w:t>
          </w:r>
          <w:r>
            <w:fldChar w:fldCharType="end"/>
          </w:r>
        </w:sdtContent>
      </w:sdt>
      <w:r>
        <w:t>. Esses dados e informações servem para utilização na atividade subsequente a atividade que criou a informação. É representado graficamente por uma folha de papel com a ponta superior dobrada, ligada por linhas seccionadas em formato de seta</w:t>
      </w:r>
      <w:r w:rsidR="00D51047">
        <w:t>,</w:t>
      </w:r>
      <w:r>
        <w:t xml:space="preserve"> </w:t>
      </w:r>
      <w:r w:rsidR="00D51047">
        <w:t xml:space="preserve">que </w:t>
      </w:r>
      <w:r>
        <w:t>liga</w:t>
      </w:r>
      <w:r w:rsidR="00D51047">
        <w:t>m</w:t>
      </w:r>
      <w:r>
        <w:t xml:space="preserve"> a atividade que gerou a informação a atividade que irá consumir a informação </w:t>
      </w:r>
      <w:sdt>
        <w:sdtPr>
          <w:id w:val="1365939236"/>
          <w:citation/>
        </w:sdtPr>
        <w:sdtEndPr/>
        <w:sdtContent>
          <w:r>
            <w:fldChar w:fldCharType="begin"/>
          </w:r>
          <w:r>
            <w:instrText xml:space="preserve"> CITATION Cam14 \l 1046 </w:instrText>
          </w:r>
          <w:r>
            <w:fldChar w:fldCharType="separate"/>
          </w:r>
          <w:r w:rsidR="004D1124">
            <w:rPr>
              <w:noProof/>
            </w:rPr>
            <w:t>(CAMPOS, 2014)</w:t>
          </w:r>
          <w:r>
            <w:fldChar w:fldCharType="end"/>
          </w:r>
        </w:sdtContent>
      </w:sdt>
      <w:r>
        <w:t xml:space="preserve">. </w:t>
      </w:r>
      <w:r w:rsidR="009E0F65">
        <w:t>E</w:t>
      </w:r>
      <w:r>
        <w:t>xemplo</w:t>
      </w:r>
      <w:r w:rsidR="009E0F65">
        <w:t>s</w:t>
      </w:r>
      <w:r>
        <w:t xml:space="preserve"> de </w:t>
      </w:r>
      <w:r w:rsidRPr="00952162">
        <w:rPr>
          <w:i/>
        </w:rPr>
        <w:t xml:space="preserve">data </w:t>
      </w:r>
      <w:proofErr w:type="spellStart"/>
      <w:r w:rsidRPr="00952162">
        <w:rPr>
          <w:i/>
        </w:rPr>
        <w:t>objects</w:t>
      </w:r>
      <w:proofErr w:type="spellEnd"/>
      <w:r>
        <w:t xml:space="preserve"> </w:t>
      </w:r>
      <w:r w:rsidR="009E0F65">
        <w:t>são</w:t>
      </w:r>
      <w:r>
        <w:t xml:space="preserve"> visto</w:t>
      </w:r>
      <w:r w:rsidR="009E0F65">
        <w:t>s</w:t>
      </w:r>
      <w:r>
        <w:t xml:space="preserve"> na </w:t>
      </w:r>
      <w:r>
        <w:fldChar w:fldCharType="begin"/>
      </w:r>
      <w:r>
        <w:instrText xml:space="preserve"> REF _Ref527057944 \h </w:instrText>
      </w:r>
      <w:r>
        <w:fldChar w:fldCharType="separate"/>
      </w:r>
      <w:r w:rsidR="005555D4">
        <w:t>f</w:t>
      </w:r>
      <w:r>
        <w:t xml:space="preserve">igura </w:t>
      </w:r>
      <w:r>
        <w:rPr>
          <w:noProof/>
        </w:rPr>
        <w:t>12</w:t>
      </w:r>
      <w:r>
        <w:fldChar w:fldCharType="end"/>
      </w:r>
      <w:r w:rsidR="009E0F65">
        <w:t>, como o pedido de compra que é gerado ao comprar um produto.</w:t>
      </w:r>
    </w:p>
    <w:p w14:paraId="5BB0A7B5" w14:textId="7FDED2BF" w:rsidR="00202093" w:rsidRDefault="00202093" w:rsidP="00202093">
      <w:r>
        <w:t xml:space="preserve"> </w:t>
      </w:r>
    </w:p>
    <w:p w14:paraId="2B4E0E59" w14:textId="3CB9AFA8" w:rsidR="00202093" w:rsidRDefault="00202093" w:rsidP="00952162">
      <w:pPr>
        <w:pStyle w:val="Legenda"/>
        <w:keepNext/>
      </w:pPr>
      <w:bookmarkStart w:id="125" w:name="_Ref527057944"/>
      <w:r>
        <w:lastRenderedPageBreak/>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12</w:t>
      </w:r>
      <w:r w:rsidR="00691107">
        <w:rPr>
          <w:noProof/>
        </w:rPr>
        <w:fldChar w:fldCharType="end"/>
      </w:r>
      <w:bookmarkEnd w:id="125"/>
      <w:r>
        <w:t xml:space="preserve"> - Exemplo da utilização de </w:t>
      </w:r>
      <w:r w:rsidRPr="00952162">
        <w:rPr>
          <w:i/>
        </w:rPr>
        <w:t xml:space="preserve">data </w:t>
      </w:r>
      <w:proofErr w:type="spellStart"/>
      <w:r w:rsidRPr="00952162">
        <w:rPr>
          <w:i/>
        </w:rPr>
        <w:t>objects</w:t>
      </w:r>
      <w:proofErr w:type="spellEnd"/>
      <w:r>
        <w:t xml:space="preserve"> em um processo de compra</w:t>
      </w:r>
    </w:p>
    <w:p w14:paraId="342973B6" w14:textId="13156BF8" w:rsidR="00442213" w:rsidRDefault="00202093" w:rsidP="00202093">
      <w:pPr>
        <w:ind w:firstLine="0"/>
        <w:jc w:val="center"/>
      </w:pPr>
      <w:r>
        <w:rPr>
          <w:noProof/>
        </w:rPr>
        <w:drawing>
          <wp:inline distT="0" distB="0" distL="0" distR="0" wp14:anchorId="31A6822D" wp14:editId="53CB8A70">
            <wp:extent cx="3651783" cy="2964180"/>
            <wp:effectExtent l="0" t="0" r="635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3503" cy="2973693"/>
                    </a:xfrm>
                    <a:prstGeom prst="rect">
                      <a:avLst/>
                    </a:prstGeom>
                  </pic:spPr>
                </pic:pic>
              </a:graphicData>
            </a:graphic>
          </wp:inline>
        </w:drawing>
      </w:r>
    </w:p>
    <w:p w14:paraId="36F7E080" w14:textId="7FD1C470" w:rsidR="00202093" w:rsidRDefault="00202093" w:rsidP="00202093">
      <w:pPr>
        <w:pStyle w:val="Fontes"/>
      </w:pPr>
      <w:r w:rsidRPr="00C91611">
        <w:t>Fonte: CAMPOS, 2014, p. 5</w:t>
      </w:r>
      <w:r>
        <w:t>8</w:t>
      </w:r>
      <w:r w:rsidRPr="00C91611">
        <w:t>.</w:t>
      </w:r>
    </w:p>
    <w:p w14:paraId="37DBB2FB" w14:textId="77777777" w:rsidR="00202093" w:rsidRDefault="00202093">
      <w:pPr>
        <w:ind w:firstLine="0"/>
        <w:jc w:val="center"/>
      </w:pPr>
    </w:p>
    <w:p w14:paraId="0311E21C" w14:textId="58991F49" w:rsidR="000337A3" w:rsidRDefault="009F0B86" w:rsidP="009E0F65">
      <w:r>
        <w:t xml:space="preserve">As </w:t>
      </w:r>
      <w:r w:rsidR="009E0F65">
        <w:rPr>
          <w:i/>
        </w:rPr>
        <w:t>P</w:t>
      </w:r>
      <w:r w:rsidR="009E0F65" w:rsidRPr="00952162">
        <w:rPr>
          <w:i/>
        </w:rPr>
        <w:t>ools</w:t>
      </w:r>
      <w:r w:rsidR="009E0F65">
        <w:t xml:space="preserve">, ou piscinas em português, representam um processo como um todo, englobando todas as atividades </w:t>
      </w:r>
      <w:r w:rsidR="000337A3">
        <w:t xml:space="preserve">de um processo </w:t>
      </w:r>
      <w:sdt>
        <w:sdtPr>
          <w:id w:val="-297760784"/>
          <w:citation/>
        </w:sdtPr>
        <w:sdtEndPr/>
        <w:sdtContent>
          <w:r w:rsidR="000337A3">
            <w:fldChar w:fldCharType="begin"/>
          </w:r>
          <w:r w:rsidR="000337A3">
            <w:instrText xml:space="preserve"> CITATION Cam14 \l 1046 </w:instrText>
          </w:r>
          <w:r w:rsidR="000337A3">
            <w:fldChar w:fldCharType="separate"/>
          </w:r>
          <w:r w:rsidR="004D1124">
            <w:rPr>
              <w:noProof/>
            </w:rPr>
            <w:t>(CAMPOS, 2014)</w:t>
          </w:r>
          <w:r w:rsidR="000337A3">
            <w:fldChar w:fldCharType="end"/>
          </w:r>
        </w:sdtContent>
      </w:sdt>
      <w:r w:rsidR="000337A3">
        <w:t>.</w:t>
      </w:r>
      <w:r w:rsidR="009E0F65">
        <w:t xml:space="preserve"> </w:t>
      </w:r>
      <w:r w:rsidR="000337A3">
        <w:t>São representados graficamente por um retângulo contendo o nome do processo.</w:t>
      </w:r>
    </w:p>
    <w:p w14:paraId="0269E5B9" w14:textId="55E923D0" w:rsidR="000337A3" w:rsidRDefault="000337A3" w:rsidP="009E0F65">
      <w:proofErr w:type="spellStart"/>
      <w:r w:rsidRPr="00952162">
        <w:rPr>
          <w:i/>
        </w:rPr>
        <w:t>Lanes</w:t>
      </w:r>
      <w:proofErr w:type="spellEnd"/>
      <w:r>
        <w:t xml:space="preserve">, ou raias em português, representam os atores participantes de um processo, sendo esses atores pessoas, departamentos, setores, cargos, </w:t>
      </w:r>
      <w:proofErr w:type="spellStart"/>
      <w:r>
        <w:t>etc</w:t>
      </w:r>
      <w:proofErr w:type="spellEnd"/>
      <w:r>
        <w:t xml:space="preserve"> </w:t>
      </w:r>
      <w:sdt>
        <w:sdtPr>
          <w:id w:val="-726538913"/>
          <w:citation/>
        </w:sdtPr>
        <w:sdtEndPr/>
        <w:sdtContent>
          <w:r>
            <w:fldChar w:fldCharType="begin"/>
          </w:r>
          <w:r>
            <w:instrText xml:space="preserve"> CITATION Cam14 \l 1046 </w:instrText>
          </w:r>
          <w:r>
            <w:fldChar w:fldCharType="separate"/>
          </w:r>
          <w:r w:rsidR="004D1124">
            <w:rPr>
              <w:noProof/>
            </w:rPr>
            <w:t>(CAMPOS, 2014)</w:t>
          </w:r>
          <w:r>
            <w:fldChar w:fldCharType="end"/>
          </w:r>
        </w:sdtContent>
      </w:sdt>
      <w:r>
        <w:t xml:space="preserve">. As raias são representadas por um retângulo contendo o nome do ator. As raias e as demais atividades do processo devem estar englobadas dentro de uma piscina, conforme visto na </w:t>
      </w:r>
      <w:r>
        <w:fldChar w:fldCharType="begin"/>
      </w:r>
      <w:r>
        <w:instrText xml:space="preserve"> REF _Ref527059135 \h </w:instrText>
      </w:r>
      <w:r>
        <w:fldChar w:fldCharType="separate"/>
      </w:r>
      <w:r w:rsidR="005555D4">
        <w:t>f</w:t>
      </w:r>
      <w:r>
        <w:t xml:space="preserve">igura </w:t>
      </w:r>
      <w:r>
        <w:rPr>
          <w:noProof/>
        </w:rPr>
        <w:t>13</w:t>
      </w:r>
      <w:r>
        <w:fldChar w:fldCharType="end"/>
      </w:r>
      <w:r>
        <w:t xml:space="preserve">. </w:t>
      </w:r>
    </w:p>
    <w:p w14:paraId="1121A104" w14:textId="007292F8" w:rsidR="000337A3" w:rsidRDefault="000337A3" w:rsidP="00952162">
      <w:pPr>
        <w:pStyle w:val="Legenda"/>
        <w:keepNext/>
      </w:pPr>
      <w:bookmarkStart w:id="126" w:name="_Ref527059135"/>
      <w:r>
        <w:lastRenderedPageBreak/>
        <w:t xml:space="preserve">Figura </w:t>
      </w:r>
      <w:r w:rsidR="00691107">
        <w:rPr>
          <w:noProof/>
        </w:rPr>
        <w:fldChar w:fldCharType="begin"/>
      </w:r>
      <w:r w:rsidR="00691107">
        <w:rPr>
          <w:noProof/>
        </w:rPr>
        <w:instrText xml:space="preserve"> SEQ Figura \* ARABIC </w:instrText>
      </w:r>
      <w:r w:rsidR="00691107">
        <w:rPr>
          <w:noProof/>
        </w:rPr>
        <w:fldChar w:fldCharType="separate"/>
      </w:r>
      <w:r>
        <w:rPr>
          <w:noProof/>
        </w:rPr>
        <w:t>13</w:t>
      </w:r>
      <w:r w:rsidR="00691107">
        <w:rPr>
          <w:noProof/>
        </w:rPr>
        <w:fldChar w:fldCharType="end"/>
      </w:r>
      <w:bookmarkEnd w:id="126"/>
      <w:r>
        <w:t xml:space="preserve"> - Exemplo de utilização de piscinas e raias em um processo de compra</w:t>
      </w:r>
    </w:p>
    <w:p w14:paraId="5E35E3E5" w14:textId="467CF728" w:rsidR="00442213" w:rsidRDefault="000337A3" w:rsidP="000337A3">
      <w:pPr>
        <w:ind w:firstLine="0"/>
        <w:jc w:val="center"/>
      </w:pPr>
      <w:r>
        <w:rPr>
          <w:noProof/>
        </w:rPr>
        <w:drawing>
          <wp:inline distT="0" distB="0" distL="0" distR="0" wp14:anchorId="75DA88BE" wp14:editId="2681CE64">
            <wp:extent cx="4918937" cy="3954780"/>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7455" cy="3977708"/>
                    </a:xfrm>
                    <a:prstGeom prst="rect">
                      <a:avLst/>
                    </a:prstGeom>
                  </pic:spPr>
                </pic:pic>
              </a:graphicData>
            </a:graphic>
          </wp:inline>
        </w:drawing>
      </w:r>
    </w:p>
    <w:p w14:paraId="432282D0" w14:textId="2C5883F5" w:rsidR="000337A3" w:rsidRDefault="000337A3" w:rsidP="000337A3">
      <w:pPr>
        <w:pStyle w:val="Fontes"/>
      </w:pPr>
      <w:r w:rsidRPr="00C91611">
        <w:t>Fonte: CAMPOS, 2014, p. 5</w:t>
      </w:r>
      <w:r>
        <w:t>9</w:t>
      </w:r>
      <w:r w:rsidRPr="00C91611">
        <w:t>.</w:t>
      </w:r>
    </w:p>
    <w:p w14:paraId="5ACB0719" w14:textId="77777777" w:rsidR="000337A3" w:rsidRPr="00455B11" w:rsidRDefault="000337A3" w:rsidP="00952162">
      <w:pPr>
        <w:pStyle w:val="Fontes"/>
      </w:pPr>
    </w:p>
    <w:p w14:paraId="00724787" w14:textId="27FECE9E" w:rsidR="00DD30FE" w:rsidRPr="008D625B" w:rsidRDefault="00DD30FE" w:rsidP="008D625B">
      <w:r>
        <w:t>Acredita-se que a utilização de modelagem de processos neste trabalho servirá de documentação ao desenvolvedor e ao cliente, ajudando-os a compreender um determinado processo.</w:t>
      </w:r>
    </w:p>
    <w:p w14:paraId="478AAE36" w14:textId="77777777" w:rsidR="00393E6F" w:rsidRPr="00393E6F" w:rsidRDefault="00393E6F" w:rsidP="00FC0021"/>
    <w:p w14:paraId="352D87F7" w14:textId="4707676F" w:rsidR="00393E6F" w:rsidRDefault="00393E6F" w:rsidP="00952162">
      <w:pPr>
        <w:pStyle w:val="Ttulo4"/>
      </w:pPr>
      <w:r>
        <w:t>Metodologias de desenvolvimento</w:t>
      </w:r>
    </w:p>
    <w:p w14:paraId="0217F2B5" w14:textId="77777777" w:rsidR="003E66B2" w:rsidRPr="009B3841" w:rsidRDefault="003E66B2" w:rsidP="00952162"/>
    <w:p w14:paraId="63E5C2C8" w14:textId="553388FD" w:rsidR="00C233A8" w:rsidRDefault="000D5CF0" w:rsidP="00393E6F">
      <w:r>
        <w:t>No desenvolvimento de sistemas há algumas metodologias que visam auxiliar no processo de desenvolvimento.</w:t>
      </w:r>
      <w:r w:rsidR="0007545C">
        <w:t xml:space="preserve"> Também chamado de processos, são importantes pois dão um norte aos participantes da equipe, demonstrando a maneira de como deve ser feito para se alcançar os objetivos do software </w:t>
      </w:r>
      <w:sdt>
        <w:sdtPr>
          <w:id w:val="-1966259541"/>
          <w:citation/>
        </w:sdtPr>
        <w:sdtEndPr/>
        <w:sdtContent>
          <w:r w:rsidR="0007545C">
            <w:fldChar w:fldCharType="begin"/>
          </w:r>
          <w:r w:rsidR="0007545C">
            <w:instrText xml:space="preserve"> CITATION Hir11 \l 1046 </w:instrText>
          </w:r>
          <w:r w:rsidR="0007545C">
            <w:fldChar w:fldCharType="separate"/>
          </w:r>
          <w:r w:rsidR="004D1124">
            <w:rPr>
              <w:noProof/>
            </w:rPr>
            <w:t>(HIRAMA, 2011)</w:t>
          </w:r>
          <w:r w:rsidR="0007545C">
            <w:fldChar w:fldCharType="end"/>
          </w:r>
        </w:sdtContent>
      </w:sdt>
      <w:r w:rsidR="0007545C">
        <w:t xml:space="preserve">. </w:t>
      </w:r>
      <w:r w:rsidR="003E66B2">
        <w:t xml:space="preserve">Alguns autores como Teles </w:t>
      </w:r>
      <w:sdt>
        <w:sdtPr>
          <w:id w:val="-182209874"/>
          <w:citation/>
        </w:sdtPr>
        <w:sdtEndPr/>
        <w:sdtContent>
          <w:r w:rsidR="003E66B2">
            <w:fldChar w:fldCharType="begin"/>
          </w:r>
          <w:r w:rsidR="003E66B2">
            <w:instrText xml:space="preserve">CITATION Tel14 \n  \t  \l 1046 </w:instrText>
          </w:r>
          <w:r w:rsidR="003E66B2">
            <w:fldChar w:fldCharType="separate"/>
          </w:r>
          <w:r w:rsidR="004D1124">
            <w:rPr>
              <w:noProof/>
            </w:rPr>
            <w:t>(2014)</w:t>
          </w:r>
          <w:r w:rsidR="003E66B2">
            <w:fldChar w:fldCharType="end"/>
          </w:r>
        </w:sdtContent>
      </w:sdt>
      <w:r w:rsidR="003E66B2">
        <w:t>, classificam as metodologias de desenvolvimento</w:t>
      </w:r>
      <w:r w:rsidR="00913811">
        <w:t xml:space="preserve"> em Desenvolvimento Tradicional</w:t>
      </w:r>
      <w:r w:rsidR="00C233A8">
        <w:t xml:space="preserve"> (modelo Cascata)</w:t>
      </w:r>
      <w:r w:rsidR="00913811">
        <w:t xml:space="preserve">, e Desenvolvimento </w:t>
      </w:r>
      <w:r w:rsidR="00BB0511">
        <w:t xml:space="preserve">Ágil. </w:t>
      </w:r>
    </w:p>
    <w:p w14:paraId="75420B35" w14:textId="77777777" w:rsidR="00393E6F" w:rsidRPr="008D625B" w:rsidRDefault="00393E6F"/>
    <w:p w14:paraId="01B4D483" w14:textId="2827395E" w:rsidR="00393E6F" w:rsidRDefault="00C233A8" w:rsidP="00393E6F">
      <w:pPr>
        <w:pStyle w:val="Ttulo4"/>
      </w:pPr>
      <w:r>
        <w:t>Modelo Cascata</w:t>
      </w:r>
      <w:r w:rsidDel="00C233A8">
        <w:t xml:space="preserve"> </w:t>
      </w:r>
    </w:p>
    <w:p w14:paraId="2D8169D0" w14:textId="77777777" w:rsidR="00BD514F" w:rsidRDefault="00BD514F" w:rsidP="004B2AB8"/>
    <w:p w14:paraId="64FBEC37" w14:textId="5E58F0D2" w:rsidR="004B2AB8" w:rsidRDefault="00C233A8" w:rsidP="002F545B">
      <w:r>
        <w:lastRenderedPageBreak/>
        <w:t xml:space="preserve">O modelo em cascata prega que o desenvolvimento do software deve ser feito por uma série de etapas lineares e que cada etapa depende do término da </w:t>
      </w:r>
      <w:r w:rsidR="00934CB9">
        <w:t>anterior</w:t>
      </w:r>
      <w:sdt>
        <w:sdtPr>
          <w:id w:val="334969157"/>
          <w:citation/>
        </w:sdtPr>
        <w:sdtEndPr/>
        <w:sdtContent>
          <w:r>
            <w:fldChar w:fldCharType="begin"/>
          </w:r>
          <w:r>
            <w:instrText xml:space="preserve"> CITATION Tel14 \l 1046 </w:instrText>
          </w:r>
          <w:r>
            <w:fldChar w:fldCharType="separate"/>
          </w:r>
          <w:r w:rsidR="004D1124">
            <w:rPr>
              <w:noProof/>
            </w:rPr>
            <w:t xml:space="preserve"> (TELES, 2014)</w:t>
          </w:r>
          <w:r>
            <w:fldChar w:fldCharType="end"/>
          </w:r>
        </w:sdtContent>
      </w:sdt>
      <w:r>
        <w:t xml:space="preserve">. As etapas a serem seguidas variam de autor para autor, mas as seguintes etapas </w:t>
      </w:r>
      <w:r w:rsidR="009E0F65">
        <w:t xml:space="preserve">são </w:t>
      </w:r>
      <w:r w:rsidR="00934CB9">
        <w:t xml:space="preserve">as de </w:t>
      </w:r>
      <w:r w:rsidR="009E0F65">
        <w:t>base de um processo em cascata</w:t>
      </w:r>
      <w:r>
        <w:t>: An</w:t>
      </w:r>
      <w:r w:rsidR="006D01FE">
        <w:t>álise, Projeto, Codificação, Teste e Manutenção</w:t>
      </w:r>
      <w:customXmlInsRangeStart w:id="127" w:author="Ryan Lemos" w:date="2018-10-18T23:25:00Z"/>
      <w:sdt>
        <w:sdtPr>
          <w:id w:val="-866050688"/>
          <w:citation/>
        </w:sdtPr>
        <w:sdtEndPr/>
        <w:sdtContent>
          <w:customXmlInsRangeEnd w:id="127"/>
          <w:ins w:id="128" w:author="Ryan Lemos" w:date="2018-10-18T23:25:00Z">
            <w:r w:rsidR="001A0EE2">
              <w:fldChar w:fldCharType="begin"/>
            </w:r>
            <w:r w:rsidR="001A0EE2">
              <w:instrText xml:space="preserve"> CITATION Hir11 \l 1046 </w:instrText>
            </w:r>
          </w:ins>
          <w:r w:rsidR="001A0EE2">
            <w:fldChar w:fldCharType="separate"/>
          </w:r>
          <w:ins w:id="129" w:author="Ryan Lemos" w:date="2018-10-18T23:25:00Z">
            <w:r w:rsidR="001A0EE2">
              <w:rPr>
                <w:noProof/>
              </w:rPr>
              <w:t xml:space="preserve"> (HIRAMA, 2011)</w:t>
            </w:r>
            <w:r w:rsidR="001A0EE2">
              <w:fldChar w:fldCharType="end"/>
            </w:r>
          </w:ins>
          <w:customXmlInsRangeStart w:id="130" w:author="Ryan Lemos" w:date="2018-10-18T23:25:00Z"/>
        </w:sdtContent>
      </w:sdt>
      <w:customXmlInsRangeEnd w:id="130"/>
      <w:del w:id="131" w:author="Ryan Lemos" w:date="2018-10-18T23:25:00Z">
        <w:r w:rsidR="009F0B86" w:rsidDel="001A0EE2">
          <w:delText xml:space="preserve"> </w:delText>
        </w:r>
        <w:r w:rsidR="009F0B86" w:rsidDel="001A0EE2">
          <w:rPr>
            <w:noProof/>
          </w:rPr>
          <w:delText>(HIRAMA, 2011</w:delText>
        </w:r>
      </w:del>
      <w:r w:rsidR="006D01FE">
        <w:t>. A</w:t>
      </w:r>
      <w:r w:rsidR="004B2AB8">
        <w:fldChar w:fldCharType="begin"/>
      </w:r>
      <w:r w:rsidR="004B2AB8">
        <w:instrText xml:space="preserve"> REF _Ref526608527 \h </w:instrText>
      </w:r>
      <w:r w:rsidR="004B2AB8">
        <w:fldChar w:fldCharType="separate"/>
      </w:r>
      <w:r w:rsidR="005555D4">
        <w:t xml:space="preserve"> figura </w:t>
      </w:r>
      <w:r w:rsidR="005555D4">
        <w:rPr>
          <w:noProof/>
        </w:rPr>
        <w:t>14</w:t>
      </w:r>
      <w:r w:rsidR="004B2AB8">
        <w:fldChar w:fldCharType="end"/>
      </w:r>
      <w:r w:rsidR="004B2AB8">
        <w:t xml:space="preserve"> ilustra o modelo em cascata,</w:t>
      </w:r>
      <w:ins w:id="132" w:author="Ryan Lemos" w:date="2018-10-18T23:25:00Z">
        <w:r w:rsidR="001A0EE2">
          <w:t xml:space="preserve"> e</w:t>
        </w:r>
      </w:ins>
      <w:r w:rsidR="004B2AB8">
        <w:t xml:space="preserve"> </w:t>
      </w:r>
      <w:del w:id="133" w:author="Ryan Lemos" w:date="2018-10-18T23:25:00Z">
        <w:r w:rsidR="004B2AB8" w:rsidDel="001A0EE2">
          <w:delText xml:space="preserve">onde </w:delText>
        </w:r>
      </w:del>
      <w:r w:rsidR="004B2AB8">
        <w:t>a</w:t>
      </w:r>
      <w:r w:rsidR="009F0B86">
        <w:t xml:space="preserve"> representação de uma</w:t>
      </w:r>
      <w:r w:rsidR="004B2AB8">
        <w:t xml:space="preserve"> seta</w:t>
      </w:r>
      <w:ins w:id="134" w:author="Ryan Lemos" w:date="2018-10-18T23:25:00Z">
        <w:r w:rsidR="001A0EE2">
          <w:t xml:space="preserve"> em uma atividade</w:t>
        </w:r>
      </w:ins>
      <w:r w:rsidR="004B2AB8">
        <w:t xml:space="preserve"> representa a dependência de uma atividade anterior.</w:t>
      </w:r>
    </w:p>
    <w:p w14:paraId="0CCC97F0" w14:textId="77777777" w:rsidR="00E71EB8" w:rsidRDefault="00E71EB8" w:rsidP="00952162">
      <w:pPr>
        <w:pStyle w:val="Fontes"/>
      </w:pPr>
      <w:bookmarkStart w:id="135" w:name="_Ref526608527"/>
      <w:bookmarkStart w:id="136" w:name="_Ref526608517"/>
    </w:p>
    <w:p w14:paraId="0C09F77E" w14:textId="13221AA1" w:rsidR="004B2AB8" w:rsidRDefault="004B2AB8" w:rsidP="00952162">
      <w:pPr>
        <w:pStyle w:val="Legenda"/>
        <w:keepNext/>
      </w:pPr>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14</w:t>
      </w:r>
      <w:r w:rsidR="00691107">
        <w:rPr>
          <w:noProof/>
        </w:rPr>
        <w:fldChar w:fldCharType="end"/>
      </w:r>
      <w:bookmarkEnd w:id="135"/>
      <w:r>
        <w:t xml:space="preserve"> - Representação da modelo em cascata</w:t>
      </w:r>
      <w:bookmarkEnd w:id="136"/>
    </w:p>
    <w:p w14:paraId="3AC66E5D" w14:textId="737CBE0E" w:rsidR="006D01FE" w:rsidRDefault="006D01FE" w:rsidP="00952162">
      <w:pPr>
        <w:pStyle w:val="Fontes"/>
      </w:pPr>
      <w:r>
        <w:rPr>
          <w:noProof/>
        </w:rPr>
        <w:drawing>
          <wp:inline distT="0" distB="0" distL="0" distR="0" wp14:anchorId="6A5640A5" wp14:editId="35A8E583">
            <wp:extent cx="3649980" cy="2211476"/>
            <wp:effectExtent l="152400" t="114300" r="140970" b="15113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Lst>
                    </a:blip>
                    <a:stretch>
                      <a:fillRect/>
                    </a:stretch>
                  </pic:blipFill>
                  <pic:spPr>
                    <a:xfrm>
                      <a:off x="0" y="0"/>
                      <a:ext cx="3679243" cy="22292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9420A4" w14:textId="48A95D13" w:rsidR="004B2AB8" w:rsidRDefault="004B2AB8" w:rsidP="004B2AB8">
      <w:pPr>
        <w:pStyle w:val="Fontes"/>
      </w:pPr>
      <w:r>
        <w:t>Fonte:</w:t>
      </w:r>
      <w:r w:rsidR="00E71EB8">
        <w:t xml:space="preserve"> ADAPTADA de</w:t>
      </w:r>
      <w:r>
        <w:t xml:space="preserve"> HIRAMA, 2011</w:t>
      </w:r>
      <w:r w:rsidR="00E71EB8">
        <w:t>, p.26</w:t>
      </w:r>
      <w:r>
        <w:t>.</w:t>
      </w:r>
    </w:p>
    <w:p w14:paraId="0966A3D8" w14:textId="77777777" w:rsidR="004B2AB8" w:rsidRDefault="004B2AB8" w:rsidP="00952162">
      <w:pPr>
        <w:pStyle w:val="Fontes"/>
      </w:pPr>
    </w:p>
    <w:p w14:paraId="0EBC909B" w14:textId="7A9D7EAE" w:rsidR="006E29F0" w:rsidRDefault="004B2AB8" w:rsidP="006E29F0">
      <w:r>
        <w:t xml:space="preserve">Teles </w:t>
      </w:r>
      <w:sdt>
        <w:sdtPr>
          <w:id w:val="-316576276"/>
          <w:citation/>
        </w:sdtPr>
        <w:sdtEndPr/>
        <w:sdtContent>
          <w:r>
            <w:fldChar w:fldCharType="begin"/>
          </w:r>
          <w:r>
            <w:instrText xml:space="preserve">CITATION Tel14 \p 35 \n  \t  \l 1046 </w:instrText>
          </w:r>
          <w:r>
            <w:fldChar w:fldCharType="separate"/>
          </w:r>
          <w:r w:rsidR="004D1124">
            <w:rPr>
              <w:noProof/>
            </w:rPr>
            <w:t>(2014, p. 35)</w:t>
          </w:r>
          <w:r>
            <w:fldChar w:fldCharType="end"/>
          </w:r>
        </w:sdtContent>
      </w:sdt>
      <w:r>
        <w:t xml:space="preserve"> afirma que esse modelo é “reconhecidamente ineficaz”, porém ainda é um dos mais utilizados no desenvolvimento de software.</w:t>
      </w:r>
      <w:r w:rsidR="00401F35">
        <w:t xml:space="preserve"> Algumas críticas acerca desse modelo são</w:t>
      </w:r>
      <w:ins w:id="137" w:author="Ryan Lemos" w:date="2018-10-18T23:26:00Z">
        <w:r w:rsidR="001A0EE2">
          <w:t>:</w:t>
        </w:r>
      </w:ins>
      <w:r w:rsidR="00401F35">
        <w:t xml:space="preserve"> </w:t>
      </w:r>
      <w:del w:id="138" w:author="Ryan Lemos" w:date="2018-10-18T23:26:00Z">
        <w:r w:rsidR="00401F35" w:rsidDel="001A0EE2">
          <w:delText xml:space="preserve">o fato da </w:delText>
        </w:r>
      </w:del>
      <w:r w:rsidR="00401F35">
        <w:t>linearidade excessiva, o foco na execução, falta de feedback do cliente e a dificuldade de se adequar a mudança</w:t>
      </w:r>
      <w:r w:rsidR="009F0B86">
        <w:t>s</w:t>
      </w:r>
      <w:r w:rsidR="00401F35">
        <w:t xml:space="preserve"> </w:t>
      </w:r>
      <w:sdt>
        <w:sdtPr>
          <w:id w:val="1938250359"/>
          <w:citation/>
        </w:sdtPr>
        <w:sdtEndPr/>
        <w:sdtContent>
          <w:r w:rsidR="00401F35">
            <w:fldChar w:fldCharType="begin"/>
          </w:r>
          <w:r w:rsidR="00401F35">
            <w:instrText xml:space="preserve"> CITATION Tel14 \l 1046 </w:instrText>
          </w:r>
          <w:r w:rsidR="00401F35">
            <w:fldChar w:fldCharType="separate"/>
          </w:r>
          <w:r w:rsidR="004D1124">
            <w:rPr>
              <w:noProof/>
            </w:rPr>
            <w:t>(TELES, 2014)</w:t>
          </w:r>
          <w:r w:rsidR="00401F35">
            <w:fldChar w:fldCharType="end"/>
          </w:r>
        </w:sdtContent>
      </w:sdt>
      <w:r w:rsidR="00401F35">
        <w:t xml:space="preserve">. </w:t>
      </w:r>
      <w:r w:rsidR="00934CB9">
        <w:t xml:space="preserve">Teles </w:t>
      </w:r>
      <w:sdt>
        <w:sdtPr>
          <w:id w:val="-550997583"/>
          <w:citation/>
        </w:sdtPr>
        <w:sdtEndPr/>
        <w:sdtContent>
          <w:r w:rsidR="00934CB9">
            <w:fldChar w:fldCharType="begin"/>
          </w:r>
          <w:r w:rsidR="00934CB9">
            <w:instrText xml:space="preserve">CITATION Tel14 \n  \t  \l 1046 </w:instrText>
          </w:r>
          <w:r w:rsidR="00934CB9">
            <w:fldChar w:fldCharType="separate"/>
          </w:r>
          <w:r w:rsidR="004D1124">
            <w:rPr>
              <w:noProof/>
            </w:rPr>
            <w:t>(2014)</w:t>
          </w:r>
          <w:r w:rsidR="00934CB9">
            <w:fldChar w:fldCharType="end"/>
          </w:r>
        </w:sdtContent>
      </w:sdt>
      <w:r w:rsidR="00934CB9">
        <w:t xml:space="preserve"> compara e</w:t>
      </w:r>
      <w:r w:rsidR="00401F35">
        <w:t>s</w:t>
      </w:r>
      <w:r w:rsidR="009E0F65">
        <w:t>s</w:t>
      </w:r>
      <w:r w:rsidR="00401F35">
        <w:t xml:space="preserve">e modelo de desenvolvimento ao modelo de fabricação industrial, </w:t>
      </w:r>
      <w:r w:rsidR="00934CB9">
        <w:t xml:space="preserve">havendo </w:t>
      </w:r>
      <w:r w:rsidR="00401F35">
        <w:t>trabalhadores</w:t>
      </w:r>
      <w:r w:rsidR="00932C42">
        <w:t xml:space="preserve"> e</w:t>
      </w:r>
      <w:r w:rsidR="00401F35">
        <w:t xml:space="preserve"> cada um com um papel específico. Cada um</w:t>
      </w:r>
      <w:r w:rsidR="00932C42">
        <w:t xml:space="preserve"> deles</w:t>
      </w:r>
      <w:r w:rsidR="00401F35">
        <w:t xml:space="preserve"> </w:t>
      </w:r>
      <w:r w:rsidR="00934CB9">
        <w:t>sendo</w:t>
      </w:r>
      <w:r w:rsidR="00401F35">
        <w:t xml:space="preserve"> especialista em fazer </w:t>
      </w:r>
      <w:r w:rsidR="00934CB9">
        <w:t>uma</w:t>
      </w:r>
      <w:r w:rsidR="00401F35">
        <w:t xml:space="preserve"> determinada tarefa</w:t>
      </w:r>
      <w:r w:rsidR="00934CB9">
        <w:t xml:space="preserve"> </w:t>
      </w:r>
      <w:sdt>
        <w:sdtPr>
          <w:id w:val="-142508647"/>
          <w:citation/>
        </w:sdtPr>
        <w:sdtEndPr/>
        <w:sdtContent>
          <w:r w:rsidR="00934CB9">
            <w:fldChar w:fldCharType="begin"/>
          </w:r>
          <w:r w:rsidR="00934CB9">
            <w:instrText xml:space="preserve"> CITATION Tel14 \l 1046 </w:instrText>
          </w:r>
          <w:r w:rsidR="00934CB9">
            <w:fldChar w:fldCharType="separate"/>
          </w:r>
          <w:r w:rsidR="004D1124">
            <w:rPr>
              <w:noProof/>
            </w:rPr>
            <w:t>(TELES, 2014)</w:t>
          </w:r>
          <w:r w:rsidR="00934CB9">
            <w:fldChar w:fldCharType="end"/>
          </w:r>
        </w:sdtContent>
      </w:sdt>
      <w:r w:rsidR="00934CB9">
        <w:t>.</w:t>
      </w:r>
      <w:r w:rsidR="00401F35">
        <w:t xml:space="preserve"> </w:t>
      </w:r>
      <w:r w:rsidR="00934CB9">
        <w:t>Essas</w:t>
      </w:r>
      <w:r w:rsidR="00401F35">
        <w:t xml:space="preserve"> tarefas</w:t>
      </w:r>
      <w:ins w:id="139" w:author="Ryan Lemos" w:date="2018-10-18T23:26:00Z">
        <w:r w:rsidR="001A0EE2">
          <w:t xml:space="preserve"> que</w:t>
        </w:r>
      </w:ins>
      <w:r w:rsidR="00401F35">
        <w:t xml:space="preserve"> </w:t>
      </w:r>
      <w:r w:rsidR="00934CB9">
        <w:t>devem ser</w:t>
      </w:r>
      <w:r w:rsidR="00401F35">
        <w:t xml:space="preserve"> simples e determinísticas a ponto de não haver necessidade de </w:t>
      </w:r>
      <w:r w:rsidR="006E29F0">
        <w:t>pensar no que fazer</w:t>
      </w:r>
      <w:r w:rsidR="00932C42">
        <w:t>,</w:t>
      </w:r>
      <w:r w:rsidR="006E29F0">
        <w:t xml:space="preserve"> somente executa</w:t>
      </w:r>
      <w:r w:rsidR="00934CB9">
        <w:t>-las</w:t>
      </w:r>
      <w:r w:rsidR="006E29F0">
        <w:t xml:space="preserve"> </w:t>
      </w:r>
      <w:sdt>
        <w:sdtPr>
          <w:id w:val="-1699995861"/>
          <w:citation/>
        </w:sdtPr>
        <w:sdtEndPr/>
        <w:sdtContent>
          <w:r w:rsidR="006E29F0">
            <w:fldChar w:fldCharType="begin"/>
          </w:r>
          <w:r w:rsidR="006E29F0">
            <w:instrText xml:space="preserve"> CITATION Tel14 \l 1046 </w:instrText>
          </w:r>
          <w:r w:rsidR="006E29F0">
            <w:fldChar w:fldCharType="separate"/>
          </w:r>
          <w:r w:rsidR="004D1124">
            <w:rPr>
              <w:noProof/>
            </w:rPr>
            <w:t>(TELES, 2014)</w:t>
          </w:r>
          <w:r w:rsidR="006E29F0">
            <w:fldChar w:fldCharType="end"/>
          </w:r>
        </w:sdtContent>
      </w:sdt>
      <w:r w:rsidR="006E29F0">
        <w:t xml:space="preserve">. O desenvolvimento tradicional busca alcançar essa simplicidade de tarefas </w:t>
      </w:r>
      <w:del w:id="140" w:author="Ryan Lemos" w:date="2018-10-19T12:46:00Z">
        <w:r w:rsidR="006E29F0" w:rsidDel="00035A41">
          <w:delText xml:space="preserve">afim </w:delText>
        </w:r>
      </w:del>
      <w:ins w:id="141" w:author="Ryan Lemos" w:date="2018-10-19T12:46:00Z">
        <w:r w:rsidR="00035A41">
          <w:t xml:space="preserve">para que </w:t>
        </w:r>
      </w:ins>
      <w:del w:id="142" w:author="Ryan Lemos" w:date="2018-10-19T12:46:00Z">
        <w:r w:rsidR="006E29F0" w:rsidDel="00035A41">
          <w:delText xml:space="preserve">de que </w:delText>
        </w:r>
      </w:del>
      <w:r w:rsidR="006E29F0">
        <w:t xml:space="preserve">se diminua erros e o tempo de desenvolvimento </w:t>
      </w:r>
      <w:sdt>
        <w:sdtPr>
          <w:id w:val="-660620126"/>
          <w:citation/>
        </w:sdtPr>
        <w:sdtEndPr/>
        <w:sdtContent>
          <w:r w:rsidR="006E29F0">
            <w:fldChar w:fldCharType="begin"/>
          </w:r>
          <w:r w:rsidR="006E29F0">
            <w:instrText xml:space="preserve"> CITATION Tel14 \l 1046 </w:instrText>
          </w:r>
          <w:r w:rsidR="006E29F0">
            <w:fldChar w:fldCharType="separate"/>
          </w:r>
          <w:r w:rsidR="004D1124">
            <w:rPr>
              <w:noProof/>
            </w:rPr>
            <w:t>(TELES, 2014)</w:t>
          </w:r>
          <w:r w:rsidR="006E29F0">
            <w:fldChar w:fldCharType="end"/>
          </w:r>
        </w:sdtContent>
      </w:sdt>
      <w:r w:rsidR="006E29F0">
        <w:t>. Porém esquece-se que o desenvolvimento é um processo de trabalho intelectual, ideias podem surgir a todo momento, assim como uma solução melhor para um problema</w:t>
      </w:r>
      <w:r w:rsidR="009E0F65">
        <w:t xml:space="preserve"> </w:t>
      </w:r>
      <w:sdt>
        <w:sdtPr>
          <w:id w:val="585581319"/>
          <w:citation/>
        </w:sdtPr>
        <w:sdtEndPr/>
        <w:sdtContent>
          <w:r w:rsidR="009E0F65">
            <w:fldChar w:fldCharType="begin"/>
          </w:r>
          <w:r w:rsidR="009E0F65">
            <w:instrText xml:space="preserve"> CITATION Tel14 \l 1046 </w:instrText>
          </w:r>
          <w:r w:rsidR="009E0F65">
            <w:fldChar w:fldCharType="separate"/>
          </w:r>
          <w:r w:rsidR="004D1124">
            <w:rPr>
              <w:noProof/>
            </w:rPr>
            <w:t>(TELES, 2014)</w:t>
          </w:r>
          <w:r w:rsidR="009E0F65">
            <w:fldChar w:fldCharType="end"/>
          </w:r>
        </w:sdtContent>
      </w:sdt>
      <w:r w:rsidR="006E29F0">
        <w:t>. Tendo em vista o que foi apresentado, escolheu-se por não se utilizar o modelo em cascata no desenvolvimento deste trabalho.</w:t>
      </w:r>
    </w:p>
    <w:p w14:paraId="4A5F33A2" w14:textId="77777777" w:rsidR="00393E6F" w:rsidRPr="008D625B" w:rsidRDefault="00393E6F" w:rsidP="00393E6F"/>
    <w:p w14:paraId="414CAB10" w14:textId="36E4AC32" w:rsidR="00393E6F" w:rsidRDefault="00393E6F" w:rsidP="00393E6F">
      <w:pPr>
        <w:pStyle w:val="Ttulo4"/>
      </w:pPr>
      <w:r>
        <w:lastRenderedPageBreak/>
        <w:t xml:space="preserve">Metodologia </w:t>
      </w:r>
      <w:r w:rsidR="00DD30FE">
        <w:t>Ágil</w:t>
      </w:r>
    </w:p>
    <w:p w14:paraId="63FA0826" w14:textId="0A17949E" w:rsidR="00A82B12" w:rsidRDefault="00A82B12" w:rsidP="00A82B12"/>
    <w:p w14:paraId="7C125EFA" w14:textId="5A99CB33" w:rsidR="00D069A7" w:rsidRDefault="00A82B12">
      <w:r>
        <w:t>Metodologia ágil se trata</w:t>
      </w:r>
      <w:r w:rsidR="00047219">
        <w:t xml:space="preserve"> de um movimento que buscou mudar a maneira como os projetos de software eram executados</w:t>
      </w:r>
      <w:sdt>
        <w:sdtPr>
          <w:id w:val="675610507"/>
          <w:citation/>
        </w:sdtPr>
        <w:sdtEndPr/>
        <w:sdtContent>
          <w:r w:rsidR="00047219">
            <w:fldChar w:fldCharType="begin"/>
          </w:r>
          <w:r w:rsidR="00047219">
            <w:instrText xml:space="preserve"> CITATION Hir11 \l 1046 </w:instrText>
          </w:r>
          <w:r w:rsidR="00047219">
            <w:fldChar w:fldCharType="separate"/>
          </w:r>
          <w:r w:rsidR="004D1124">
            <w:rPr>
              <w:noProof/>
            </w:rPr>
            <w:t xml:space="preserve"> (HIRAMA, 2011)</w:t>
          </w:r>
          <w:r w:rsidR="00047219">
            <w:fldChar w:fldCharType="end"/>
          </w:r>
        </w:sdtContent>
      </w:sdt>
      <w:r w:rsidR="00047219">
        <w:t>.</w:t>
      </w:r>
      <w:r w:rsidR="008960DB">
        <w:t xml:space="preserve"> Apresent</w:t>
      </w:r>
      <w:ins w:id="143" w:author="Ryan Lemos" w:date="2018-10-18T23:27:00Z">
        <w:r w:rsidR="001A0EE2">
          <w:t>ou-se</w:t>
        </w:r>
      </w:ins>
      <w:del w:id="144" w:author="Ryan Lemos" w:date="2018-10-18T23:27:00Z">
        <w:r w:rsidR="008960DB" w:rsidDel="001A0EE2">
          <w:delText>ando</w:delText>
        </w:r>
      </w:del>
      <w:r w:rsidR="008960DB">
        <w:t xml:space="preserve"> como premissa o aumento na velocidade de desenvolvimento de sistemas sem que houvesse uma eventual perda de qualidade </w:t>
      </w:r>
      <w:sdt>
        <w:sdtPr>
          <w:id w:val="1089583952"/>
          <w:citation/>
        </w:sdtPr>
        <w:sdtEndPr/>
        <w:sdtContent>
          <w:r w:rsidR="008960DB">
            <w:fldChar w:fldCharType="begin"/>
          </w:r>
          <w:r w:rsidR="008960DB">
            <w:instrText xml:space="preserve"> CITATION Hir11 \l 1046 </w:instrText>
          </w:r>
          <w:r w:rsidR="008960DB">
            <w:fldChar w:fldCharType="separate"/>
          </w:r>
          <w:r w:rsidR="004D1124">
            <w:rPr>
              <w:noProof/>
            </w:rPr>
            <w:t>(HIRAMA, 2011)</w:t>
          </w:r>
          <w:r w:rsidR="008960DB">
            <w:fldChar w:fldCharType="end"/>
          </w:r>
        </w:sdtContent>
      </w:sdt>
      <w:r w:rsidR="008960DB">
        <w:t>.</w:t>
      </w:r>
      <w:ins w:id="145" w:author="Ryan Lemos" w:date="2018-10-18T23:27:00Z">
        <w:r w:rsidR="001A0EE2">
          <w:t xml:space="preserve"> E</w:t>
        </w:r>
      </w:ins>
      <w:r w:rsidR="00047219">
        <w:t xml:space="preserve"> </w:t>
      </w:r>
      <w:ins w:id="146" w:author="Ryan Lemos" w:date="2018-10-18T23:27:00Z">
        <w:r w:rsidR="001A0EE2">
          <w:t>b</w:t>
        </w:r>
      </w:ins>
      <w:del w:id="147" w:author="Ryan Lemos" w:date="2018-10-18T23:27:00Z">
        <w:r w:rsidR="00047219" w:rsidDel="001A0EE2">
          <w:delText>B</w:delText>
        </w:r>
      </w:del>
      <w:r w:rsidR="00047219">
        <w:t>uscou</w:t>
      </w:r>
      <w:r w:rsidR="009E0F65">
        <w:t>-</w:t>
      </w:r>
      <w:r w:rsidR="00047219">
        <w:t>se diferenciar das metodologias tradicionais como o modelo em cascata.</w:t>
      </w:r>
      <w:r w:rsidR="008960DB">
        <w:t xml:space="preserve"> Uma das diferenças se dá pela filosofia iterativa (ou espiral) e não mais linear como no modelo em cascata </w:t>
      </w:r>
      <w:sdt>
        <w:sdtPr>
          <w:id w:val="-1209564295"/>
          <w:citation/>
        </w:sdtPr>
        <w:sdtEndPr/>
        <w:sdtContent>
          <w:r w:rsidR="008960DB">
            <w:fldChar w:fldCharType="begin"/>
          </w:r>
          <w:r w:rsidR="008960DB">
            <w:instrText xml:space="preserve"> CITATION Hir11 \l 1046 </w:instrText>
          </w:r>
          <w:r w:rsidR="008960DB">
            <w:fldChar w:fldCharType="separate"/>
          </w:r>
          <w:r w:rsidR="004D1124">
            <w:rPr>
              <w:noProof/>
            </w:rPr>
            <w:t>(HIRAMA, 2011)</w:t>
          </w:r>
          <w:r w:rsidR="008960DB">
            <w:fldChar w:fldCharType="end"/>
          </w:r>
        </w:sdtContent>
      </w:sdt>
      <w:r w:rsidR="008960DB">
        <w:t>. Esse modo iterativo prega o</w:t>
      </w:r>
      <w:r w:rsidR="00D069A7">
        <w:t xml:space="preserve"> desenvolvimento de software como algo constante. A cada iteração o cliente recebe uma parte do sistema podendo opinar sobre melhorias ou eventuais erros de modelagem </w:t>
      </w:r>
      <w:sdt>
        <w:sdtPr>
          <w:id w:val="771513655"/>
          <w:citation/>
        </w:sdtPr>
        <w:sdtEndPr/>
        <w:sdtContent>
          <w:r w:rsidR="00D069A7">
            <w:fldChar w:fldCharType="begin"/>
          </w:r>
          <w:r w:rsidR="00D069A7">
            <w:instrText xml:space="preserve"> CITATION Tel14 \l 1046 </w:instrText>
          </w:r>
          <w:r w:rsidR="00D069A7">
            <w:fldChar w:fldCharType="separate"/>
          </w:r>
          <w:r w:rsidR="004D1124">
            <w:rPr>
              <w:noProof/>
            </w:rPr>
            <w:t>(TELES, 2014)</w:t>
          </w:r>
          <w:r w:rsidR="00D069A7">
            <w:fldChar w:fldCharType="end"/>
          </w:r>
        </w:sdtContent>
      </w:sdt>
      <w:r w:rsidR="00D069A7">
        <w:t xml:space="preserve">. A cada iteração então recebe-se do cliente o seu </w:t>
      </w:r>
      <w:r w:rsidR="00D069A7" w:rsidRPr="00952162">
        <w:rPr>
          <w:i/>
        </w:rPr>
        <w:t>feedback</w:t>
      </w:r>
      <w:r w:rsidR="00D069A7">
        <w:t xml:space="preserve"> acerca do que foi implementado, além do cliente ter a possibilidade de utilizar o sistema sem que este esteja completamente terminado</w:t>
      </w:r>
      <w:r w:rsidR="00934CB9">
        <w:t xml:space="preserve"> </w:t>
      </w:r>
      <w:sdt>
        <w:sdtPr>
          <w:id w:val="-902599129"/>
          <w:citation/>
        </w:sdtPr>
        <w:sdtEndPr/>
        <w:sdtContent>
          <w:r w:rsidR="00934CB9">
            <w:fldChar w:fldCharType="begin"/>
          </w:r>
          <w:r w:rsidR="00934CB9">
            <w:instrText xml:space="preserve"> CITATION Hir11 \l 1046 </w:instrText>
          </w:r>
          <w:r w:rsidR="00934CB9">
            <w:fldChar w:fldCharType="separate"/>
          </w:r>
          <w:r w:rsidR="004D1124">
            <w:rPr>
              <w:noProof/>
            </w:rPr>
            <w:t>(HIRAMA, 2011)</w:t>
          </w:r>
          <w:r w:rsidR="00934CB9">
            <w:fldChar w:fldCharType="end"/>
          </w:r>
        </w:sdtContent>
      </w:sdt>
      <w:r w:rsidR="00D069A7">
        <w:t>. Ao final de todas as iterações tem-se o sistema completo e operante, uma vez que o sistema foi validado ao fim de cada iteração</w:t>
      </w:r>
      <w:sdt>
        <w:sdtPr>
          <w:id w:val="-2111583431"/>
          <w:citation/>
        </w:sdtPr>
        <w:sdtEndPr/>
        <w:sdtContent>
          <w:r w:rsidR="00D069A7">
            <w:fldChar w:fldCharType="begin"/>
          </w:r>
          <w:r w:rsidR="00D069A7">
            <w:instrText xml:space="preserve"> CITATION Hir11 \l 1046 </w:instrText>
          </w:r>
          <w:r w:rsidR="00D069A7">
            <w:fldChar w:fldCharType="separate"/>
          </w:r>
          <w:r w:rsidR="004D1124">
            <w:rPr>
              <w:noProof/>
            </w:rPr>
            <w:t xml:space="preserve"> (HIRAMA, 2011)</w:t>
          </w:r>
          <w:r w:rsidR="00D069A7">
            <w:fldChar w:fldCharType="end"/>
          </w:r>
        </w:sdtContent>
      </w:sdt>
      <w:r w:rsidR="00D069A7">
        <w:t>. A</w:t>
      </w:r>
      <w:r w:rsidR="008B3673">
        <w:t xml:space="preserve"> </w:t>
      </w:r>
      <w:r w:rsidR="008B3673">
        <w:fldChar w:fldCharType="begin"/>
      </w:r>
      <w:r w:rsidR="008B3673">
        <w:instrText xml:space="preserve"> REF _Ref526797528 \h </w:instrText>
      </w:r>
      <w:r w:rsidR="008B3673">
        <w:fldChar w:fldCharType="separate"/>
      </w:r>
      <w:r w:rsidR="005555D4">
        <w:t xml:space="preserve">figura </w:t>
      </w:r>
      <w:r w:rsidR="005555D4">
        <w:rPr>
          <w:noProof/>
        </w:rPr>
        <w:t>15</w:t>
      </w:r>
      <w:r w:rsidR="008B3673">
        <w:fldChar w:fldCharType="end"/>
      </w:r>
      <w:r w:rsidR="008B3673">
        <w:t xml:space="preserve"> demonstra um exemplo de representação do modelo iterativo ou espiral.</w:t>
      </w:r>
    </w:p>
    <w:p w14:paraId="45AD19B6" w14:textId="25D1C8D5" w:rsidR="00A82B12" w:rsidRPr="00D069A7" w:rsidRDefault="00D069A7" w:rsidP="00952162">
      <w:pPr>
        <w:pStyle w:val="Fontes"/>
      </w:pPr>
      <w:r>
        <w:t xml:space="preserve"> </w:t>
      </w:r>
    </w:p>
    <w:p w14:paraId="7A83519B" w14:textId="11320A26" w:rsidR="00D069A7" w:rsidRDefault="00D069A7" w:rsidP="00952162">
      <w:pPr>
        <w:pStyle w:val="Legenda"/>
        <w:keepNext/>
      </w:pPr>
      <w:bookmarkStart w:id="148" w:name="_Ref526797528"/>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15</w:t>
      </w:r>
      <w:r w:rsidR="00691107">
        <w:rPr>
          <w:noProof/>
        </w:rPr>
        <w:fldChar w:fldCharType="end"/>
      </w:r>
      <w:bookmarkEnd w:id="148"/>
      <w:r>
        <w:t xml:space="preserve"> - Modelo em espiral</w:t>
      </w:r>
    </w:p>
    <w:p w14:paraId="04D1E421" w14:textId="5A61972B" w:rsidR="00D45E2C" w:rsidRDefault="00D45E2C" w:rsidP="00952162">
      <w:pPr>
        <w:pStyle w:val="Fontes"/>
      </w:pPr>
      <w:r>
        <w:rPr>
          <w:noProof/>
        </w:rPr>
        <w:drawing>
          <wp:inline distT="0" distB="0" distL="0" distR="0" wp14:anchorId="4586F0EF" wp14:editId="0A525077">
            <wp:extent cx="3735896" cy="2049780"/>
            <wp:effectExtent l="133350" t="114300" r="150495" b="1409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Lst>
                    </a:blip>
                    <a:stretch>
                      <a:fillRect/>
                    </a:stretch>
                  </pic:blipFill>
                  <pic:spPr>
                    <a:xfrm>
                      <a:off x="0" y="0"/>
                      <a:ext cx="3754944" cy="20602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F1294E" w14:textId="2D6DEB65" w:rsidR="00D069A7" w:rsidRDefault="00D069A7" w:rsidP="00D069A7">
      <w:pPr>
        <w:pStyle w:val="Fontes"/>
      </w:pPr>
      <w:r>
        <w:t>Fonte: HIRAMA, 2011</w:t>
      </w:r>
      <w:r w:rsidR="00BB25A9">
        <w:t>, p39</w:t>
      </w:r>
      <w:r>
        <w:t>.</w:t>
      </w:r>
    </w:p>
    <w:p w14:paraId="1A9ACA49" w14:textId="77777777" w:rsidR="009E65CE" w:rsidRPr="00050E1D" w:rsidRDefault="009E65CE" w:rsidP="00952162">
      <w:pPr>
        <w:pStyle w:val="Fontes"/>
      </w:pPr>
    </w:p>
    <w:p w14:paraId="20EFF41E" w14:textId="5A736E3A" w:rsidR="009E65CE" w:rsidRDefault="009E65CE">
      <w:r>
        <w:t xml:space="preserve">O XP, que será </w:t>
      </w:r>
      <w:del w:id="149" w:author="Ryan Lemos" w:date="2018-10-18T23:29:00Z">
        <w:r w:rsidDel="001A0EE2">
          <w:delText xml:space="preserve">demonstrado </w:delText>
        </w:r>
      </w:del>
      <w:ins w:id="150" w:author="Ryan Lemos" w:date="2018-10-18T23:29:00Z">
        <w:r w:rsidR="001A0EE2">
          <w:t>descrito</w:t>
        </w:r>
      </w:ins>
      <w:ins w:id="151" w:author="Ryan Lemos" w:date="2018-10-18T23:30:00Z">
        <w:r w:rsidR="001A0EE2">
          <w:t xml:space="preserve"> suas características e peculiaridades</w:t>
        </w:r>
      </w:ins>
      <w:ins w:id="152" w:author="Ryan Lemos" w:date="2018-10-18T23:29:00Z">
        <w:r w:rsidR="001A0EE2">
          <w:t xml:space="preserve"> </w:t>
        </w:r>
      </w:ins>
      <w:r>
        <w:t>na seção</w:t>
      </w:r>
      <w:ins w:id="153" w:author="Ryan Lemos" w:date="2018-10-18T23:29:00Z">
        <w:r w:rsidR="001A0EE2">
          <w:t xml:space="preserve"> </w:t>
        </w:r>
      </w:ins>
      <w:ins w:id="154" w:author="Ryan Lemos" w:date="2018-10-18T23:28:00Z">
        <w:r w:rsidR="001A0EE2">
          <w:fldChar w:fldCharType="begin"/>
        </w:r>
        <w:r w:rsidR="001A0EE2">
          <w:instrText xml:space="preserve"> REF _Ref527668666 \r \h </w:instrText>
        </w:r>
      </w:ins>
      <w:r w:rsidR="001A0EE2">
        <w:fldChar w:fldCharType="separate"/>
      </w:r>
      <w:ins w:id="155" w:author="Ryan Lemos" w:date="2018-10-18T23:28:00Z">
        <w:r w:rsidR="001A0EE2">
          <w:t>5.2.3.5</w:t>
        </w:r>
        <w:r w:rsidR="001A0EE2">
          <w:fldChar w:fldCharType="end"/>
        </w:r>
      </w:ins>
      <w:del w:id="156" w:author="Ryan Lemos" w:date="2018-10-18T23:28:00Z">
        <w:r w:rsidDel="001A0EE2">
          <w:delText xml:space="preserve"> seguinte</w:delText>
        </w:r>
      </w:del>
      <w:r>
        <w:t>, e utilizado no de</w:t>
      </w:r>
      <w:del w:id="157" w:author="Ryan Lemos" w:date="2018-10-18T23:29:00Z">
        <w:r w:rsidDel="001A0EE2">
          <w:delText>senvolvimento do eventual ambiente de idiomas</w:delText>
        </w:r>
      </w:del>
      <w:ins w:id="158" w:author="Ryan Lemos" w:date="2018-10-18T23:29:00Z">
        <w:r w:rsidR="001A0EE2">
          <w:t>correr deste trabalho</w:t>
        </w:r>
      </w:ins>
      <w:r>
        <w:t>, é um exemplo de uma metodologia ágil</w:t>
      </w:r>
      <w:r w:rsidR="008960DB">
        <w:t>.</w:t>
      </w:r>
      <w:del w:id="159" w:author="Ryan Lemos" w:date="2018-10-18T23:30:00Z">
        <w:r w:rsidR="008960DB" w:rsidDel="001A0EE2">
          <w:delText xml:space="preserve"> Suas características e peculiaridades serão descritas na seção seguinte</w:delText>
        </w:r>
        <w:r w:rsidDel="001A0EE2">
          <w:delText>.</w:delText>
        </w:r>
      </w:del>
    </w:p>
    <w:p w14:paraId="3F5D03B1" w14:textId="77777777" w:rsidR="005B7023" w:rsidRPr="008D625B" w:rsidRDefault="005B7023"/>
    <w:p w14:paraId="16FBE32F" w14:textId="2512D631" w:rsidR="00393E6F" w:rsidRDefault="00393E6F" w:rsidP="00952162">
      <w:pPr>
        <w:pStyle w:val="Ttulo4"/>
      </w:pPr>
      <w:bookmarkStart w:id="160" w:name="_Ref527668666"/>
      <w:r w:rsidRPr="00952162">
        <w:rPr>
          <w:i/>
        </w:rPr>
        <w:lastRenderedPageBreak/>
        <w:t xml:space="preserve">Extreme </w:t>
      </w:r>
      <w:proofErr w:type="spellStart"/>
      <w:r w:rsidRPr="00952162">
        <w:rPr>
          <w:i/>
        </w:rPr>
        <w:t>Programming</w:t>
      </w:r>
      <w:proofErr w:type="spellEnd"/>
      <w:r w:rsidR="00B26489">
        <w:t xml:space="preserve"> </w:t>
      </w:r>
      <w:r>
        <w:t>(XP)</w:t>
      </w:r>
      <w:bookmarkEnd w:id="160"/>
    </w:p>
    <w:p w14:paraId="584748CE" w14:textId="77777777" w:rsidR="00393E6F" w:rsidRPr="008D625B" w:rsidRDefault="00393E6F" w:rsidP="00393E6F"/>
    <w:p w14:paraId="518AA8C9" w14:textId="71B6B061" w:rsidR="00176D82" w:rsidRDefault="009B3841" w:rsidP="00393E6F">
      <w:r>
        <w:t xml:space="preserve">O </w:t>
      </w:r>
      <w:r w:rsidRPr="00952162">
        <w:rPr>
          <w:i/>
        </w:rPr>
        <w:t xml:space="preserve">Extreme </w:t>
      </w:r>
      <w:proofErr w:type="spellStart"/>
      <w:r w:rsidRPr="00952162">
        <w:rPr>
          <w:i/>
        </w:rPr>
        <w:t>Programming</w:t>
      </w:r>
      <w:proofErr w:type="spellEnd"/>
      <w:r>
        <w:rPr>
          <w:i/>
        </w:rPr>
        <w:t xml:space="preserve"> </w:t>
      </w:r>
      <w:r>
        <w:t>(XP), se trata de uma metodologia de desenvolvimento ágil, que busca aliar agilidade no desenvolvimento, com qualidade no produto final</w:t>
      </w:r>
      <w:r w:rsidR="00934CB9">
        <w:t xml:space="preserve"> </w:t>
      </w:r>
      <w:sdt>
        <w:sdtPr>
          <w:id w:val="-2035337100"/>
          <w:citation/>
        </w:sdtPr>
        <w:sdtEndPr/>
        <w:sdtContent>
          <w:r w:rsidR="00934CB9">
            <w:fldChar w:fldCharType="begin"/>
          </w:r>
          <w:r w:rsidR="00934CB9">
            <w:instrText xml:space="preserve"> CITATION Tel14 \l 1046 </w:instrText>
          </w:r>
          <w:r w:rsidR="00934CB9">
            <w:fldChar w:fldCharType="separate"/>
          </w:r>
          <w:r w:rsidR="004D1124">
            <w:rPr>
              <w:noProof/>
            </w:rPr>
            <w:t>(TELES, 2014)</w:t>
          </w:r>
          <w:r w:rsidR="00934CB9">
            <w:fldChar w:fldCharType="end"/>
          </w:r>
        </w:sdtContent>
      </w:sdt>
      <w:r>
        <w:t xml:space="preserve">. </w:t>
      </w:r>
      <w:r w:rsidR="008960DB">
        <w:t>O XP pode</w:t>
      </w:r>
      <w:ins w:id="161" w:author="Ryan Lemos" w:date="2018-10-18T23:31:00Z">
        <w:r w:rsidR="001A0EE2">
          <w:t xml:space="preserve"> então,</w:t>
        </w:r>
      </w:ins>
      <w:r w:rsidR="008960DB">
        <w:t xml:space="preserve"> ser descrito </w:t>
      </w:r>
      <w:del w:id="162" w:author="Ryan Lemos" w:date="2018-10-18T23:31:00Z">
        <w:r w:rsidR="008960DB" w:rsidDel="001A0EE2">
          <w:delText xml:space="preserve">então </w:delText>
        </w:r>
      </w:del>
      <w:r w:rsidR="00393E6F">
        <w:t>como “[...] um processo de desenvolvimento que busca garantir que o cliente receba o máximo de valor de cada dia de trabalho da equipe de desenvolvimento”</w:t>
      </w:r>
      <w:r w:rsidR="008960DB">
        <w:t xml:space="preserve"> </w:t>
      </w:r>
      <w:sdt>
        <w:sdtPr>
          <w:id w:val="-124233645"/>
          <w:citation/>
        </w:sdtPr>
        <w:sdtEndPr/>
        <w:sdtContent>
          <w:r w:rsidR="008960DB">
            <w:fldChar w:fldCharType="begin"/>
          </w:r>
          <w:r w:rsidR="008960DB">
            <w:instrText xml:space="preserve">CITATION Tel14 \p 24 \t  \l 1046 </w:instrText>
          </w:r>
          <w:r w:rsidR="008960DB">
            <w:fldChar w:fldCharType="separate"/>
          </w:r>
          <w:r w:rsidR="004D1124">
            <w:rPr>
              <w:noProof/>
            </w:rPr>
            <w:t>(TELES, 2014, p. 24)</w:t>
          </w:r>
          <w:r w:rsidR="008960DB">
            <w:fldChar w:fldCharType="end"/>
          </w:r>
        </w:sdtContent>
      </w:sdt>
      <w:r w:rsidR="008960DB">
        <w:t>.</w:t>
      </w:r>
      <w:r w:rsidR="00325BEA">
        <w:t xml:space="preserve"> </w:t>
      </w:r>
      <w:r w:rsidR="00934CB9">
        <w:t>Mas a</w:t>
      </w:r>
      <w:r w:rsidR="00FF6C8E">
        <w:t>o contrário do modelo em cascata</w:t>
      </w:r>
      <w:r w:rsidR="00A2626E">
        <w:t>,</w:t>
      </w:r>
      <w:r w:rsidR="00FF6C8E">
        <w:t xml:space="preserve"> o XP é uma metodologia que apoia as mudanças</w:t>
      </w:r>
      <w:r w:rsidR="00934CB9">
        <w:t xml:space="preserve"> </w:t>
      </w:r>
      <w:sdt>
        <w:sdtPr>
          <w:id w:val="2051105100"/>
          <w:citation/>
        </w:sdtPr>
        <w:sdtEndPr/>
        <w:sdtContent>
          <w:r w:rsidR="00934CB9">
            <w:fldChar w:fldCharType="begin"/>
          </w:r>
          <w:r w:rsidR="00934CB9">
            <w:instrText xml:space="preserve"> CITATION Tel14 \l 1046 </w:instrText>
          </w:r>
          <w:r w:rsidR="00934CB9">
            <w:fldChar w:fldCharType="separate"/>
          </w:r>
          <w:r w:rsidR="004D1124">
            <w:rPr>
              <w:noProof/>
            </w:rPr>
            <w:t>(TELES, 2014)</w:t>
          </w:r>
          <w:r w:rsidR="00934CB9">
            <w:fldChar w:fldCharType="end"/>
          </w:r>
        </w:sdtContent>
      </w:sdt>
      <w:r w:rsidR="00A2626E">
        <w:t>.</w:t>
      </w:r>
      <w:r w:rsidR="00FB26B1">
        <w:t xml:space="preserve"> O XP e</w:t>
      </w:r>
      <w:r w:rsidR="00A2626E">
        <w:t xml:space="preserve">ntende-se </w:t>
      </w:r>
      <w:r w:rsidR="00FF6C8E">
        <w:t>que o cliente po</w:t>
      </w:r>
      <w:r w:rsidR="0064714D">
        <w:t>de</w:t>
      </w:r>
      <w:r w:rsidR="00FF6C8E">
        <w:t xml:space="preserve"> não ter certeza sobre o que quer logo de início, mas que vai descobrindo assim que tem contato com um protótipo do software</w:t>
      </w:r>
      <w:r w:rsidR="0064714D" w:rsidRPr="0064714D">
        <w:t xml:space="preserve"> </w:t>
      </w:r>
      <w:sdt>
        <w:sdtPr>
          <w:id w:val="-35043824"/>
          <w:citation/>
        </w:sdtPr>
        <w:sdtEndPr/>
        <w:sdtContent>
          <w:r w:rsidR="0064714D">
            <w:fldChar w:fldCharType="begin"/>
          </w:r>
          <w:r w:rsidR="0064714D">
            <w:instrText xml:space="preserve"> CITATION Tel14 \l 1046 </w:instrText>
          </w:r>
          <w:r w:rsidR="0064714D">
            <w:fldChar w:fldCharType="separate"/>
          </w:r>
          <w:r w:rsidR="004D1124">
            <w:rPr>
              <w:noProof/>
            </w:rPr>
            <w:t>(TELES, 2014)</w:t>
          </w:r>
          <w:r w:rsidR="0064714D">
            <w:fldChar w:fldCharType="end"/>
          </w:r>
        </w:sdtContent>
      </w:sdt>
      <w:r w:rsidR="00A2626E">
        <w:t>.</w:t>
      </w:r>
      <w:r w:rsidR="00FB26B1">
        <w:t xml:space="preserve"> Assim</w:t>
      </w:r>
      <w:r w:rsidR="00A2626E">
        <w:t xml:space="preserve"> </w:t>
      </w:r>
      <w:r w:rsidR="00FB26B1">
        <w:t>a</w:t>
      </w:r>
      <w:r w:rsidR="0064714D">
        <w:t>o ter contato direto com o software, o cliente é capaz de</w:t>
      </w:r>
      <w:r w:rsidR="00FF6C8E">
        <w:t xml:space="preserve"> </w:t>
      </w:r>
      <w:r w:rsidR="0064714D">
        <w:t>verificar</w:t>
      </w:r>
      <w:r w:rsidR="00FF6C8E">
        <w:t xml:space="preserve"> o que deve ser melhorado ou </w:t>
      </w:r>
      <w:r w:rsidR="00A2626E">
        <w:t>mudado</w:t>
      </w:r>
      <w:r w:rsidR="007423D5">
        <w:t xml:space="preserve"> </w:t>
      </w:r>
      <w:sdt>
        <w:sdtPr>
          <w:id w:val="-1251504310"/>
          <w:citation/>
        </w:sdtPr>
        <w:sdtEndPr/>
        <w:sdtContent>
          <w:r w:rsidR="007423D5">
            <w:fldChar w:fldCharType="begin"/>
          </w:r>
          <w:r w:rsidR="007423D5">
            <w:instrText xml:space="preserve"> CITATION Tel14 \l 1046 </w:instrText>
          </w:r>
          <w:r w:rsidR="007423D5">
            <w:fldChar w:fldCharType="separate"/>
          </w:r>
          <w:r w:rsidR="004D1124">
            <w:rPr>
              <w:noProof/>
            </w:rPr>
            <w:t>(TELES, 2014)</w:t>
          </w:r>
          <w:r w:rsidR="007423D5">
            <w:fldChar w:fldCharType="end"/>
          </w:r>
        </w:sdtContent>
      </w:sdt>
      <w:r w:rsidR="0064714D">
        <w:t>.</w:t>
      </w:r>
      <w:r w:rsidR="00A2626E">
        <w:t xml:space="preserve"> </w:t>
      </w:r>
      <w:r w:rsidR="0064714D">
        <w:t>Além disso os desenvolvedores podem identificar</w:t>
      </w:r>
      <w:r w:rsidR="007423D5">
        <w:t xml:space="preserve"> </w:t>
      </w:r>
      <w:r w:rsidR="00FB26B1">
        <w:t xml:space="preserve">ainda </w:t>
      </w:r>
      <w:r w:rsidR="007423D5">
        <w:t>o</w:t>
      </w:r>
      <w:r w:rsidR="00A2626E">
        <w:t xml:space="preserve"> que o cliente considera de mais importante</w:t>
      </w:r>
      <w:r w:rsidR="00FF6C8E">
        <w:t xml:space="preserve"> </w:t>
      </w:r>
      <w:sdt>
        <w:sdtPr>
          <w:id w:val="-425963408"/>
          <w:citation/>
        </w:sdtPr>
        <w:sdtEndPr/>
        <w:sdtContent>
          <w:r w:rsidR="00FF6C8E">
            <w:fldChar w:fldCharType="begin"/>
          </w:r>
          <w:r w:rsidR="00FF6C8E">
            <w:instrText xml:space="preserve"> CITATION Tel14 \l 1046 </w:instrText>
          </w:r>
          <w:r w:rsidR="00FF6C8E">
            <w:fldChar w:fldCharType="separate"/>
          </w:r>
          <w:r w:rsidR="004D1124">
            <w:rPr>
              <w:noProof/>
            </w:rPr>
            <w:t>(TELES, 2014)</w:t>
          </w:r>
          <w:r w:rsidR="00FF6C8E">
            <w:fldChar w:fldCharType="end"/>
          </w:r>
        </w:sdtContent>
      </w:sdt>
      <w:r w:rsidR="00FF6C8E">
        <w:t xml:space="preserve">. </w:t>
      </w:r>
      <w:r w:rsidR="00A2626E">
        <w:t xml:space="preserve">Portanto é de suma importância ao XP o </w:t>
      </w:r>
      <w:r w:rsidR="00A2626E" w:rsidRPr="00952162">
        <w:rPr>
          <w:i/>
        </w:rPr>
        <w:t>feedback</w:t>
      </w:r>
      <w:r w:rsidR="00A2626E">
        <w:t xml:space="preserve"> do cliente acerca do que foi implementado.</w:t>
      </w:r>
    </w:p>
    <w:p w14:paraId="3BD6F1F1" w14:textId="566161E7" w:rsidR="00FB26B1" w:rsidRDefault="00A2626E" w:rsidP="00393E6F">
      <w:r>
        <w:t xml:space="preserve"> O </w:t>
      </w:r>
      <w:r w:rsidRPr="00952162">
        <w:rPr>
          <w:i/>
        </w:rPr>
        <w:t>feedback</w:t>
      </w:r>
      <w:r>
        <w:t xml:space="preserve"> é um dos quatro valores fundamentais do XP, junto com a comunicação, a simplicidade e a coragem </w:t>
      </w:r>
      <w:sdt>
        <w:sdtPr>
          <w:id w:val="705305276"/>
          <w:citation/>
        </w:sdtPr>
        <w:sdtEndPr/>
        <w:sdtContent>
          <w:r>
            <w:fldChar w:fldCharType="begin"/>
          </w:r>
          <w:r>
            <w:instrText xml:space="preserve"> CITATION Tel14 \l 1046 </w:instrText>
          </w:r>
          <w:r>
            <w:fldChar w:fldCharType="separate"/>
          </w:r>
          <w:r w:rsidR="004D1124">
            <w:rPr>
              <w:noProof/>
            </w:rPr>
            <w:t>(TELES, 2014)</w:t>
          </w:r>
          <w:r>
            <w:fldChar w:fldCharType="end"/>
          </w:r>
        </w:sdtContent>
      </w:sdt>
      <w:r>
        <w:t xml:space="preserve">. </w:t>
      </w:r>
      <w:r w:rsidR="00FB26B1">
        <w:t xml:space="preserve">Portanto o </w:t>
      </w:r>
      <w:r w:rsidR="00FB26B1" w:rsidRPr="00582E70">
        <w:rPr>
          <w:i/>
        </w:rPr>
        <w:t>feedback</w:t>
      </w:r>
      <w:r w:rsidR="00FB26B1">
        <w:t xml:space="preserve"> diz respeito a capacidade de se receber informação de volta do cliente. E através dessas informações ser capaz de entender as especificações e requisitos necessários para o desenvolvimento, conhecendo</w:t>
      </w:r>
      <w:ins w:id="163" w:author="Ryan Lemos" w:date="2018-10-18T23:32:00Z">
        <w:r w:rsidR="001A0EE2">
          <w:t xml:space="preserve"> assim</w:t>
        </w:r>
      </w:ins>
      <w:r w:rsidR="00FB26B1">
        <w:t xml:space="preserve"> as necessidades e anseios do cliente, em vista que o cliente estará em contato direto com o software </w:t>
      </w:r>
      <w:sdt>
        <w:sdtPr>
          <w:id w:val="748614854"/>
          <w:citation/>
        </w:sdtPr>
        <w:sdtEndPr/>
        <w:sdtContent>
          <w:r w:rsidR="00FB26B1">
            <w:fldChar w:fldCharType="begin"/>
          </w:r>
          <w:r w:rsidR="00FB26B1">
            <w:instrText xml:space="preserve"> CITATION Tel14 \l 1046 </w:instrText>
          </w:r>
          <w:r w:rsidR="00FB26B1">
            <w:fldChar w:fldCharType="separate"/>
          </w:r>
          <w:r w:rsidR="004D1124">
            <w:rPr>
              <w:noProof/>
            </w:rPr>
            <w:t>(TELES, 2014)</w:t>
          </w:r>
          <w:r w:rsidR="00FB26B1">
            <w:fldChar w:fldCharType="end"/>
          </w:r>
        </w:sdtContent>
      </w:sdt>
      <w:r w:rsidR="00FB26B1">
        <w:t>.</w:t>
      </w:r>
    </w:p>
    <w:p w14:paraId="04E12265" w14:textId="0AA81306" w:rsidR="007423D5" w:rsidRDefault="00A2626E" w:rsidP="00393E6F">
      <w:r>
        <w:t>A comunicação diz respeito a</w:t>
      </w:r>
      <w:r w:rsidR="00176D82">
        <w:t xml:space="preserve"> equipe constantemente estar em contato direto com o cliente</w:t>
      </w:r>
      <w:r w:rsidR="00FB26B1">
        <w:t xml:space="preserve"> </w:t>
      </w:r>
      <w:sdt>
        <w:sdtPr>
          <w:id w:val="-73432744"/>
          <w:citation/>
        </w:sdtPr>
        <w:sdtEndPr/>
        <w:sdtContent>
          <w:r w:rsidR="00FB26B1">
            <w:fldChar w:fldCharType="begin"/>
          </w:r>
          <w:r w:rsidR="00FB26B1">
            <w:instrText xml:space="preserve"> CITATION Tel14 \l 1046 </w:instrText>
          </w:r>
          <w:r w:rsidR="00FB26B1">
            <w:fldChar w:fldCharType="separate"/>
          </w:r>
          <w:r w:rsidR="004D1124">
            <w:rPr>
              <w:noProof/>
            </w:rPr>
            <w:t>(TELES, 2014)</w:t>
          </w:r>
          <w:r w:rsidR="00FB26B1">
            <w:fldChar w:fldCharType="end"/>
          </w:r>
        </w:sdtContent>
      </w:sdt>
      <w:r w:rsidR="00176D82">
        <w:t>.</w:t>
      </w:r>
      <w:r w:rsidR="0073216C">
        <w:t xml:space="preserve"> Pois e</w:t>
      </w:r>
      <w:r w:rsidR="00176D82">
        <w:t>stabelecendo contato frente a fre</w:t>
      </w:r>
      <w:r w:rsidR="007423D5">
        <w:t>n</w:t>
      </w:r>
      <w:r w:rsidR="00176D82">
        <w:t>te</w:t>
      </w:r>
      <w:r w:rsidR="007423D5">
        <w:t>,</w:t>
      </w:r>
      <w:r w:rsidR="00176D82">
        <w:t xml:space="preserve"> a equipe pode retirar potenciais dúvidas ou conhecer certos comportamentos requeridos no software</w:t>
      </w:r>
      <w:sdt>
        <w:sdtPr>
          <w:id w:val="1461923764"/>
          <w:citation/>
        </w:sdtPr>
        <w:sdtEndPr/>
        <w:sdtContent>
          <w:r w:rsidR="00176D82">
            <w:fldChar w:fldCharType="begin"/>
          </w:r>
          <w:r w:rsidR="00176D82">
            <w:instrText xml:space="preserve"> CITATION Tel14 \l 1046 </w:instrText>
          </w:r>
          <w:r w:rsidR="00176D82">
            <w:fldChar w:fldCharType="separate"/>
          </w:r>
          <w:r w:rsidR="004D1124">
            <w:rPr>
              <w:noProof/>
            </w:rPr>
            <w:t xml:space="preserve"> (TELES, 2014)</w:t>
          </w:r>
          <w:r w:rsidR="00176D82">
            <w:fldChar w:fldCharType="end"/>
          </w:r>
        </w:sdtContent>
      </w:sdt>
      <w:r w:rsidR="00176D82">
        <w:t>. A diferença de se ter um contato frente a frente, para uma documentação escrita, é que a documentação não exprime emoções ou sentimentos, já na comunicação direta a linguagem corporal toma forma, e o sentimento é expressado de maneira mais eficaz</w:t>
      </w:r>
      <w:ins w:id="164" w:author="Ryan Lemos" w:date="2018-10-18T23:33:00Z">
        <w:r w:rsidR="001A0EE2">
          <w:t xml:space="preserve"> como afirma Teles</w:t>
        </w:r>
      </w:ins>
      <w:r w:rsidR="00176D82">
        <w:t xml:space="preserve"> </w:t>
      </w:r>
      <w:sdt>
        <w:sdtPr>
          <w:id w:val="-1799282225"/>
          <w:citation/>
        </w:sdtPr>
        <w:sdtEndPr/>
        <w:sdtContent>
          <w:r w:rsidR="00176D82">
            <w:fldChar w:fldCharType="begin"/>
          </w:r>
          <w:ins w:id="165" w:author="Ryan Lemos" w:date="2018-10-18T23:33:00Z">
            <w:r w:rsidR="001A0EE2">
              <w:instrText xml:space="preserve">CITATION Tel14 \n  \t  \l 1046 </w:instrText>
            </w:r>
          </w:ins>
          <w:del w:id="166" w:author="Ryan Lemos" w:date="2018-10-18T23:33:00Z">
            <w:r w:rsidR="00176D82" w:rsidDel="001A0EE2">
              <w:delInstrText xml:space="preserve"> CITATION Tel14 \l 1046 </w:delInstrText>
            </w:r>
          </w:del>
          <w:r w:rsidR="00176D82">
            <w:fldChar w:fldCharType="separate"/>
          </w:r>
          <w:ins w:id="167" w:author="Ryan Lemos" w:date="2018-10-18T23:33:00Z">
            <w:r w:rsidR="001A0EE2">
              <w:rPr>
                <w:noProof/>
              </w:rPr>
              <w:t>(2014)</w:t>
            </w:r>
          </w:ins>
          <w:del w:id="168" w:author="Ryan Lemos" w:date="2018-10-18T23:33:00Z">
            <w:r w:rsidR="004D1124" w:rsidDel="001A0EE2">
              <w:rPr>
                <w:noProof/>
              </w:rPr>
              <w:delText>(TELES, 2014)</w:delText>
            </w:r>
          </w:del>
          <w:r w:rsidR="00176D82">
            <w:fldChar w:fldCharType="end"/>
          </w:r>
        </w:sdtContent>
      </w:sdt>
      <w:r w:rsidR="00176D82">
        <w:t>.</w:t>
      </w:r>
      <w:r w:rsidR="00412250">
        <w:t xml:space="preserve"> </w:t>
      </w:r>
    </w:p>
    <w:p w14:paraId="39B5E094" w14:textId="795C9111" w:rsidR="007423D5" w:rsidRDefault="00412250" w:rsidP="00393E6F">
      <w:r>
        <w:t>A simplicidade consiste em desenvolver código o mais simples possível, somente resolvendo o necessário para o cliente</w:t>
      </w:r>
      <w:r w:rsidR="007423D5">
        <w:t xml:space="preserve"> </w:t>
      </w:r>
      <w:sdt>
        <w:sdtPr>
          <w:id w:val="-1651132722"/>
          <w:citation/>
        </w:sdtPr>
        <w:sdtEndPr/>
        <w:sdtContent>
          <w:r w:rsidR="007423D5">
            <w:fldChar w:fldCharType="begin"/>
          </w:r>
          <w:r w:rsidR="007423D5">
            <w:instrText xml:space="preserve"> CITATION Tel14 \l 1046 </w:instrText>
          </w:r>
          <w:r w:rsidR="007423D5">
            <w:fldChar w:fldCharType="separate"/>
          </w:r>
          <w:r w:rsidR="004D1124">
            <w:rPr>
              <w:noProof/>
            </w:rPr>
            <w:t>(TELES, 2014)</w:t>
          </w:r>
          <w:r w:rsidR="007423D5">
            <w:fldChar w:fldCharType="end"/>
          </w:r>
        </w:sdtContent>
      </w:sdt>
      <w:r>
        <w:t xml:space="preserve">. </w:t>
      </w:r>
      <w:ins w:id="169" w:author="Ryan Lemos" w:date="2018-10-18T23:34:00Z">
        <w:r w:rsidR="001A0EE2">
          <w:t xml:space="preserve">Teles </w:t>
        </w:r>
      </w:ins>
      <w:customXmlInsRangeStart w:id="170" w:author="Ryan Lemos" w:date="2018-10-18T23:34:00Z"/>
      <w:sdt>
        <w:sdtPr>
          <w:id w:val="1137537171"/>
          <w:citation/>
        </w:sdtPr>
        <w:sdtEndPr/>
        <w:sdtContent>
          <w:customXmlInsRangeEnd w:id="170"/>
          <w:ins w:id="171" w:author="Ryan Lemos" w:date="2018-10-18T23:34:00Z">
            <w:r w:rsidR="001A0EE2">
              <w:fldChar w:fldCharType="begin"/>
            </w:r>
            <w:r w:rsidR="001A0EE2">
              <w:instrText xml:space="preserve">CITATION Tel14 \n  \t  \l 1046 </w:instrText>
            </w:r>
            <w:r w:rsidR="001A0EE2">
              <w:fldChar w:fldCharType="separate"/>
            </w:r>
            <w:r w:rsidR="001A0EE2">
              <w:rPr>
                <w:noProof/>
              </w:rPr>
              <w:t>(2014)</w:t>
            </w:r>
            <w:r w:rsidR="001A0EE2">
              <w:fldChar w:fldCharType="end"/>
            </w:r>
          </w:ins>
          <w:customXmlInsRangeStart w:id="172" w:author="Ryan Lemos" w:date="2018-10-18T23:34:00Z"/>
        </w:sdtContent>
      </w:sdt>
      <w:customXmlInsRangeEnd w:id="172"/>
      <w:ins w:id="173" w:author="Ryan Lemos" w:date="2018-10-18T23:34:00Z">
        <w:r w:rsidR="001A0EE2">
          <w:t xml:space="preserve"> explica que i</w:t>
        </w:r>
      </w:ins>
      <w:del w:id="174" w:author="Ryan Lemos" w:date="2018-10-18T23:34:00Z">
        <w:r w:rsidDel="001A0EE2">
          <w:delText>I</w:delText>
        </w:r>
      </w:del>
      <w:r>
        <w:t>sso se dá, pois, um código mais simples tende a ser mais fácil de ser alterado em caso de necessidade de alteração</w:t>
      </w:r>
      <w:del w:id="175" w:author="Ryan Lemos" w:date="2018-10-18T23:34:00Z">
        <w:r w:rsidR="007423D5" w:rsidDel="001A0EE2">
          <w:delText xml:space="preserve"> </w:delText>
        </w:r>
      </w:del>
      <w:customXmlDelRangeStart w:id="176" w:author="Ryan Lemos" w:date="2018-10-18T23:34:00Z"/>
      <w:sdt>
        <w:sdtPr>
          <w:id w:val="-1694307103"/>
          <w:citation/>
        </w:sdtPr>
        <w:sdtEndPr/>
        <w:sdtContent>
          <w:customXmlDelRangeEnd w:id="176"/>
          <w:del w:id="177" w:author="Ryan Lemos" w:date="2018-10-18T23:34:00Z">
            <w:r w:rsidR="007423D5" w:rsidDel="001A0EE2">
              <w:fldChar w:fldCharType="begin"/>
            </w:r>
            <w:r w:rsidR="007423D5" w:rsidDel="001A0EE2">
              <w:delInstrText xml:space="preserve"> CITATION Tel14 \l 1046 </w:delInstrText>
            </w:r>
            <w:r w:rsidR="007423D5" w:rsidDel="001A0EE2">
              <w:fldChar w:fldCharType="separate"/>
            </w:r>
            <w:r w:rsidR="004D1124" w:rsidDel="001A0EE2">
              <w:rPr>
                <w:noProof/>
              </w:rPr>
              <w:delText>(TELES, 2014)</w:delText>
            </w:r>
            <w:r w:rsidR="007423D5" w:rsidDel="001A0EE2">
              <w:fldChar w:fldCharType="end"/>
            </w:r>
          </w:del>
          <w:customXmlDelRangeStart w:id="178" w:author="Ryan Lemos" w:date="2018-10-18T23:34:00Z"/>
        </w:sdtContent>
      </w:sdt>
      <w:customXmlDelRangeEnd w:id="178"/>
      <w:r>
        <w:t>.</w:t>
      </w:r>
    </w:p>
    <w:p w14:paraId="02827C2E" w14:textId="3C137879" w:rsidR="0043034B" w:rsidRDefault="00412250" w:rsidP="00393E6F">
      <w:r>
        <w:t xml:space="preserve"> A coragem diz respeito a equipe ter coragem de enfrentar algo novo. Para desenvolver usando o XP alguns padrões devem ser deixados de lado</w:t>
      </w:r>
      <w:r w:rsidR="007423D5">
        <w:t xml:space="preserve"> </w:t>
      </w:r>
      <w:sdt>
        <w:sdtPr>
          <w:id w:val="-1222821619"/>
          <w:citation/>
        </w:sdtPr>
        <w:sdtEndPr/>
        <w:sdtContent>
          <w:r w:rsidR="007423D5">
            <w:fldChar w:fldCharType="begin"/>
          </w:r>
          <w:r w:rsidR="007423D5">
            <w:instrText xml:space="preserve"> CITATION Tel14 \l 1046 </w:instrText>
          </w:r>
          <w:r w:rsidR="007423D5">
            <w:fldChar w:fldCharType="separate"/>
          </w:r>
          <w:r w:rsidR="004D1124">
            <w:rPr>
              <w:noProof/>
            </w:rPr>
            <w:t>(TELES, 2014)</w:t>
          </w:r>
          <w:r w:rsidR="007423D5">
            <w:fldChar w:fldCharType="end"/>
          </w:r>
        </w:sdtContent>
      </w:sdt>
      <w:r>
        <w:t xml:space="preserve">. Por exemplo, o XP prega que o desenvolvimento deve ser feito em par, ou seja, dois </w:t>
      </w:r>
      <w:r>
        <w:lastRenderedPageBreak/>
        <w:t xml:space="preserve">desenvolvedores numa mesma máquina, desenvolvendo o mesmo código. Porém pode-se acreditar que isso seja algo custoso ou dispendioso, </w:t>
      </w:r>
      <w:r w:rsidR="007423D5">
        <w:t>mas</w:t>
      </w:r>
      <w:ins w:id="179" w:author="Ryan Lemos" w:date="2018-10-18T23:35:00Z">
        <w:r w:rsidR="009D2445">
          <w:t xml:space="preserve"> Teles</w:t>
        </w:r>
      </w:ins>
      <w:ins w:id="180" w:author="Ryan Lemos" w:date="2018-10-18T23:36:00Z">
        <w:r w:rsidR="009D2445">
          <w:t xml:space="preserve"> </w:t>
        </w:r>
      </w:ins>
      <w:customXmlInsRangeStart w:id="181" w:author="Ryan Lemos" w:date="2018-10-18T23:36:00Z"/>
      <w:sdt>
        <w:sdtPr>
          <w:id w:val="467488031"/>
          <w:citation/>
        </w:sdtPr>
        <w:sdtEndPr/>
        <w:sdtContent>
          <w:customXmlInsRangeEnd w:id="181"/>
          <w:ins w:id="182" w:author="Ryan Lemos" w:date="2018-10-18T23:36:00Z">
            <w:r w:rsidR="009D2445">
              <w:fldChar w:fldCharType="begin"/>
            </w:r>
            <w:r w:rsidR="009D2445">
              <w:instrText xml:space="preserve">CITATION Tel14 \n  \t  \l 1046 </w:instrText>
            </w:r>
            <w:r w:rsidR="009D2445">
              <w:fldChar w:fldCharType="separate"/>
            </w:r>
            <w:r w:rsidR="009D2445">
              <w:rPr>
                <w:noProof/>
              </w:rPr>
              <w:t>(2014)</w:t>
            </w:r>
            <w:r w:rsidR="009D2445">
              <w:fldChar w:fldCharType="end"/>
            </w:r>
          </w:ins>
          <w:customXmlInsRangeStart w:id="183" w:author="Ryan Lemos" w:date="2018-10-18T23:36:00Z"/>
        </w:sdtContent>
      </w:sdt>
      <w:customXmlInsRangeEnd w:id="183"/>
      <w:ins w:id="184" w:author="Ryan Lemos" w:date="2018-10-18T23:35:00Z">
        <w:r w:rsidR="009D2445">
          <w:t xml:space="preserve"> </w:t>
        </w:r>
      </w:ins>
      <w:ins w:id="185" w:author="Ryan Lemos" w:date="2018-10-18T23:37:00Z">
        <w:r w:rsidR="009D2445">
          <w:t xml:space="preserve">afirma que </w:t>
        </w:r>
      </w:ins>
      <w:ins w:id="186" w:author="Ryan Lemos" w:date="2018-10-18T23:36:00Z">
        <w:r w:rsidR="009D2445">
          <w:t>se</w:t>
        </w:r>
      </w:ins>
      <w:ins w:id="187" w:author="Ryan Lemos" w:date="2018-10-18T23:35:00Z">
        <w:r w:rsidR="009D2445">
          <w:t xml:space="preserve"> </w:t>
        </w:r>
      </w:ins>
      <w:del w:id="188" w:author="Ryan Lemos" w:date="2018-10-18T23:35:00Z">
        <w:r w:rsidDel="009D2445">
          <w:delText xml:space="preserve"> deve</w:delText>
        </w:r>
        <w:r w:rsidR="007423D5" w:rsidDel="009D2445">
          <w:delText>-</w:delText>
        </w:r>
        <w:r w:rsidDel="009D2445">
          <w:delText>se</w:delText>
        </w:r>
      </w:del>
      <w:ins w:id="189" w:author="Ryan Lemos" w:date="2018-10-18T23:36:00Z">
        <w:r w:rsidR="009D2445">
          <w:t>deve</w:t>
        </w:r>
      </w:ins>
      <w:r>
        <w:t xml:space="preserve"> ter coragem para </w:t>
      </w:r>
      <w:r w:rsidR="00325BEA">
        <w:t>esquecer-se d</w:t>
      </w:r>
      <w:r w:rsidR="007423D5">
        <w:t>e</w:t>
      </w:r>
      <w:r w:rsidR="00325BEA">
        <w:t xml:space="preserve"> premissas</w:t>
      </w:r>
      <w:r w:rsidR="007423D5">
        <w:t xml:space="preserve"> tradicionais</w:t>
      </w:r>
      <w:r w:rsidR="00325BEA">
        <w:t xml:space="preserve"> para</w:t>
      </w:r>
      <w:r w:rsidR="007423D5">
        <w:t xml:space="preserve"> acreditar e</w:t>
      </w:r>
      <w:r w:rsidR="00325BEA">
        <w:t xml:space="preserve"> assumir</w:t>
      </w:r>
      <w:r w:rsidR="007423D5">
        <w:t xml:space="preserve"> no uso</w:t>
      </w:r>
      <w:r w:rsidR="00325BEA">
        <w:t xml:space="preserve"> </w:t>
      </w:r>
      <w:r w:rsidR="00086F67">
        <w:t>d</w:t>
      </w:r>
      <w:r w:rsidR="00325BEA">
        <w:t>essa metodologia</w:t>
      </w:r>
      <w:customXmlDelRangeStart w:id="190" w:author="Ryan Lemos" w:date="2018-10-18T23:36:00Z"/>
      <w:sdt>
        <w:sdtPr>
          <w:id w:val="-873458148"/>
          <w:citation/>
        </w:sdtPr>
        <w:sdtEndPr/>
        <w:sdtContent>
          <w:customXmlDelRangeEnd w:id="190"/>
          <w:del w:id="191" w:author="Ryan Lemos" w:date="2018-10-18T23:36:00Z">
            <w:r w:rsidR="00325BEA" w:rsidDel="009D2445">
              <w:fldChar w:fldCharType="begin"/>
            </w:r>
            <w:r w:rsidR="00325BEA" w:rsidDel="009D2445">
              <w:delInstrText xml:space="preserve"> CITATION Tel14 \l 1046 </w:delInstrText>
            </w:r>
            <w:r w:rsidR="00325BEA" w:rsidDel="009D2445">
              <w:fldChar w:fldCharType="separate"/>
            </w:r>
            <w:r w:rsidR="004D1124" w:rsidDel="009D2445">
              <w:rPr>
                <w:noProof/>
              </w:rPr>
              <w:delText xml:space="preserve"> (TELES, 2014)</w:delText>
            </w:r>
            <w:r w:rsidR="00325BEA" w:rsidDel="009D2445">
              <w:fldChar w:fldCharType="end"/>
            </w:r>
          </w:del>
          <w:customXmlDelRangeStart w:id="192" w:author="Ryan Lemos" w:date="2018-10-18T23:36:00Z"/>
        </w:sdtContent>
      </w:sdt>
      <w:customXmlDelRangeEnd w:id="192"/>
      <w:r w:rsidR="00325BEA">
        <w:t xml:space="preserve">. </w:t>
      </w:r>
    </w:p>
    <w:p w14:paraId="2895FA85" w14:textId="3B7DA54B" w:rsidR="00325BEA" w:rsidRDefault="00325BEA" w:rsidP="00393E6F">
      <w:r>
        <w:t>Quanto a programação em par</w:t>
      </w:r>
      <w:r w:rsidR="00086F67">
        <w:t xml:space="preserve"> citada anteriormente</w:t>
      </w:r>
      <w:r>
        <w:t xml:space="preserve">, ela é uma das </w:t>
      </w:r>
      <w:r w:rsidR="008D6640">
        <w:t>práticas</w:t>
      </w:r>
      <w:r>
        <w:t xml:space="preserve"> do XP</w:t>
      </w:r>
      <w:r w:rsidR="008D6640">
        <w:t xml:space="preserve">, junto com o jogo do planejamento, o cliente presente, o </w:t>
      </w:r>
      <w:r w:rsidR="008D6640" w:rsidRPr="00952162">
        <w:rPr>
          <w:i/>
        </w:rPr>
        <w:t xml:space="preserve">stand </w:t>
      </w:r>
      <w:proofErr w:type="spellStart"/>
      <w:r w:rsidR="008D6640" w:rsidRPr="00952162">
        <w:rPr>
          <w:i/>
        </w:rPr>
        <w:t>up</w:t>
      </w:r>
      <w:proofErr w:type="spellEnd"/>
      <w:r w:rsidR="008D6640" w:rsidRPr="00952162">
        <w:rPr>
          <w:i/>
        </w:rPr>
        <w:t xml:space="preserve"> meeting</w:t>
      </w:r>
      <w:r w:rsidR="008D6640" w:rsidRPr="00952162">
        <w:t>,</w:t>
      </w:r>
      <w:r w:rsidR="008D6640">
        <w:t xml:space="preserve"> desenvolvimento guiado a testes, </w:t>
      </w:r>
      <w:proofErr w:type="spellStart"/>
      <w:r w:rsidR="008D6640" w:rsidRPr="00952162">
        <w:rPr>
          <w:i/>
        </w:rPr>
        <w:t>refactoring</w:t>
      </w:r>
      <w:proofErr w:type="spellEnd"/>
      <w:r w:rsidR="008D6640">
        <w:t>, código coletivo, código padronizado, design simples, metáfora, ritmo sustentável, integração contínua</w:t>
      </w:r>
      <w:r w:rsidR="003921E6">
        <w:t xml:space="preserve"> e</w:t>
      </w:r>
      <w:r w:rsidR="008D6640">
        <w:t xml:space="preserve"> releases curtos</w:t>
      </w:r>
      <w:r w:rsidR="00086F67">
        <w:t xml:space="preserve"> </w:t>
      </w:r>
      <w:sdt>
        <w:sdtPr>
          <w:id w:val="-527643808"/>
          <w:citation/>
        </w:sdtPr>
        <w:sdtEndPr/>
        <w:sdtContent>
          <w:r w:rsidR="00086F67">
            <w:fldChar w:fldCharType="begin"/>
          </w:r>
          <w:r w:rsidR="00086F67">
            <w:instrText xml:space="preserve"> CITATION Tel14 \l 1046 </w:instrText>
          </w:r>
          <w:r w:rsidR="00086F67">
            <w:fldChar w:fldCharType="separate"/>
          </w:r>
          <w:r w:rsidR="004D1124">
            <w:rPr>
              <w:noProof/>
            </w:rPr>
            <w:t>(TELES, 2014)</w:t>
          </w:r>
          <w:r w:rsidR="00086F67">
            <w:fldChar w:fldCharType="end"/>
          </w:r>
        </w:sdtContent>
      </w:sdt>
      <w:r w:rsidR="008D6640">
        <w:t>.</w:t>
      </w:r>
      <w:r>
        <w:t xml:space="preserve"> </w:t>
      </w:r>
      <w:r w:rsidR="008D6640">
        <w:t>A programação em par é</w:t>
      </w:r>
      <w:r>
        <w:t xml:space="preserve"> característica que levanta mais dúvida quanto ao uso do XP </w:t>
      </w:r>
      <w:sdt>
        <w:sdtPr>
          <w:id w:val="195428283"/>
          <w:citation/>
        </w:sdtPr>
        <w:sdtEndPr/>
        <w:sdtContent>
          <w:r>
            <w:fldChar w:fldCharType="begin"/>
          </w:r>
          <w:r>
            <w:instrText xml:space="preserve"> CITATION Tel14 \l 1046 </w:instrText>
          </w:r>
          <w:r>
            <w:fldChar w:fldCharType="separate"/>
          </w:r>
          <w:r w:rsidR="004D1124">
            <w:rPr>
              <w:noProof/>
            </w:rPr>
            <w:t>(TELES, 2014)</w:t>
          </w:r>
          <w:r>
            <w:fldChar w:fldCharType="end"/>
          </w:r>
        </w:sdtContent>
      </w:sdt>
      <w:r>
        <w:t xml:space="preserve">. </w:t>
      </w:r>
      <w:r w:rsidR="00086F67">
        <w:t xml:space="preserve">Essa dúvida ocorre pelo fato de </w:t>
      </w:r>
      <w:r>
        <w:t>que</w:t>
      </w:r>
      <w:r w:rsidR="00086F67">
        <w:t xml:space="preserve"> se pensa que com</w:t>
      </w:r>
      <w:r>
        <w:t xml:space="preserve"> a utiliza</w:t>
      </w:r>
      <w:r w:rsidR="00086F67">
        <w:t>ção de</w:t>
      </w:r>
      <w:r>
        <w:t xml:space="preserve"> dois programadores fazendo um único trabalho, estaria se desperdiçando um programador que poderia estar desenvolvendo em outra máquina</w:t>
      </w:r>
      <w:r w:rsidR="007423D5">
        <w:t xml:space="preserve"> </w:t>
      </w:r>
      <w:sdt>
        <w:sdtPr>
          <w:id w:val="1923989568"/>
          <w:citation/>
        </w:sdtPr>
        <w:sdtEndPr/>
        <w:sdtContent>
          <w:r w:rsidR="007423D5">
            <w:fldChar w:fldCharType="begin"/>
          </w:r>
          <w:r w:rsidR="007423D5">
            <w:instrText xml:space="preserve"> CITATION Tel14 \l 1046 </w:instrText>
          </w:r>
          <w:r w:rsidR="007423D5">
            <w:fldChar w:fldCharType="separate"/>
          </w:r>
          <w:r w:rsidR="004D1124">
            <w:rPr>
              <w:noProof/>
            </w:rPr>
            <w:t>(TELES, 2014)</w:t>
          </w:r>
          <w:r w:rsidR="007423D5">
            <w:fldChar w:fldCharType="end"/>
          </w:r>
        </w:sdtContent>
      </w:sdt>
      <w:r w:rsidR="007423D5">
        <w:t>.</w:t>
      </w:r>
      <w:r>
        <w:t xml:space="preserve"> Porém ao se utilizar des</w:t>
      </w:r>
      <w:r w:rsidR="007423D5">
        <w:t xml:space="preserve">se desenvolvimento em par </w:t>
      </w:r>
      <w:r>
        <w:t xml:space="preserve">espera-se que a qualidade final do </w:t>
      </w:r>
      <w:r w:rsidR="00086F67">
        <w:t xml:space="preserve">código </w:t>
      </w:r>
      <w:r>
        <w:t>seja melhor</w:t>
      </w:r>
      <w:r w:rsidR="00086F67">
        <w:t>,</w:t>
      </w:r>
      <w:r>
        <w:t xml:space="preserve"> pois enquanto um programa o outro verifica e valida o código </w:t>
      </w:r>
      <w:sdt>
        <w:sdtPr>
          <w:id w:val="1649706745"/>
          <w:citation/>
        </w:sdtPr>
        <w:sdtEndPr/>
        <w:sdtContent>
          <w:r>
            <w:fldChar w:fldCharType="begin"/>
          </w:r>
          <w:r>
            <w:instrText xml:space="preserve"> CITATION Tel14 \l 1046 </w:instrText>
          </w:r>
          <w:r>
            <w:fldChar w:fldCharType="separate"/>
          </w:r>
          <w:r w:rsidR="004D1124">
            <w:rPr>
              <w:noProof/>
            </w:rPr>
            <w:t>(TELES, 2014)</w:t>
          </w:r>
          <w:r>
            <w:fldChar w:fldCharType="end"/>
          </w:r>
        </w:sdtContent>
      </w:sdt>
      <w:r>
        <w:t xml:space="preserve">. Além disso pode-se aliar duas soluções distintas para um problema, cada um com uma experiencia e maneira de solucionar algo, </w:t>
      </w:r>
      <w:del w:id="193" w:author="Ryan Lemos" w:date="2018-10-19T12:47:00Z">
        <w:r w:rsidR="008D6640" w:rsidDel="00035A41">
          <w:delText xml:space="preserve">afim </w:delText>
        </w:r>
      </w:del>
      <w:ins w:id="194" w:author="Ryan Lemos" w:date="2018-10-19T12:47:00Z">
        <w:r w:rsidR="00035A41">
          <w:t xml:space="preserve">com o </w:t>
        </w:r>
        <w:proofErr w:type="spellStart"/>
        <w:r w:rsidR="00035A41">
          <w:t>intutito</w:t>
        </w:r>
        <w:proofErr w:type="spellEnd"/>
        <w:r w:rsidR="00035A41">
          <w:t xml:space="preserve"> </w:t>
        </w:r>
      </w:ins>
      <w:r w:rsidR="008D6640">
        <w:t>de encontrar uma solução considerada melhor</w:t>
      </w:r>
      <w:sdt>
        <w:sdtPr>
          <w:id w:val="-973290108"/>
          <w:citation/>
        </w:sdtPr>
        <w:sdtEndPr/>
        <w:sdtContent>
          <w:r w:rsidR="008D6640">
            <w:fldChar w:fldCharType="begin"/>
          </w:r>
          <w:r w:rsidR="008D6640">
            <w:instrText xml:space="preserve"> CITATION Tel14 \l 1046 </w:instrText>
          </w:r>
          <w:r w:rsidR="008D6640">
            <w:fldChar w:fldCharType="separate"/>
          </w:r>
          <w:r w:rsidR="004D1124">
            <w:rPr>
              <w:noProof/>
            </w:rPr>
            <w:t xml:space="preserve"> (TELES, 2014)</w:t>
          </w:r>
          <w:r w:rsidR="008D6640">
            <w:fldChar w:fldCharType="end"/>
          </w:r>
        </w:sdtContent>
      </w:sdt>
      <w:r w:rsidR="008D6640">
        <w:t>.</w:t>
      </w:r>
    </w:p>
    <w:p w14:paraId="5788F2FA" w14:textId="47AE4EF4" w:rsidR="009716A9" w:rsidRDefault="003921E6">
      <w:r>
        <w:t xml:space="preserve">Além da programação em par, destaca-se o desenvolvimento orientado a testes, que se trata de se testar primeiro antes de codificar de fato </w:t>
      </w:r>
      <w:sdt>
        <w:sdtPr>
          <w:id w:val="1611386653"/>
          <w:citation/>
        </w:sdtPr>
        <w:sdtEndPr/>
        <w:sdtContent>
          <w:r>
            <w:fldChar w:fldCharType="begin"/>
          </w:r>
          <w:r>
            <w:instrText xml:space="preserve"> CITATION Hir11 \l 1046 </w:instrText>
          </w:r>
          <w:r>
            <w:fldChar w:fldCharType="separate"/>
          </w:r>
          <w:r w:rsidR="004D1124">
            <w:rPr>
              <w:noProof/>
            </w:rPr>
            <w:t>(HIRAMA, 2011)</w:t>
          </w:r>
          <w:r>
            <w:fldChar w:fldCharType="end"/>
          </w:r>
        </w:sdtContent>
      </w:sdt>
      <w:r>
        <w:t>. Pensa-se que ao se produzir o teste primeiro o desenvolvedor consiga compreender melhor o que será desenvolvido</w:t>
      </w:r>
      <w:sdt>
        <w:sdtPr>
          <w:id w:val="499695122"/>
          <w:citation/>
        </w:sdtPr>
        <w:sdtEndPr/>
        <w:sdtContent>
          <w:r>
            <w:fldChar w:fldCharType="begin"/>
          </w:r>
          <w:r>
            <w:instrText xml:space="preserve"> CITATION Tel14 \l 1046 </w:instrText>
          </w:r>
          <w:r>
            <w:fldChar w:fldCharType="separate"/>
          </w:r>
          <w:r w:rsidR="004D1124">
            <w:rPr>
              <w:noProof/>
            </w:rPr>
            <w:t xml:space="preserve"> (TELES, 2014)</w:t>
          </w:r>
          <w:r>
            <w:fldChar w:fldCharType="end"/>
          </w:r>
        </w:sdtContent>
      </w:sdt>
      <w:r>
        <w:t xml:space="preserve">. </w:t>
      </w:r>
      <w:del w:id="195" w:author="Ryan Lemos" w:date="2018-10-18T23:38:00Z">
        <w:r w:rsidDel="009D2445">
          <w:delText>Além de que,</w:delText>
        </w:r>
      </w:del>
      <w:ins w:id="196" w:author="Ryan Lemos" w:date="2018-10-18T23:38:00Z">
        <w:r w:rsidR="009D2445">
          <w:t>Teles</w:t>
        </w:r>
        <w:r w:rsidR="009D2445" w:rsidRPr="009D2445">
          <w:t xml:space="preserve"> </w:t>
        </w:r>
      </w:ins>
      <w:customXmlInsRangeStart w:id="197" w:author="Ryan Lemos" w:date="2018-10-18T23:38:00Z"/>
      <w:sdt>
        <w:sdtPr>
          <w:id w:val="567547520"/>
          <w:citation/>
        </w:sdtPr>
        <w:sdtEndPr/>
        <w:sdtContent>
          <w:customXmlInsRangeEnd w:id="197"/>
          <w:ins w:id="198" w:author="Ryan Lemos" w:date="2018-10-18T23:38:00Z">
            <w:r w:rsidR="009D2445">
              <w:fldChar w:fldCharType="begin"/>
            </w:r>
            <w:r w:rsidR="009D2445">
              <w:instrText xml:space="preserve">CITATION Tel14 \n  \t  \l 1046 </w:instrText>
            </w:r>
            <w:r w:rsidR="009D2445">
              <w:fldChar w:fldCharType="separate"/>
            </w:r>
            <w:r w:rsidR="009D2445">
              <w:rPr>
                <w:noProof/>
              </w:rPr>
              <w:t>(2014)</w:t>
            </w:r>
            <w:r w:rsidR="009D2445">
              <w:fldChar w:fldCharType="end"/>
            </w:r>
          </w:ins>
          <w:customXmlInsRangeStart w:id="199" w:author="Ryan Lemos" w:date="2018-10-18T23:38:00Z"/>
        </w:sdtContent>
      </w:sdt>
      <w:customXmlInsRangeEnd w:id="199"/>
      <w:ins w:id="200" w:author="Ryan Lemos" w:date="2018-10-18T23:38:00Z">
        <w:r w:rsidR="009D2445">
          <w:t xml:space="preserve"> defende que o ato de</w:t>
        </w:r>
      </w:ins>
      <w:r>
        <w:t xml:space="preserve"> testar deve ser uma prática constante no processo de desenvolvimento, pois assim assume-se que os erros encontrados serão corrigidos ou que através dos testes possa</w:t>
      </w:r>
      <w:r w:rsidR="00086F67">
        <w:t xml:space="preserve"> haver a</w:t>
      </w:r>
      <w:r>
        <w:t xml:space="preserve"> valida</w:t>
      </w:r>
      <w:r w:rsidR="00086F67">
        <w:t>ção</w:t>
      </w:r>
      <w:r>
        <w:t xml:space="preserve"> </w:t>
      </w:r>
      <w:r w:rsidR="00086F67">
        <w:t>d</w:t>
      </w:r>
      <w:r>
        <w:t>o que foi requisitado</w:t>
      </w:r>
      <w:del w:id="201" w:author="Ryan Lemos" w:date="2018-10-18T23:39:00Z">
        <w:r w:rsidDel="009D2445">
          <w:delText xml:space="preserve"> </w:delText>
        </w:r>
      </w:del>
      <w:customXmlDelRangeStart w:id="202" w:author="Ryan Lemos" w:date="2018-10-18T23:39:00Z"/>
      <w:sdt>
        <w:sdtPr>
          <w:id w:val="1880049179"/>
          <w:citation/>
        </w:sdtPr>
        <w:sdtEndPr/>
        <w:sdtContent>
          <w:customXmlDelRangeEnd w:id="202"/>
          <w:del w:id="203" w:author="Ryan Lemos" w:date="2018-10-18T23:39:00Z">
            <w:r w:rsidDel="009D2445">
              <w:fldChar w:fldCharType="begin"/>
            </w:r>
            <w:r w:rsidDel="009D2445">
              <w:delInstrText xml:space="preserve"> CITATION Tel14 \l 1046 </w:delInstrText>
            </w:r>
            <w:r w:rsidDel="009D2445">
              <w:fldChar w:fldCharType="separate"/>
            </w:r>
            <w:r w:rsidR="004D1124" w:rsidDel="009D2445">
              <w:rPr>
                <w:noProof/>
              </w:rPr>
              <w:delText>(TELES, 2014)</w:delText>
            </w:r>
            <w:r w:rsidDel="009D2445">
              <w:fldChar w:fldCharType="end"/>
            </w:r>
          </w:del>
          <w:customXmlDelRangeStart w:id="204" w:author="Ryan Lemos" w:date="2018-10-18T23:39:00Z"/>
        </w:sdtContent>
      </w:sdt>
      <w:customXmlDelRangeEnd w:id="204"/>
      <w:r>
        <w:t>.</w:t>
      </w:r>
      <w:ins w:id="205" w:author="Ryan Lemos" w:date="2018-10-19T20:08:00Z">
        <w:r w:rsidR="009716A9">
          <w:t xml:space="preserve"> </w:t>
        </w:r>
      </w:ins>
    </w:p>
    <w:p w14:paraId="76A11642" w14:textId="41053BF9" w:rsidR="003921E6" w:rsidRDefault="003921E6" w:rsidP="00393E6F">
      <w:pPr>
        <w:rPr>
          <w:ins w:id="206" w:author="Ryan Lemos" w:date="2018-10-19T20:08:00Z"/>
        </w:rPr>
      </w:pPr>
      <w:r>
        <w:t>Outro fator que se destaca no XP são as estórias de usuários que s</w:t>
      </w:r>
      <w:r w:rsidR="00086F67">
        <w:t>ão</w:t>
      </w:r>
      <w:r>
        <w:t xml:space="preserve"> pequenos trechos escrito</w:t>
      </w:r>
      <w:r w:rsidR="00086F67">
        <w:t>s</w:t>
      </w:r>
      <w:r w:rsidR="00201717">
        <w:t xml:space="preserve"> em cartões</w:t>
      </w:r>
      <w:r>
        <w:t xml:space="preserve"> ao qual o cliente de</w:t>
      </w:r>
      <w:r w:rsidR="00201717">
        <w:t>screve como quer que seja</w:t>
      </w:r>
      <w:r>
        <w:t xml:space="preserve"> uma</w:t>
      </w:r>
      <w:r w:rsidR="00201717">
        <w:t xml:space="preserve"> determinada</w:t>
      </w:r>
      <w:r>
        <w:t xml:space="preserve"> funcionalidade</w:t>
      </w:r>
      <w:r w:rsidR="00201717">
        <w:t xml:space="preserve"> do sistema</w:t>
      </w:r>
      <w:r w:rsidR="00086F67">
        <w:t xml:space="preserve"> </w:t>
      </w:r>
      <w:sdt>
        <w:sdtPr>
          <w:id w:val="122279947"/>
          <w:citation/>
        </w:sdtPr>
        <w:sdtEndPr/>
        <w:sdtContent>
          <w:r w:rsidR="00201717">
            <w:fldChar w:fldCharType="begin"/>
          </w:r>
          <w:r w:rsidR="00201717">
            <w:instrText xml:space="preserve"> CITATION Tel14 \l 1046 </w:instrText>
          </w:r>
          <w:r w:rsidR="00201717">
            <w:fldChar w:fldCharType="separate"/>
          </w:r>
          <w:r w:rsidR="004D1124">
            <w:rPr>
              <w:noProof/>
            </w:rPr>
            <w:t>(TELES, 2014)</w:t>
          </w:r>
          <w:r w:rsidR="00201717">
            <w:fldChar w:fldCharType="end"/>
          </w:r>
        </w:sdtContent>
      </w:sdt>
      <w:r w:rsidR="00201717">
        <w:t xml:space="preserve">. Toda estória de usuário se transforma em um </w:t>
      </w:r>
      <w:r w:rsidR="00086F67">
        <w:t xml:space="preserve">requisito e, por conseguinte uma funcionalidade </w:t>
      </w:r>
      <w:r w:rsidR="00201717">
        <w:t>da aplicação</w:t>
      </w:r>
      <w:r w:rsidR="00086F67">
        <w:t xml:space="preserve"> desenvolvida</w:t>
      </w:r>
      <w:r w:rsidR="00201717">
        <w:t>.</w:t>
      </w:r>
      <w:r w:rsidR="00C91C97">
        <w:t xml:space="preserve"> Um exemplo de estória de usuário é </w:t>
      </w:r>
      <w:r w:rsidR="001B5BE5">
        <w:t xml:space="preserve">o presente na </w:t>
      </w:r>
      <w:r w:rsidR="001B5BE5">
        <w:fldChar w:fldCharType="begin"/>
      </w:r>
      <w:r w:rsidR="001B5BE5">
        <w:instrText xml:space="preserve"> REF _Ref526794147 \h </w:instrText>
      </w:r>
      <w:r w:rsidR="001B5BE5">
        <w:fldChar w:fldCharType="separate"/>
      </w:r>
      <w:r w:rsidR="005555D4">
        <w:t xml:space="preserve">figura </w:t>
      </w:r>
      <w:r w:rsidR="005555D4">
        <w:rPr>
          <w:noProof/>
        </w:rPr>
        <w:t>16</w:t>
      </w:r>
      <w:r w:rsidR="001B5BE5">
        <w:fldChar w:fldCharType="end"/>
      </w:r>
      <w:r w:rsidR="00086F67">
        <w:t>.</w:t>
      </w:r>
      <w:del w:id="207" w:author="Ryan Lemos" w:date="2018-10-19T20:08:00Z">
        <w:r w:rsidR="001B5BE5" w:rsidDel="009716A9">
          <w:delText xml:space="preserve"> </w:delText>
        </w:r>
      </w:del>
    </w:p>
    <w:p w14:paraId="00DA9840" w14:textId="727C27B4" w:rsidR="009716A9" w:rsidRPr="00B116AB" w:rsidRDefault="009716A9">
      <w:ins w:id="208" w:author="Ryan Lemos" w:date="2018-10-19T20:08:00Z">
        <w:r>
          <w:t xml:space="preserve">Como o XP se trata de uma metodologia </w:t>
        </w:r>
      </w:ins>
      <w:ins w:id="209" w:author="Ryan Lemos" w:date="2018-10-19T20:09:00Z">
        <w:r>
          <w:t>iterativa, em certos períodos de tempo, tem-se entregas de porções do software para que o cliente possa utilizar o sistema sem que o mesmo esteja totalme</w:t>
        </w:r>
      </w:ins>
      <w:ins w:id="210" w:author="Ryan Lemos" w:date="2018-10-19T20:10:00Z">
        <w:r>
          <w:t xml:space="preserve">nte pronto. Essas entregas são conhecidas como </w:t>
        </w:r>
        <w:r w:rsidRPr="009716A9">
          <w:rPr>
            <w:i/>
            <w:rPrChange w:id="211" w:author="Ryan Lemos" w:date="2018-10-19T20:10:00Z">
              <w:rPr/>
            </w:rPrChange>
          </w:rPr>
          <w:t>releases</w:t>
        </w:r>
        <w:r>
          <w:t xml:space="preserve"> </w:t>
        </w:r>
      </w:ins>
      <w:customXmlInsRangeStart w:id="212" w:author="Ryan Lemos" w:date="2018-10-19T20:10:00Z"/>
      <w:sdt>
        <w:sdtPr>
          <w:id w:val="-1417854880"/>
          <w:citation/>
        </w:sdtPr>
        <w:sdtEndPr/>
        <w:sdtContent>
          <w:customXmlInsRangeEnd w:id="212"/>
          <w:ins w:id="213" w:author="Ryan Lemos" w:date="2018-10-19T20:10:00Z">
            <w:r>
              <w:fldChar w:fldCharType="begin"/>
            </w:r>
            <w:r>
              <w:instrText xml:space="preserve"> CITATION Tel14 \l 1046 </w:instrText>
            </w:r>
            <w:r>
              <w:fldChar w:fldCharType="separate"/>
            </w:r>
            <w:r>
              <w:rPr>
                <w:noProof/>
              </w:rPr>
              <w:t>(TELES, 2014)</w:t>
            </w:r>
            <w:r>
              <w:fldChar w:fldCharType="end"/>
            </w:r>
          </w:ins>
          <w:customXmlInsRangeStart w:id="214" w:author="Ryan Lemos" w:date="2018-10-19T20:10:00Z"/>
        </w:sdtContent>
      </w:sdt>
      <w:customXmlInsRangeEnd w:id="214"/>
      <w:ins w:id="215" w:author="Ryan Lemos" w:date="2018-10-19T20:10:00Z">
        <w:r>
          <w:t>.</w:t>
        </w:r>
      </w:ins>
      <w:ins w:id="216" w:author="Ryan Lemos" w:date="2018-10-19T20:13:00Z">
        <w:r>
          <w:t xml:space="preserve"> </w:t>
        </w:r>
      </w:ins>
      <w:ins w:id="217" w:author="Ryan Lemos" w:date="2018-10-19T20:10:00Z">
        <w:r>
          <w:t xml:space="preserve"> </w:t>
        </w:r>
      </w:ins>
      <w:ins w:id="218" w:author="Ryan Lemos" w:date="2018-10-19T20:11:00Z">
        <w:r>
          <w:t xml:space="preserve">Ainda segundo Teles </w:t>
        </w:r>
      </w:ins>
      <w:customXmlInsRangeStart w:id="219" w:author="Ryan Lemos" w:date="2018-10-19T20:11:00Z"/>
      <w:sdt>
        <w:sdtPr>
          <w:id w:val="1805277646"/>
          <w:citation/>
        </w:sdtPr>
        <w:sdtEndPr/>
        <w:sdtContent>
          <w:customXmlInsRangeEnd w:id="219"/>
          <w:ins w:id="220" w:author="Ryan Lemos" w:date="2018-10-19T20:11:00Z">
            <w:r>
              <w:fldChar w:fldCharType="begin"/>
            </w:r>
            <w:r>
              <w:instrText xml:space="preserve">CITATION Tel14 \n  \t  \l 1046 </w:instrText>
            </w:r>
            <w:r>
              <w:fldChar w:fldCharType="separate"/>
            </w:r>
            <w:r>
              <w:rPr>
                <w:noProof/>
              </w:rPr>
              <w:t>(2014)</w:t>
            </w:r>
            <w:r>
              <w:fldChar w:fldCharType="end"/>
            </w:r>
          </w:ins>
          <w:customXmlInsRangeStart w:id="221" w:author="Ryan Lemos" w:date="2018-10-19T20:11:00Z"/>
        </w:sdtContent>
      </w:sdt>
      <w:customXmlInsRangeEnd w:id="221"/>
      <w:ins w:id="222" w:author="Ryan Lemos" w:date="2018-10-19T20:11:00Z">
        <w:r>
          <w:t xml:space="preserve"> os </w:t>
        </w:r>
        <w:r w:rsidRPr="009716A9">
          <w:rPr>
            <w:i/>
            <w:rPrChange w:id="223" w:author="Ryan Lemos" w:date="2018-10-19T20:11:00Z">
              <w:rPr/>
            </w:rPrChange>
          </w:rPr>
          <w:t>releases</w:t>
        </w:r>
      </w:ins>
      <w:ins w:id="224" w:author="Ryan Lemos" w:date="2018-10-19T20:12:00Z">
        <w:r>
          <w:t xml:space="preserve"> no XP geralmente duram cerca de 2 meses, por isso são considerados </w:t>
        </w:r>
        <w:r w:rsidRPr="009716A9">
          <w:rPr>
            <w:i/>
            <w:rPrChange w:id="225" w:author="Ryan Lemos" w:date="2018-10-19T20:12:00Z">
              <w:rPr/>
            </w:rPrChange>
          </w:rPr>
          <w:t>releases</w:t>
        </w:r>
        <w:r>
          <w:t xml:space="preserve"> curtos, pois o tempo de entrega entre os </w:t>
        </w:r>
        <w:r w:rsidRPr="009716A9">
          <w:rPr>
            <w:i/>
            <w:rPrChange w:id="226" w:author="Ryan Lemos" w:date="2018-10-19T20:12:00Z">
              <w:rPr/>
            </w:rPrChange>
          </w:rPr>
          <w:t>releases</w:t>
        </w:r>
        <w:r>
          <w:t xml:space="preserve"> é pequeno.</w:t>
        </w:r>
      </w:ins>
      <w:ins w:id="227" w:author="Ryan Lemos" w:date="2018-10-19T20:16:00Z">
        <w:r w:rsidR="00B116AB">
          <w:t xml:space="preserve"> Após o término de um </w:t>
        </w:r>
        <w:r w:rsidR="00B116AB" w:rsidRPr="00B116AB">
          <w:rPr>
            <w:i/>
            <w:rPrChange w:id="228" w:author="Ryan Lemos" w:date="2018-10-19T20:17:00Z">
              <w:rPr/>
            </w:rPrChange>
          </w:rPr>
          <w:t>release</w:t>
        </w:r>
      </w:ins>
      <w:ins w:id="229" w:author="Ryan Lemos" w:date="2018-10-19T20:13:00Z">
        <w:r>
          <w:t xml:space="preserve"> </w:t>
        </w:r>
      </w:ins>
      <w:ins w:id="230" w:author="Ryan Lemos" w:date="2018-10-19T20:16:00Z">
        <w:r w:rsidR="00B116AB">
          <w:t>faz-se uma nova</w:t>
        </w:r>
      </w:ins>
      <w:ins w:id="231" w:author="Ryan Lemos" w:date="2018-10-19T20:15:00Z">
        <w:r>
          <w:t xml:space="preserve"> entrevista com o cliente e coleta as estórias</w:t>
        </w:r>
      </w:ins>
      <w:ins w:id="232" w:author="Ryan Lemos" w:date="2018-10-19T20:17:00Z">
        <w:r w:rsidR="00B116AB">
          <w:t xml:space="preserve"> que serão </w:t>
        </w:r>
        <w:r w:rsidR="00B116AB">
          <w:lastRenderedPageBreak/>
          <w:t>desenvolvidas n</w:t>
        </w:r>
      </w:ins>
      <w:ins w:id="233" w:author="Ryan Lemos" w:date="2018-10-19T20:16:00Z">
        <w:r w:rsidR="00B116AB">
          <w:t>o novo</w:t>
        </w:r>
      </w:ins>
      <w:ins w:id="234" w:author="Ryan Lemos" w:date="2018-10-19T20:15:00Z">
        <w:r>
          <w:t xml:space="preserve"> </w:t>
        </w:r>
        <w:r w:rsidRPr="00C17254">
          <w:rPr>
            <w:i/>
          </w:rPr>
          <w:t>release</w:t>
        </w:r>
      </w:ins>
      <w:ins w:id="235" w:author="Ryan Lemos" w:date="2018-10-19T20:17:00Z">
        <w:r w:rsidR="00B116AB">
          <w:rPr>
            <w:i/>
          </w:rPr>
          <w:t xml:space="preserve"> </w:t>
        </w:r>
      </w:ins>
      <w:customXmlInsRangeStart w:id="236" w:author="Ryan Lemos" w:date="2018-10-19T20:17:00Z"/>
      <w:sdt>
        <w:sdtPr>
          <w:id w:val="1722637552"/>
          <w:citation/>
        </w:sdtPr>
        <w:sdtEndPr/>
        <w:sdtContent>
          <w:customXmlInsRangeEnd w:id="236"/>
          <w:ins w:id="237" w:author="Ryan Lemos" w:date="2018-10-19T20:17:00Z">
            <w:r w:rsidR="00B116AB">
              <w:fldChar w:fldCharType="begin"/>
            </w:r>
            <w:r w:rsidR="00B116AB">
              <w:instrText xml:space="preserve"> CITATION Tel14 \l 1046 </w:instrText>
            </w:r>
            <w:r w:rsidR="00B116AB">
              <w:fldChar w:fldCharType="separate"/>
            </w:r>
            <w:r w:rsidR="00B116AB">
              <w:rPr>
                <w:noProof/>
              </w:rPr>
              <w:t>(TELES, 2014)</w:t>
            </w:r>
            <w:r w:rsidR="00B116AB">
              <w:fldChar w:fldCharType="end"/>
            </w:r>
          </w:ins>
          <w:customXmlInsRangeStart w:id="238" w:author="Ryan Lemos" w:date="2018-10-19T20:17:00Z"/>
        </w:sdtContent>
      </w:sdt>
      <w:customXmlInsRangeEnd w:id="238"/>
      <w:ins w:id="239" w:author="Ryan Lemos" w:date="2018-10-19T20:17:00Z">
        <w:r w:rsidR="00B116AB">
          <w:t xml:space="preserve">. Cada </w:t>
        </w:r>
        <w:r w:rsidR="00B116AB" w:rsidRPr="00B116AB">
          <w:rPr>
            <w:i/>
            <w:rPrChange w:id="240" w:author="Ryan Lemos" w:date="2018-10-19T20:17:00Z">
              <w:rPr/>
            </w:rPrChange>
          </w:rPr>
          <w:t>release</w:t>
        </w:r>
        <w:r w:rsidR="00B116AB">
          <w:t xml:space="preserve"> é</w:t>
        </w:r>
      </w:ins>
      <w:ins w:id="241" w:author="Ryan Lemos" w:date="2018-10-19T20:18:00Z">
        <w:r w:rsidR="00B116AB">
          <w:t xml:space="preserve"> composto por iterações, uma iteração pode ser entendida como “[...] um pequeno espaço</w:t>
        </w:r>
      </w:ins>
      <w:ins w:id="242" w:author="Ryan Lemos" w:date="2018-10-19T20:19:00Z">
        <w:r w:rsidR="00B116AB">
          <w:t xml:space="preserve"> de tempo dedicado para a implementação de um conjunto de estórias” </w:t>
        </w:r>
      </w:ins>
      <w:customXmlInsRangeStart w:id="243" w:author="Ryan Lemos" w:date="2018-10-19T20:19:00Z"/>
      <w:sdt>
        <w:sdtPr>
          <w:id w:val="-2120371309"/>
          <w:citation/>
        </w:sdtPr>
        <w:sdtEndPr/>
        <w:sdtContent>
          <w:customXmlInsRangeEnd w:id="243"/>
          <w:ins w:id="244" w:author="Ryan Lemos" w:date="2018-10-19T20:19:00Z">
            <w:r w:rsidR="00B116AB">
              <w:fldChar w:fldCharType="begin"/>
            </w:r>
            <w:r w:rsidR="00B116AB">
              <w:instrText xml:space="preserve">CITATION Tel14 \p 87 \l 1046 </w:instrText>
            </w:r>
            <w:r w:rsidR="00B116AB">
              <w:fldChar w:fldCharType="separate"/>
            </w:r>
            <w:r w:rsidR="00B116AB">
              <w:rPr>
                <w:noProof/>
              </w:rPr>
              <w:t>(TELES, 2014, p. 87)</w:t>
            </w:r>
            <w:r w:rsidR="00B116AB">
              <w:fldChar w:fldCharType="end"/>
            </w:r>
          </w:ins>
          <w:customXmlInsRangeStart w:id="245" w:author="Ryan Lemos" w:date="2018-10-19T20:19:00Z"/>
        </w:sdtContent>
      </w:sdt>
      <w:customXmlInsRangeEnd w:id="245"/>
      <w:ins w:id="246" w:author="Ryan Lemos" w:date="2018-10-19T20:19:00Z">
        <w:r w:rsidR="00B116AB">
          <w:t>.</w:t>
        </w:r>
      </w:ins>
      <w:ins w:id="247" w:author="Ryan Lemos" w:date="2018-10-19T20:20:00Z">
        <w:r w:rsidR="00B116AB">
          <w:t xml:space="preserve"> Segundo Teles (2014)</w:t>
        </w:r>
      </w:ins>
      <w:ins w:id="248" w:author="Ryan Lemos" w:date="2018-10-19T20:19:00Z">
        <w:r w:rsidR="00B116AB">
          <w:t xml:space="preserve"> </w:t>
        </w:r>
      </w:ins>
      <w:ins w:id="249" w:author="Ryan Lemos" w:date="2018-10-19T20:20:00Z">
        <w:r w:rsidR="00B116AB">
          <w:t>o</w:t>
        </w:r>
      </w:ins>
      <w:ins w:id="250" w:author="Ryan Lemos" w:date="2018-10-19T20:19:00Z">
        <w:r w:rsidR="00B116AB">
          <w:t xml:space="preserve"> tempo </w:t>
        </w:r>
      </w:ins>
      <w:ins w:id="251" w:author="Ryan Lemos" w:date="2018-10-19T20:20:00Z">
        <w:r w:rsidR="00B116AB">
          <w:t>de uma iteração pode variar cerca de uma a três semanas</w:t>
        </w:r>
      </w:ins>
      <w:ins w:id="252" w:author="Ryan Lemos" w:date="2018-10-19T20:21:00Z">
        <w:r w:rsidR="00B116AB">
          <w:t xml:space="preserve">, mas que geralmente o tempo de </w:t>
        </w:r>
      </w:ins>
      <w:ins w:id="253" w:author="Ryan Lemos" w:date="2018-10-19T21:38:00Z">
        <w:r w:rsidR="00E63AFD">
          <w:t>duas</w:t>
        </w:r>
      </w:ins>
      <w:ins w:id="254" w:author="Ryan Lemos" w:date="2018-10-19T20:21:00Z">
        <w:r w:rsidR="00B116AB">
          <w:t xml:space="preserve"> semanas é o mais utilizado</w:t>
        </w:r>
      </w:ins>
      <w:ins w:id="255" w:author="Ryan Lemos" w:date="2018-10-19T21:39:00Z">
        <w:r w:rsidR="0042432B">
          <w:t xml:space="preserve"> em empresas com o XP</w:t>
        </w:r>
      </w:ins>
      <w:ins w:id="256" w:author="Ryan Lemos" w:date="2018-10-19T20:20:00Z">
        <w:r w:rsidR="00B116AB">
          <w:t>.</w:t>
        </w:r>
      </w:ins>
    </w:p>
    <w:p w14:paraId="50D21DF6" w14:textId="77777777" w:rsidR="00644138" w:rsidRDefault="00644138" w:rsidP="00952162">
      <w:pPr>
        <w:pStyle w:val="Fontes"/>
      </w:pPr>
    </w:p>
    <w:p w14:paraId="3E5682F0" w14:textId="6FE32F5C" w:rsidR="00644138" w:rsidRDefault="00644138" w:rsidP="00952162">
      <w:pPr>
        <w:pStyle w:val="Legenda"/>
        <w:keepNext/>
      </w:pPr>
      <w:bookmarkStart w:id="257" w:name="_Ref526794147"/>
      <w:bookmarkStart w:id="258" w:name="_Ref526794140"/>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16</w:t>
      </w:r>
      <w:r w:rsidR="00691107">
        <w:rPr>
          <w:noProof/>
        </w:rPr>
        <w:fldChar w:fldCharType="end"/>
      </w:r>
      <w:bookmarkEnd w:id="257"/>
      <w:r>
        <w:t xml:space="preserve"> - Exemplo de uma estória de usuário</w:t>
      </w:r>
      <w:bookmarkEnd w:id="258"/>
    </w:p>
    <w:p w14:paraId="591B3F93" w14:textId="3B65DEBE" w:rsidR="00644138" w:rsidRDefault="00644138" w:rsidP="00952162">
      <w:pPr>
        <w:pStyle w:val="Fontes"/>
      </w:pPr>
      <w:r>
        <w:rPr>
          <w:noProof/>
        </w:rPr>
        <w:drawing>
          <wp:inline distT="0" distB="0" distL="0" distR="0" wp14:anchorId="096451D2" wp14:editId="7654682C">
            <wp:extent cx="3185160" cy="2478673"/>
            <wp:effectExtent l="133350" t="114300" r="129540" b="1695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tretch>
                      <a:fillRect/>
                    </a:stretch>
                  </pic:blipFill>
                  <pic:spPr>
                    <a:xfrm>
                      <a:off x="0" y="0"/>
                      <a:ext cx="3201523" cy="2491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1F0321" w14:textId="704800B4" w:rsidR="00644138" w:rsidRDefault="00644138" w:rsidP="00644138">
      <w:pPr>
        <w:pStyle w:val="Fontes"/>
      </w:pPr>
      <w:r>
        <w:t>Fonte: TELES, 2014</w:t>
      </w:r>
      <w:r w:rsidR="00BB25A9">
        <w:t>, p.78</w:t>
      </w:r>
      <w:r>
        <w:t>.</w:t>
      </w:r>
    </w:p>
    <w:p w14:paraId="6D9D2CB6" w14:textId="77777777" w:rsidR="00644138" w:rsidRDefault="00644138" w:rsidP="00952162">
      <w:pPr>
        <w:pStyle w:val="Fontes"/>
      </w:pPr>
    </w:p>
    <w:p w14:paraId="5B00B98A" w14:textId="31037665" w:rsidR="00644138" w:rsidRDefault="0064714D">
      <w:r>
        <w:t>P</w:t>
      </w:r>
      <w:r w:rsidR="001B5BE5">
        <w:t>retende-se neste trabalho fazer utilização da metodologia de desenvolvimento denominada XP.</w:t>
      </w:r>
      <w:r>
        <w:t xml:space="preserve"> </w:t>
      </w:r>
      <w:proofErr w:type="spellStart"/>
      <w:r>
        <w:t>Hirama</w:t>
      </w:r>
      <w:proofErr w:type="spellEnd"/>
      <w:sdt>
        <w:sdtPr>
          <w:id w:val="1177700205"/>
          <w:citation/>
        </w:sdtPr>
        <w:sdtEndPr/>
        <w:sdtContent>
          <w:r>
            <w:fldChar w:fldCharType="begin"/>
          </w:r>
          <w:r>
            <w:instrText xml:space="preserve">CITATION Hir11 \n  \t  \l 1046 </w:instrText>
          </w:r>
          <w:r>
            <w:fldChar w:fldCharType="separate"/>
          </w:r>
          <w:r w:rsidR="004D1124">
            <w:rPr>
              <w:noProof/>
            </w:rPr>
            <w:t xml:space="preserve"> (2011)</w:t>
          </w:r>
          <w:r>
            <w:fldChar w:fldCharType="end"/>
          </w:r>
        </w:sdtContent>
      </w:sdt>
      <w:r>
        <w:t xml:space="preserve"> afirma que o XP pode não ser recomendado a grandes projetos de software. Porém pretende-se fazer utilização desta metodologia</w:t>
      </w:r>
      <w:r w:rsidR="001B5BE5">
        <w:t xml:space="preserve"> a ponto de se</w:t>
      </w:r>
      <w:r>
        <w:t xml:space="preserve"> </w:t>
      </w:r>
      <w:r w:rsidR="007423D5">
        <w:t>chegar a</w:t>
      </w:r>
      <w:r>
        <w:t xml:space="preserve"> uma avaliação pessoal</w:t>
      </w:r>
      <w:r w:rsidR="007423D5">
        <w:t xml:space="preserve"> acerca da experiência de uso do XP</w:t>
      </w:r>
      <w:r w:rsidR="001B5BE5">
        <w:t>.</w:t>
      </w:r>
      <w:r>
        <w:t xml:space="preserve"> </w:t>
      </w:r>
      <w:r w:rsidR="001B5BE5">
        <w:t>Espera-se que</w:t>
      </w:r>
      <w:r>
        <w:t xml:space="preserve"> com essa avaliação,</w:t>
      </w:r>
      <w:r w:rsidR="00086F67">
        <w:t xml:space="preserve"> possa-se</w:t>
      </w:r>
      <w:r w:rsidR="001B5BE5">
        <w:t xml:space="preserve"> auxiliar outros desenvolvedores na escolha</w:t>
      </w:r>
      <w:r>
        <w:t>,</w:t>
      </w:r>
      <w:r w:rsidR="001B5BE5">
        <w:t xml:space="preserve"> ou não</w:t>
      </w:r>
      <w:r>
        <w:t>,</w:t>
      </w:r>
      <w:r w:rsidR="001B5BE5">
        <w:t xml:space="preserve"> da metodologia XP.</w:t>
      </w:r>
      <w:r>
        <w:t xml:space="preserve"> </w:t>
      </w:r>
      <w:r w:rsidR="00086F67">
        <w:t xml:space="preserve">Já que </w:t>
      </w:r>
      <w:r w:rsidR="001B5BE5">
        <w:t>eventuais dificuldades e melhorias no processo de desenvolvimento</w:t>
      </w:r>
      <w:r>
        <w:t xml:space="preserve"> serão constatadas e relatadas ao decorrer deste trabalho</w:t>
      </w:r>
      <w:r w:rsidR="001B5BE5">
        <w:t xml:space="preserve">. </w:t>
      </w:r>
      <w:r>
        <w:t xml:space="preserve">Deve-se ressaltar que não será possível a </w:t>
      </w:r>
      <w:r w:rsidR="00086F67">
        <w:t>a</w:t>
      </w:r>
      <w:r>
        <w:t>plicação da programação em par, que é uma das práticas do XP, pois a execução do projeto será feita por uma pessoa.</w:t>
      </w:r>
    </w:p>
    <w:p w14:paraId="0C995A0D" w14:textId="4B2D1507" w:rsidR="008D625B" w:rsidRPr="008D625B" w:rsidRDefault="00393E6F" w:rsidP="00952162">
      <w:pPr>
        <w:ind w:firstLine="0"/>
      </w:pPr>
      <w:r>
        <w:t xml:space="preserve"> </w:t>
      </w:r>
    </w:p>
    <w:p w14:paraId="5DD8D2F5" w14:textId="72205799" w:rsidR="00D61CB9" w:rsidRDefault="00D61CB9" w:rsidP="00D61CB9">
      <w:pPr>
        <w:pStyle w:val="Ttulo3"/>
      </w:pPr>
      <w:proofErr w:type="spellStart"/>
      <w:r w:rsidRPr="00952162">
        <w:rPr>
          <w:i/>
        </w:rPr>
        <w:t>Optical</w:t>
      </w:r>
      <w:proofErr w:type="spellEnd"/>
      <w:r w:rsidRPr="00952162">
        <w:rPr>
          <w:i/>
        </w:rPr>
        <w:t xml:space="preserve"> Mark </w:t>
      </w:r>
      <w:proofErr w:type="spellStart"/>
      <w:r w:rsidRPr="00952162">
        <w:rPr>
          <w:i/>
        </w:rPr>
        <w:t>Recognition</w:t>
      </w:r>
      <w:proofErr w:type="spellEnd"/>
      <w:r>
        <w:t xml:space="preserve"> (OMR)</w:t>
      </w:r>
    </w:p>
    <w:p w14:paraId="516BFEF5" w14:textId="77777777" w:rsidR="002126A0" w:rsidRDefault="002126A0" w:rsidP="008D625B">
      <w:pPr>
        <w:rPr>
          <w:i/>
        </w:rPr>
      </w:pPr>
    </w:p>
    <w:p w14:paraId="7AD39465" w14:textId="43A55B33" w:rsidR="002126A0" w:rsidRDefault="002126A0" w:rsidP="008D625B">
      <w:proofErr w:type="spellStart"/>
      <w:r w:rsidRPr="007D02CC">
        <w:rPr>
          <w:i/>
        </w:rPr>
        <w:t>Optical</w:t>
      </w:r>
      <w:proofErr w:type="spellEnd"/>
      <w:r w:rsidRPr="007D02CC">
        <w:rPr>
          <w:i/>
        </w:rPr>
        <w:t xml:space="preserve"> Mark </w:t>
      </w:r>
      <w:proofErr w:type="spellStart"/>
      <w:r w:rsidRPr="007D02CC">
        <w:rPr>
          <w:i/>
        </w:rPr>
        <w:t>Recognition</w:t>
      </w:r>
      <w:proofErr w:type="spellEnd"/>
      <w:r>
        <w:t xml:space="preserve"> (OMR), se trata da capacidade de transformar uma marcação em um </w:t>
      </w:r>
      <w:r w:rsidR="007423D5">
        <w:t>espaço predeterminado</w:t>
      </w:r>
      <w:r w:rsidR="00E9283F">
        <w:t>,</w:t>
      </w:r>
      <w:r>
        <w:t xml:space="preserve"> em dados computacionais </w:t>
      </w:r>
      <w:sdt>
        <w:sdtPr>
          <w:id w:val="1607001345"/>
          <w:citation/>
        </w:sdtPr>
        <w:sdtEndPr/>
        <w:sdtContent>
          <w:r>
            <w:fldChar w:fldCharType="begin"/>
          </w:r>
          <w:r>
            <w:instrText xml:space="preserve"> CITATION Sae17 \l 1046 </w:instrText>
          </w:r>
          <w:r>
            <w:fldChar w:fldCharType="separate"/>
          </w:r>
          <w:r w:rsidR="004D1124">
            <w:rPr>
              <w:noProof/>
            </w:rPr>
            <w:t>(SAENGTONGSRIKAMON, MEESAD e SUNANTHA, 2017)</w:t>
          </w:r>
          <w:r>
            <w:fldChar w:fldCharType="end"/>
          </w:r>
        </w:sdtContent>
      </w:sdt>
      <w:r>
        <w:t xml:space="preserve">. É utilizado em correções de </w:t>
      </w:r>
      <w:r>
        <w:lastRenderedPageBreak/>
        <w:t>folhas de respostas em vestibulares e provas escolares.</w:t>
      </w:r>
      <w:r w:rsidR="00463FAB">
        <w:t xml:space="preserve"> E seu</w:t>
      </w:r>
      <w:r>
        <w:t xml:space="preserve"> processo se dá pela inserção de um formulário marcado, </w:t>
      </w:r>
      <w:del w:id="259" w:author="Ryan Lemos" w:date="2018-10-18T23:40:00Z">
        <w:r w:rsidDel="009D2445">
          <w:delText xml:space="preserve">onde </w:delText>
        </w:r>
      </w:del>
      <w:ins w:id="260" w:author="Ryan Lemos" w:date="2018-10-18T23:40:00Z">
        <w:r w:rsidR="009D2445">
          <w:t xml:space="preserve">e </w:t>
        </w:r>
      </w:ins>
      <w:r>
        <w:t>através de um scanner</w:t>
      </w:r>
      <w:r w:rsidR="00463FAB">
        <w:t>, scaneia-se o formulário</w:t>
      </w:r>
      <w:del w:id="261" w:author="Ryan Lemos" w:date="2018-10-18T23:40:00Z">
        <w:r w:rsidR="00463FAB" w:rsidDel="009D2445">
          <w:delText>,</w:delText>
        </w:r>
      </w:del>
      <w:r w:rsidR="00463FAB">
        <w:t xml:space="preserve"> e</w:t>
      </w:r>
      <w:r>
        <w:t xml:space="preserve"> a imagem</w:t>
      </w:r>
      <w:r w:rsidR="00463FAB">
        <w:t xml:space="preserve"> gerada</w:t>
      </w:r>
      <w:r>
        <w:t xml:space="preserve"> é transferida a um computador que contém o algoritmo de leitura de marcação </w:t>
      </w:r>
      <w:sdt>
        <w:sdtPr>
          <w:id w:val="-14777593"/>
          <w:citation/>
        </w:sdtPr>
        <w:sdtEndPr/>
        <w:sdtContent>
          <w:r>
            <w:fldChar w:fldCharType="begin"/>
          </w:r>
          <w:r>
            <w:instrText xml:space="preserve"> CITATION Sae17 \l 1046 </w:instrText>
          </w:r>
          <w:r>
            <w:fldChar w:fldCharType="separate"/>
          </w:r>
          <w:r w:rsidR="004D1124">
            <w:rPr>
              <w:noProof/>
            </w:rPr>
            <w:t>(SAENGTONGSRIKAMON, MEESAD e SUNANTHA, 2017)</w:t>
          </w:r>
          <w:r>
            <w:fldChar w:fldCharType="end"/>
          </w:r>
        </w:sdtContent>
      </w:sdt>
      <w:r>
        <w:t xml:space="preserve">. O algoritmo então é responsável por reconhecer </w:t>
      </w:r>
      <w:r w:rsidR="00E9283F">
        <w:t>os locais onde</w:t>
      </w:r>
      <w:r>
        <w:t xml:space="preserve"> há ou não marcação e transformar aquela marcação em um dado</w:t>
      </w:r>
      <w:r w:rsidR="00E9283F" w:rsidRPr="00E9283F">
        <w:t xml:space="preserve"> </w:t>
      </w:r>
      <w:sdt>
        <w:sdtPr>
          <w:id w:val="1164738764"/>
          <w:citation/>
        </w:sdtPr>
        <w:sdtEndPr/>
        <w:sdtContent>
          <w:r w:rsidR="00E9283F">
            <w:fldChar w:fldCharType="begin"/>
          </w:r>
          <w:r w:rsidR="00E9283F">
            <w:instrText xml:space="preserve"> CITATION Sae17 \l 1046 </w:instrText>
          </w:r>
          <w:r w:rsidR="00E9283F">
            <w:fldChar w:fldCharType="separate"/>
          </w:r>
          <w:r w:rsidR="004D1124">
            <w:rPr>
              <w:noProof/>
            </w:rPr>
            <w:t>(SAENGTONGSRIKAMON, MEESAD e SUNANTHA, 2017)</w:t>
          </w:r>
          <w:r w:rsidR="00E9283F">
            <w:fldChar w:fldCharType="end"/>
          </w:r>
        </w:sdtContent>
      </w:sdt>
      <w:r>
        <w:t xml:space="preserve">. Por exemplo, tem-se uma folha de respostas com as alternativas de A </w:t>
      </w:r>
      <w:proofErr w:type="spellStart"/>
      <w:r>
        <w:t>a</w:t>
      </w:r>
      <w:proofErr w:type="spellEnd"/>
      <w:r>
        <w:t xml:space="preserve"> </w:t>
      </w:r>
      <w:ins w:id="262" w:author="Ryan Lemos" w:date="2018-10-18T23:41:00Z">
        <w:r w:rsidR="009D2445">
          <w:t>E</w:t>
        </w:r>
      </w:ins>
      <w:del w:id="263" w:author="Ryan Lemos" w:date="2018-10-18T23:41:00Z">
        <w:r w:rsidDel="009D2445">
          <w:delText>D</w:delText>
        </w:r>
      </w:del>
      <w:r>
        <w:t>, o usuário marca a letra</w:t>
      </w:r>
      <w:r w:rsidR="00E572D4">
        <w:t xml:space="preserve"> A. O algoritmo irá interpretar que se marcou a alternativa A e não as demais</w:t>
      </w:r>
      <w:r w:rsidR="00463FAB">
        <w:t xml:space="preserve"> conforme descrito na </w:t>
      </w:r>
      <w:r w:rsidR="00463FAB">
        <w:fldChar w:fldCharType="begin"/>
      </w:r>
      <w:r w:rsidR="00463FAB">
        <w:instrText xml:space="preserve"> REF _Ref526844153 \h </w:instrText>
      </w:r>
      <w:r w:rsidR="00463FAB">
        <w:fldChar w:fldCharType="separate"/>
      </w:r>
      <w:r w:rsidR="00463FAB">
        <w:t xml:space="preserve">figura </w:t>
      </w:r>
      <w:r w:rsidR="00463FAB">
        <w:rPr>
          <w:noProof/>
        </w:rPr>
        <w:t>17</w:t>
      </w:r>
      <w:r w:rsidR="00463FAB">
        <w:fldChar w:fldCharType="end"/>
      </w:r>
      <w:r w:rsidR="00E572D4">
        <w:t xml:space="preserve">. A interpretação se dá de maneira que o algoritmo verifica a incidência de cor </w:t>
      </w:r>
      <w:r w:rsidR="00E9283F">
        <w:t>diferente da branca</w:t>
      </w:r>
      <w:r w:rsidR="00E572D4">
        <w:t xml:space="preserve"> em uma determinada regiã</w:t>
      </w:r>
      <w:r w:rsidR="00463FAB">
        <w:t>o</w:t>
      </w:r>
      <w:r w:rsidR="00E9283F">
        <w:t xml:space="preserve"> </w:t>
      </w:r>
      <w:sdt>
        <w:sdtPr>
          <w:id w:val="-980457445"/>
          <w:citation/>
        </w:sdtPr>
        <w:sdtEndPr/>
        <w:sdtContent>
          <w:r w:rsidR="00E9283F">
            <w:fldChar w:fldCharType="begin"/>
          </w:r>
          <w:r w:rsidR="00E9283F">
            <w:instrText xml:space="preserve"> CITATION Sae17 \l 1046 </w:instrText>
          </w:r>
          <w:r w:rsidR="00E9283F">
            <w:fldChar w:fldCharType="separate"/>
          </w:r>
          <w:r w:rsidR="004D1124">
            <w:rPr>
              <w:noProof/>
            </w:rPr>
            <w:t>(SAENGTONGSRIKAMON, MEESAD e SUNANTHA, 2017)</w:t>
          </w:r>
          <w:r w:rsidR="00E9283F">
            <w:fldChar w:fldCharType="end"/>
          </w:r>
        </w:sdtContent>
      </w:sdt>
      <w:r w:rsidR="00E9283F">
        <w:t>.</w:t>
      </w:r>
      <w:r w:rsidR="00E572D4">
        <w:t xml:space="preserve"> Caso a incidência de</w:t>
      </w:r>
      <w:r w:rsidR="00E9283F">
        <w:t>ssa</w:t>
      </w:r>
      <w:r w:rsidR="00E572D4">
        <w:t xml:space="preserve"> cor</w:t>
      </w:r>
      <w:r w:rsidR="00463FAB">
        <w:t xml:space="preserve"> seja</w:t>
      </w:r>
      <w:r w:rsidR="00E572D4">
        <w:t xml:space="preserve"> muito alta, verifica-se</w:t>
      </w:r>
      <w:r w:rsidR="00E9283F">
        <w:t xml:space="preserve"> então</w:t>
      </w:r>
      <w:r w:rsidR="00E572D4">
        <w:t xml:space="preserve"> que se marcou aquela </w:t>
      </w:r>
      <w:r w:rsidR="00E9283F">
        <w:t>alternativa</w:t>
      </w:r>
      <w:r w:rsidR="00E572D4">
        <w:t xml:space="preserve"> </w:t>
      </w:r>
      <w:sdt>
        <w:sdtPr>
          <w:id w:val="-2103480068"/>
          <w:citation/>
        </w:sdtPr>
        <w:sdtEndPr/>
        <w:sdtContent>
          <w:r w:rsidR="00E572D4">
            <w:fldChar w:fldCharType="begin"/>
          </w:r>
          <w:r w:rsidR="00E572D4">
            <w:instrText xml:space="preserve"> CITATION Sae17 \l 1046 </w:instrText>
          </w:r>
          <w:r w:rsidR="00E572D4">
            <w:fldChar w:fldCharType="separate"/>
          </w:r>
          <w:r w:rsidR="004D1124">
            <w:rPr>
              <w:noProof/>
            </w:rPr>
            <w:t>(SAENGTONGSRIKAMON, MEESAD e SUNANTHA, 2017)</w:t>
          </w:r>
          <w:r w:rsidR="00E572D4">
            <w:fldChar w:fldCharType="end"/>
          </w:r>
        </w:sdtContent>
      </w:sdt>
      <w:r w:rsidR="00E572D4">
        <w:t xml:space="preserve">. A </w:t>
      </w:r>
      <w:r w:rsidR="00E572D4">
        <w:fldChar w:fldCharType="begin"/>
      </w:r>
      <w:r w:rsidR="00E572D4">
        <w:instrText xml:space="preserve"> REF _Ref526844153 \h </w:instrText>
      </w:r>
      <w:r w:rsidR="00E572D4">
        <w:fldChar w:fldCharType="separate"/>
      </w:r>
      <w:r w:rsidR="005555D4">
        <w:t xml:space="preserve">figura </w:t>
      </w:r>
      <w:r w:rsidR="005555D4">
        <w:rPr>
          <w:noProof/>
        </w:rPr>
        <w:t>17</w:t>
      </w:r>
      <w:r w:rsidR="00E572D4">
        <w:fldChar w:fldCharType="end"/>
      </w:r>
      <w:r w:rsidR="00E572D4">
        <w:t xml:space="preserve"> se trata de um exemplo de um formulário de marcação, com algumas questões marcadas, nota-se que através da posição de marcação, é possível identificar a alternativa marcada (questões 1 e 2).</w:t>
      </w:r>
      <w:r w:rsidR="00E572D4">
        <w:rPr>
          <w:noProof/>
        </w:rPr>
        <w:t xml:space="preserve"> </w:t>
      </w:r>
    </w:p>
    <w:p w14:paraId="746C8B1C" w14:textId="77777777" w:rsidR="00E572D4" w:rsidRDefault="00E572D4" w:rsidP="00952162">
      <w:pPr>
        <w:pStyle w:val="Fontes"/>
      </w:pPr>
    </w:p>
    <w:p w14:paraId="73E1389E" w14:textId="2B55D7A8" w:rsidR="00E572D4" w:rsidRDefault="00E572D4" w:rsidP="00952162">
      <w:pPr>
        <w:pStyle w:val="Legenda"/>
        <w:keepNext/>
      </w:pPr>
      <w:bookmarkStart w:id="264" w:name="_Ref526844153"/>
      <w:bookmarkStart w:id="265" w:name="_Ref526844143"/>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17</w:t>
      </w:r>
      <w:r w:rsidR="00691107">
        <w:rPr>
          <w:noProof/>
        </w:rPr>
        <w:fldChar w:fldCharType="end"/>
      </w:r>
      <w:bookmarkEnd w:id="264"/>
      <w:r>
        <w:t xml:space="preserve"> - Exemplo de um formulário de marcação marcado</w:t>
      </w:r>
      <w:bookmarkEnd w:id="265"/>
    </w:p>
    <w:p w14:paraId="5DCD6F3B" w14:textId="494E93A4" w:rsidR="008D625B" w:rsidRDefault="002126A0" w:rsidP="00952162">
      <w:pPr>
        <w:pStyle w:val="Fontes"/>
      </w:pPr>
      <w:r>
        <w:rPr>
          <w:noProof/>
        </w:rPr>
        <w:drawing>
          <wp:inline distT="0" distB="0" distL="0" distR="0" wp14:anchorId="26AF3EFA" wp14:editId="508BF7CE">
            <wp:extent cx="4029075" cy="1924050"/>
            <wp:effectExtent l="133350" t="114300" r="142875" b="1714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9075" cy="1924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82CB33" w14:textId="3198CB72" w:rsidR="00E572D4" w:rsidRDefault="00E572D4" w:rsidP="00E572D4">
      <w:pPr>
        <w:pStyle w:val="Fontes"/>
        <w:rPr>
          <w:noProof/>
        </w:rPr>
      </w:pPr>
      <w:r>
        <w:t xml:space="preserve">Fonte: </w:t>
      </w:r>
      <w:r>
        <w:rPr>
          <w:noProof/>
        </w:rPr>
        <w:t>SAENGTONGSRIKAMON, MEESAD e SUNANTHA, 2017</w:t>
      </w:r>
      <w:r w:rsidR="00BB25A9">
        <w:rPr>
          <w:noProof/>
        </w:rPr>
        <w:t>, p.71</w:t>
      </w:r>
      <w:r>
        <w:rPr>
          <w:noProof/>
        </w:rPr>
        <w:t>.</w:t>
      </w:r>
    </w:p>
    <w:p w14:paraId="4DC19321" w14:textId="77777777" w:rsidR="00E9283F" w:rsidRDefault="00E9283F" w:rsidP="00E572D4">
      <w:pPr>
        <w:pStyle w:val="Fontes"/>
        <w:rPr>
          <w:noProof/>
        </w:rPr>
      </w:pPr>
    </w:p>
    <w:p w14:paraId="2BDBDB91" w14:textId="44C54C25" w:rsidR="00322554" w:rsidRDefault="00322554" w:rsidP="00322554">
      <w:r>
        <w:t xml:space="preserve">Já a </w:t>
      </w:r>
      <w:r>
        <w:fldChar w:fldCharType="begin"/>
      </w:r>
      <w:r>
        <w:instrText xml:space="preserve"> REF _Ref526844157 \h </w:instrText>
      </w:r>
      <w:r>
        <w:fldChar w:fldCharType="separate"/>
      </w:r>
      <w:r w:rsidR="005555D4">
        <w:t xml:space="preserve">figura </w:t>
      </w:r>
      <w:r w:rsidR="005555D4">
        <w:rPr>
          <w:noProof/>
        </w:rPr>
        <w:t>18</w:t>
      </w:r>
      <w:r>
        <w:fldChar w:fldCharType="end"/>
      </w:r>
      <w:r>
        <w:t xml:space="preserve"> se dá por um software desenvolvido por </w:t>
      </w:r>
      <w:r>
        <w:rPr>
          <w:noProof/>
        </w:rPr>
        <w:t>Saengtongsrikamon, Meesad e Sunantha</w:t>
      </w:r>
      <w:r w:rsidR="00E9283F">
        <w:rPr>
          <w:noProof/>
        </w:rPr>
        <w:t xml:space="preserve"> </w:t>
      </w:r>
      <w:sdt>
        <w:sdtPr>
          <w:id w:val="1400786026"/>
          <w:citation/>
        </w:sdtPr>
        <w:sdtEndPr/>
        <w:sdtContent>
          <w:r w:rsidR="00E9283F">
            <w:fldChar w:fldCharType="begin"/>
          </w:r>
          <w:r w:rsidR="00E9283F">
            <w:instrText xml:space="preserve">CITATION Sae17 \n  \t  \l 1046 </w:instrText>
          </w:r>
          <w:r w:rsidR="00E9283F">
            <w:fldChar w:fldCharType="separate"/>
          </w:r>
          <w:r w:rsidR="004D1124">
            <w:rPr>
              <w:noProof/>
            </w:rPr>
            <w:t>(2017)</w:t>
          </w:r>
          <w:r w:rsidR="00E9283F">
            <w:fldChar w:fldCharType="end"/>
          </w:r>
        </w:sdtContent>
      </w:sdt>
      <w:r>
        <w:rPr>
          <w:noProof/>
        </w:rPr>
        <w:t xml:space="preserve"> que é responsável fazer a leitura da marcação e transforma-la em dado. </w:t>
      </w:r>
    </w:p>
    <w:p w14:paraId="65092BA2" w14:textId="77777777" w:rsidR="00322554" w:rsidRDefault="00322554" w:rsidP="00952162">
      <w:pPr>
        <w:pStyle w:val="Fontes"/>
      </w:pPr>
    </w:p>
    <w:p w14:paraId="5B92ED7E" w14:textId="790004BC" w:rsidR="00E572D4" w:rsidRDefault="00E572D4" w:rsidP="00952162">
      <w:pPr>
        <w:pStyle w:val="Legenda"/>
        <w:keepNext/>
      </w:pPr>
      <w:bookmarkStart w:id="266" w:name="_Ref526844157"/>
      <w:r>
        <w:lastRenderedPageBreak/>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18</w:t>
      </w:r>
      <w:r w:rsidR="00691107">
        <w:rPr>
          <w:noProof/>
        </w:rPr>
        <w:fldChar w:fldCharType="end"/>
      </w:r>
      <w:bookmarkEnd w:id="266"/>
      <w:r>
        <w:t xml:space="preserve"> - Exemplo de um software que implementa OMR</w:t>
      </w:r>
    </w:p>
    <w:p w14:paraId="57361BE0" w14:textId="183C8610" w:rsidR="002126A0" w:rsidRDefault="002126A0" w:rsidP="00952162">
      <w:pPr>
        <w:pStyle w:val="Fontes"/>
      </w:pPr>
      <w:r>
        <w:rPr>
          <w:noProof/>
        </w:rPr>
        <w:drawing>
          <wp:inline distT="0" distB="0" distL="0" distR="0" wp14:anchorId="70B22AAD" wp14:editId="26436951">
            <wp:extent cx="4577884" cy="2773680"/>
            <wp:effectExtent l="133350" t="114300" r="127635" b="1600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6861" cy="27791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1038C8" w14:textId="52D6D534" w:rsidR="00E572D4" w:rsidRDefault="00E572D4" w:rsidP="00E572D4">
      <w:pPr>
        <w:pStyle w:val="Fontes"/>
      </w:pPr>
      <w:r>
        <w:t xml:space="preserve">Fonte: </w:t>
      </w:r>
      <w:r>
        <w:rPr>
          <w:noProof/>
        </w:rPr>
        <w:t>SAENGTONGSRIKAMON, MEESAD e SUNANTHA, 2017</w:t>
      </w:r>
      <w:r w:rsidR="00BB25A9">
        <w:rPr>
          <w:noProof/>
        </w:rPr>
        <w:t>, p.73</w:t>
      </w:r>
      <w:r>
        <w:rPr>
          <w:noProof/>
        </w:rPr>
        <w:t>.</w:t>
      </w:r>
    </w:p>
    <w:p w14:paraId="64EFD6CC" w14:textId="77777777" w:rsidR="00E572D4" w:rsidRDefault="00E572D4" w:rsidP="00952162">
      <w:pPr>
        <w:ind w:firstLine="0"/>
        <w:jc w:val="center"/>
      </w:pPr>
    </w:p>
    <w:p w14:paraId="6D29C156" w14:textId="22695A54" w:rsidR="002126A0" w:rsidRDefault="00E572D4" w:rsidP="008D625B">
      <w:r>
        <w:t>Pretende-se utilizar</w:t>
      </w:r>
      <w:r w:rsidR="000F730F">
        <w:t xml:space="preserve"> de um algoritmo de OMR neste trabalho, com o objetivo de proporcionar uma maneira</w:t>
      </w:r>
      <w:r w:rsidR="00E9283F">
        <w:t xml:space="preserve"> automatizada</w:t>
      </w:r>
      <w:r w:rsidR="000F730F">
        <w:t xml:space="preserve"> de correção de provas feitas em pape</w:t>
      </w:r>
      <w:r w:rsidR="00E9283F">
        <w:t>l</w:t>
      </w:r>
      <w:r w:rsidR="000F730F">
        <w:t>. Além disso para o desenvolvimento deste</w:t>
      </w:r>
      <w:r w:rsidR="00CF0839">
        <w:t xml:space="preserve"> trabalho, não será necessário equipamento além do scanner para leitura das folhas de resposta. </w:t>
      </w:r>
    </w:p>
    <w:p w14:paraId="4A212F9D" w14:textId="77777777" w:rsidR="00E572D4" w:rsidRPr="002126A0" w:rsidRDefault="00E572D4" w:rsidP="008D625B"/>
    <w:p w14:paraId="6221D6B8" w14:textId="14D414DB" w:rsidR="00D61CB9" w:rsidRDefault="00557B59" w:rsidP="00D61CB9">
      <w:pPr>
        <w:pStyle w:val="Ttulo3"/>
      </w:pPr>
      <w:r>
        <w:t xml:space="preserve">Tecnologias para desenvolvimento </w:t>
      </w:r>
      <w:r w:rsidR="00D61CB9">
        <w:t>WEB</w:t>
      </w:r>
    </w:p>
    <w:p w14:paraId="51630AB7" w14:textId="237B710C" w:rsidR="008D625B" w:rsidRDefault="008D625B" w:rsidP="008D625B"/>
    <w:p w14:paraId="51ACA184" w14:textId="096BA817" w:rsidR="00CC35D7" w:rsidRDefault="00CC35D7" w:rsidP="008D625B">
      <w:r>
        <w:t xml:space="preserve">O desenvolvimento de soluções </w:t>
      </w:r>
      <w:r w:rsidRPr="00952162">
        <w:rPr>
          <w:i/>
        </w:rPr>
        <w:t>web</w:t>
      </w:r>
      <w:r>
        <w:t xml:space="preserve"> envolve uma série de tecnologias. Cada uma com uma determinada função e utilidade. </w:t>
      </w:r>
      <w:ins w:id="267" w:author="Ryan Lemos" w:date="2018-10-18T23:43:00Z">
        <w:r w:rsidR="009D2445">
          <w:t xml:space="preserve">As tecnologias Web podem ser divididas em </w:t>
        </w:r>
        <w:r w:rsidR="009D2445" w:rsidRPr="00952162">
          <w:rPr>
            <w:i/>
          </w:rPr>
          <w:t>Front-</w:t>
        </w:r>
        <w:proofErr w:type="spellStart"/>
        <w:r w:rsidR="009D2445" w:rsidRPr="00952162">
          <w:rPr>
            <w:i/>
          </w:rPr>
          <w:t>End</w:t>
        </w:r>
        <w:proofErr w:type="spellEnd"/>
        <w:r w:rsidR="009D2445">
          <w:t xml:space="preserve"> e </w:t>
        </w:r>
        <w:r w:rsidR="009D2445" w:rsidRPr="00952162">
          <w:rPr>
            <w:i/>
          </w:rPr>
          <w:t>Back-End</w:t>
        </w:r>
        <w:r w:rsidR="009D2445">
          <w:t xml:space="preserve">. Tecnologias </w:t>
        </w:r>
        <w:r w:rsidR="009D2445" w:rsidRPr="00952162">
          <w:rPr>
            <w:i/>
          </w:rPr>
          <w:t>Front-</w:t>
        </w:r>
        <w:proofErr w:type="spellStart"/>
        <w:r w:rsidR="009D2445" w:rsidRPr="00952162">
          <w:rPr>
            <w:i/>
          </w:rPr>
          <w:t>End</w:t>
        </w:r>
        <w:proofErr w:type="spellEnd"/>
        <w:r w:rsidR="009D2445">
          <w:t xml:space="preserve"> são aquelas que estão em contato direto com o usuário, como por exemplo o HTML </w:t>
        </w:r>
      </w:ins>
      <w:customXmlInsRangeStart w:id="268" w:author="Ryan Lemos" w:date="2018-10-18T23:43:00Z"/>
      <w:sdt>
        <w:sdtPr>
          <w:id w:val="-1950927036"/>
          <w:citation/>
        </w:sdtPr>
        <w:sdtEndPr/>
        <w:sdtContent>
          <w:customXmlInsRangeEnd w:id="268"/>
          <w:ins w:id="269" w:author="Ryan Lemos" w:date="2018-10-18T23:43:00Z">
            <w:r w:rsidR="009D2445">
              <w:fldChar w:fldCharType="begin"/>
            </w:r>
            <w:r w:rsidR="009D2445">
              <w:instrText xml:space="preserve"> CITATION Rob \l 1046 </w:instrText>
            </w:r>
            <w:r w:rsidR="009D2445">
              <w:fldChar w:fldCharType="separate"/>
            </w:r>
            <w:r w:rsidR="009D2445">
              <w:rPr>
                <w:noProof/>
              </w:rPr>
              <w:t>(ROBBINS, 2013)</w:t>
            </w:r>
            <w:r w:rsidR="009D2445">
              <w:fldChar w:fldCharType="end"/>
            </w:r>
          </w:ins>
          <w:customXmlInsRangeStart w:id="270" w:author="Ryan Lemos" w:date="2018-10-18T23:43:00Z"/>
        </w:sdtContent>
      </w:sdt>
      <w:customXmlInsRangeEnd w:id="270"/>
      <w:ins w:id="271" w:author="Ryan Lemos" w:date="2018-10-18T23:43:00Z">
        <w:r w:rsidR="009D2445">
          <w:t xml:space="preserve">. Já as tecnologias </w:t>
        </w:r>
        <w:r w:rsidR="009D2445" w:rsidRPr="00952162">
          <w:rPr>
            <w:i/>
          </w:rPr>
          <w:t>Back-</w:t>
        </w:r>
        <w:proofErr w:type="spellStart"/>
        <w:r w:rsidR="009D2445" w:rsidRPr="00952162">
          <w:rPr>
            <w:i/>
          </w:rPr>
          <w:t>End</w:t>
        </w:r>
        <w:proofErr w:type="spellEnd"/>
        <w:r w:rsidR="009D2445">
          <w:t xml:space="preserve"> são as que estão em contato direto com o servidor e não mantém vínculo direto com o usuário final, um exemplo é a linguagem de </w:t>
        </w:r>
        <w:proofErr w:type="spellStart"/>
        <w:r w:rsidR="009D2445" w:rsidRPr="00952162">
          <w:rPr>
            <w:i/>
          </w:rPr>
          <w:t>scripting</w:t>
        </w:r>
        <w:proofErr w:type="spellEnd"/>
        <w:r w:rsidR="009D2445">
          <w:t xml:space="preserve"> PHP </w:t>
        </w:r>
      </w:ins>
      <w:customXmlInsRangeStart w:id="272" w:author="Ryan Lemos" w:date="2018-10-18T23:43:00Z"/>
      <w:sdt>
        <w:sdtPr>
          <w:id w:val="2124414232"/>
          <w:citation/>
        </w:sdtPr>
        <w:sdtEndPr/>
        <w:sdtContent>
          <w:customXmlInsRangeEnd w:id="272"/>
          <w:ins w:id="273" w:author="Ryan Lemos" w:date="2018-10-18T23:43:00Z">
            <w:r w:rsidR="009D2445">
              <w:fldChar w:fldCharType="begin"/>
            </w:r>
            <w:r w:rsidR="009D2445">
              <w:instrText xml:space="preserve"> CITATION Oqu18 \l 1046 </w:instrText>
            </w:r>
            <w:r w:rsidR="009D2445">
              <w:fldChar w:fldCharType="separate"/>
            </w:r>
            <w:r w:rsidR="009D2445">
              <w:rPr>
                <w:noProof/>
              </w:rPr>
              <w:t>(PHP, 2018)</w:t>
            </w:r>
            <w:r w:rsidR="009D2445">
              <w:fldChar w:fldCharType="end"/>
            </w:r>
          </w:ins>
          <w:customXmlInsRangeStart w:id="274" w:author="Ryan Lemos" w:date="2018-10-18T23:43:00Z"/>
        </w:sdtContent>
      </w:sdt>
      <w:customXmlInsRangeEnd w:id="274"/>
      <w:ins w:id="275" w:author="Ryan Lemos" w:date="2018-10-18T23:43:00Z">
        <w:r w:rsidR="009D2445">
          <w:t xml:space="preserve">. </w:t>
        </w:r>
      </w:ins>
      <w:r>
        <w:t xml:space="preserve">Todas </w:t>
      </w:r>
      <w:del w:id="276" w:author="Ryan Lemos" w:date="2018-10-18T23:43:00Z">
        <w:r w:rsidDel="009D2445">
          <w:delText xml:space="preserve">as </w:delText>
        </w:r>
      </w:del>
      <w:ins w:id="277" w:author="Ryan Lemos" w:date="2018-10-18T23:43:00Z">
        <w:r w:rsidR="009D2445">
          <w:t xml:space="preserve">essas </w:t>
        </w:r>
      </w:ins>
      <w:r>
        <w:t xml:space="preserve">tecnologias trabalham </w:t>
      </w:r>
      <w:del w:id="278" w:author="Ryan Lemos" w:date="2018-10-18T23:43:00Z">
        <w:r w:rsidDel="009D2445">
          <w:delText xml:space="preserve">juntas </w:delText>
        </w:r>
      </w:del>
      <w:ins w:id="279" w:author="Ryan Lemos" w:date="2018-10-18T23:43:00Z">
        <w:r w:rsidR="009D2445">
          <w:t xml:space="preserve">em conjunto </w:t>
        </w:r>
      </w:ins>
      <w:del w:id="280" w:author="Ryan Lemos" w:date="2018-10-19T12:47:00Z">
        <w:r w:rsidDel="00FF5C36">
          <w:delText>afim de</w:delText>
        </w:r>
      </w:del>
      <w:ins w:id="281" w:author="Ryan Lemos" w:date="2018-10-19T12:47:00Z">
        <w:r w:rsidR="00FF5C36">
          <w:t>para</w:t>
        </w:r>
      </w:ins>
      <w:r>
        <w:t xml:space="preserve"> oferecer uma melhor experiência de uso para o usuário</w:t>
      </w:r>
      <w:r w:rsidR="00E9283F">
        <w:t xml:space="preserve"> </w:t>
      </w:r>
      <w:sdt>
        <w:sdtPr>
          <w:id w:val="-235097441"/>
          <w:citation/>
        </w:sdtPr>
        <w:sdtEndPr/>
        <w:sdtContent>
          <w:r w:rsidR="00E9283F">
            <w:fldChar w:fldCharType="begin"/>
          </w:r>
          <w:r w:rsidR="00E9283F">
            <w:instrText xml:space="preserve"> CITATION Rob \l 1046 </w:instrText>
          </w:r>
          <w:r w:rsidR="00E9283F">
            <w:fldChar w:fldCharType="separate"/>
          </w:r>
          <w:r w:rsidR="004D1124">
            <w:rPr>
              <w:noProof/>
            </w:rPr>
            <w:t>(ROBBINS, 2013)</w:t>
          </w:r>
          <w:r w:rsidR="00E9283F">
            <w:fldChar w:fldCharType="end"/>
          </w:r>
        </w:sdtContent>
      </w:sdt>
      <w:r>
        <w:t>.</w:t>
      </w:r>
      <w:r w:rsidR="00CD5BEE">
        <w:t xml:space="preserve"> </w:t>
      </w:r>
      <w:del w:id="282" w:author="Ryan Lemos" w:date="2018-10-18T23:42:00Z">
        <w:r w:rsidR="00CD5BEE" w:rsidDel="009D2445">
          <w:delText xml:space="preserve">As tecnologias Web podem ser divididas em </w:delText>
        </w:r>
        <w:r w:rsidR="00CD5BEE" w:rsidRPr="00952162" w:rsidDel="009D2445">
          <w:rPr>
            <w:i/>
          </w:rPr>
          <w:delText>Front-End</w:delText>
        </w:r>
        <w:r w:rsidR="00CD5BEE" w:rsidDel="009D2445">
          <w:delText xml:space="preserve"> e </w:delText>
        </w:r>
        <w:r w:rsidR="00CD5BEE" w:rsidRPr="00952162" w:rsidDel="009D2445">
          <w:rPr>
            <w:i/>
          </w:rPr>
          <w:delText>Back-End</w:delText>
        </w:r>
        <w:r w:rsidR="00CD5BEE" w:rsidDel="009D2445">
          <w:delText xml:space="preserve">. Tecnologias </w:delText>
        </w:r>
        <w:r w:rsidR="00CD5BEE" w:rsidRPr="00952162" w:rsidDel="009D2445">
          <w:rPr>
            <w:i/>
          </w:rPr>
          <w:delText>Front-End</w:delText>
        </w:r>
        <w:r w:rsidR="00CD5BEE" w:rsidDel="009D2445">
          <w:delText xml:space="preserve"> são aquelas que estão em contato direto com o usuário, como por exemplo o HTML</w:delText>
        </w:r>
        <w:r w:rsidR="009E65CE" w:rsidDel="009D2445">
          <w:delText xml:space="preserve"> </w:delText>
        </w:r>
      </w:del>
      <w:customXmlDelRangeStart w:id="283" w:author="Ryan Lemos" w:date="2018-10-18T23:42:00Z"/>
      <w:sdt>
        <w:sdtPr>
          <w:id w:val="-1508206284"/>
          <w:citation/>
        </w:sdtPr>
        <w:sdtEndPr/>
        <w:sdtContent>
          <w:customXmlDelRangeEnd w:id="283"/>
          <w:del w:id="284" w:author="Ryan Lemos" w:date="2018-10-18T23:42:00Z">
            <w:r w:rsidR="009E65CE" w:rsidDel="009D2445">
              <w:fldChar w:fldCharType="begin"/>
            </w:r>
            <w:r w:rsidR="009E65CE" w:rsidDel="009D2445">
              <w:delInstrText xml:space="preserve"> CITATION Rob \l 1046 </w:delInstrText>
            </w:r>
            <w:r w:rsidR="009E65CE" w:rsidDel="009D2445">
              <w:fldChar w:fldCharType="separate"/>
            </w:r>
            <w:r w:rsidR="004D1124" w:rsidDel="009D2445">
              <w:rPr>
                <w:noProof/>
              </w:rPr>
              <w:delText>(ROBBINS, 2013)</w:delText>
            </w:r>
            <w:r w:rsidR="009E65CE" w:rsidDel="009D2445">
              <w:fldChar w:fldCharType="end"/>
            </w:r>
          </w:del>
          <w:customXmlDelRangeStart w:id="285" w:author="Ryan Lemos" w:date="2018-10-18T23:42:00Z"/>
        </w:sdtContent>
      </w:sdt>
      <w:customXmlDelRangeEnd w:id="285"/>
      <w:del w:id="286" w:author="Ryan Lemos" w:date="2018-10-18T23:42:00Z">
        <w:r w:rsidR="00CD5BEE" w:rsidDel="009D2445">
          <w:delText xml:space="preserve">. Já as tecnologias </w:delText>
        </w:r>
        <w:r w:rsidR="00CD5BEE" w:rsidRPr="00952162" w:rsidDel="009D2445">
          <w:rPr>
            <w:i/>
          </w:rPr>
          <w:delText>Back-End</w:delText>
        </w:r>
        <w:r w:rsidR="00CD5BEE" w:rsidDel="009D2445">
          <w:delText xml:space="preserve"> são as que estão em contato direto com o servidor e não mantém </w:delText>
        </w:r>
      </w:del>
      <w:del w:id="287" w:author="Ryan Lemos" w:date="2018-10-18T22:50:00Z">
        <w:r w:rsidR="00CD5BEE" w:rsidDel="0061287F">
          <w:delText xml:space="preserve">vinculo </w:delText>
        </w:r>
      </w:del>
      <w:del w:id="288" w:author="Ryan Lemos" w:date="2018-10-18T23:42:00Z">
        <w:r w:rsidR="00CD5BEE" w:rsidDel="009D2445">
          <w:delText xml:space="preserve">direto com o usuário final, um exemplo é a linguagem de </w:delText>
        </w:r>
        <w:r w:rsidR="009E65CE" w:rsidRPr="00952162" w:rsidDel="009D2445">
          <w:rPr>
            <w:i/>
          </w:rPr>
          <w:lastRenderedPageBreak/>
          <w:delText>scripting</w:delText>
        </w:r>
        <w:r w:rsidR="00CD5BEE" w:rsidDel="009D2445">
          <w:delText xml:space="preserve"> PHP</w:delText>
        </w:r>
        <w:r w:rsidR="009E65CE" w:rsidDel="009D2445">
          <w:delText xml:space="preserve"> </w:delText>
        </w:r>
      </w:del>
      <w:customXmlDelRangeStart w:id="289" w:author="Ryan Lemos" w:date="2018-10-18T23:42:00Z"/>
      <w:sdt>
        <w:sdtPr>
          <w:id w:val="-2147338259"/>
          <w:citation/>
        </w:sdtPr>
        <w:sdtEndPr/>
        <w:sdtContent>
          <w:customXmlDelRangeEnd w:id="289"/>
          <w:del w:id="290" w:author="Ryan Lemos" w:date="2018-10-18T23:42:00Z">
            <w:r w:rsidR="009E65CE" w:rsidDel="009D2445">
              <w:fldChar w:fldCharType="begin"/>
            </w:r>
            <w:r w:rsidR="009E65CE" w:rsidDel="009D2445">
              <w:delInstrText xml:space="preserve"> CITATION Oqu18 \l 1046 </w:delInstrText>
            </w:r>
            <w:r w:rsidR="009E65CE" w:rsidDel="009D2445">
              <w:fldChar w:fldCharType="separate"/>
            </w:r>
            <w:r w:rsidR="004D1124" w:rsidDel="009D2445">
              <w:rPr>
                <w:noProof/>
              </w:rPr>
              <w:delText>(PHP, 2018)</w:delText>
            </w:r>
            <w:r w:rsidR="009E65CE" w:rsidDel="009D2445">
              <w:fldChar w:fldCharType="end"/>
            </w:r>
          </w:del>
          <w:customXmlDelRangeStart w:id="291" w:author="Ryan Lemos" w:date="2018-10-18T23:42:00Z"/>
        </w:sdtContent>
      </w:sdt>
      <w:customXmlDelRangeEnd w:id="291"/>
      <w:del w:id="292" w:author="Ryan Lemos" w:date="2018-10-18T23:42:00Z">
        <w:r w:rsidR="00CD5BEE" w:rsidDel="009D2445">
          <w:delText xml:space="preserve">. </w:delText>
        </w:r>
      </w:del>
      <w:r w:rsidR="00CD5BEE">
        <w:t>Algumas des</w:t>
      </w:r>
      <w:ins w:id="293" w:author="Ryan Lemos" w:date="2018-10-18T23:44:00Z">
        <w:r w:rsidR="009D2445">
          <w:t>s</w:t>
        </w:r>
      </w:ins>
      <w:del w:id="294" w:author="Ryan Lemos" w:date="2018-10-18T23:44:00Z">
        <w:r w:rsidR="00CD5BEE" w:rsidDel="009D2445">
          <w:delText>t</w:delText>
        </w:r>
      </w:del>
      <w:r w:rsidR="00CD5BEE">
        <w:t xml:space="preserve">as tecnologias serão abordadas nas seções seguintes deste trabalho. </w:t>
      </w:r>
    </w:p>
    <w:p w14:paraId="2D25F02B" w14:textId="77777777" w:rsidR="00CC35D7" w:rsidRPr="008D625B" w:rsidRDefault="00CC35D7" w:rsidP="008D625B"/>
    <w:p w14:paraId="47374941" w14:textId="2AB2AE6E" w:rsidR="00D61CB9" w:rsidRDefault="0034001E" w:rsidP="00D61CB9">
      <w:pPr>
        <w:pStyle w:val="Ttulo4"/>
      </w:pPr>
      <w:proofErr w:type="spellStart"/>
      <w:r w:rsidRPr="00952162">
        <w:rPr>
          <w:i/>
        </w:rPr>
        <w:t>Hyper</w:t>
      </w:r>
      <w:proofErr w:type="spellEnd"/>
      <w:r w:rsidRPr="00952162">
        <w:rPr>
          <w:i/>
        </w:rPr>
        <w:t xml:space="preserve"> </w:t>
      </w:r>
      <w:proofErr w:type="spellStart"/>
      <w:r w:rsidRPr="00952162">
        <w:rPr>
          <w:i/>
        </w:rPr>
        <w:t>Text</w:t>
      </w:r>
      <w:proofErr w:type="spellEnd"/>
      <w:r w:rsidRPr="00952162">
        <w:rPr>
          <w:i/>
        </w:rPr>
        <w:t xml:space="preserve"> Markup </w:t>
      </w:r>
      <w:proofErr w:type="spellStart"/>
      <w:r w:rsidRPr="00952162">
        <w:rPr>
          <w:i/>
        </w:rPr>
        <w:t>Language</w:t>
      </w:r>
      <w:proofErr w:type="spellEnd"/>
      <w:r>
        <w:t xml:space="preserve"> (</w:t>
      </w:r>
      <w:r w:rsidR="00D61CB9" w:rsidRPr="003635FC">
        <w:t>HTML</w:t>
      </w:r>
      <w:r>
        <w:t>)</w:t>
      </w:r>
    </w:p>
    <w:p w14:paraId="23DA813D" w14:textId="77777777" w:rsidR="00CA0AB3" w:rsidRPr="009B3841" w:rsidRDefault="00CA0AB3" w:rsidP="00952162"/>
    <w:p w14:paraId="5909CFB4" w14:textId="093781B3" w:rsidR="00295B4E" w:rsidRDefault="004156AE" w:rsidP="008D625B">
      <w:proofErr w:type="spellStart"/>
      <w:r w:rsidRPr="005D020E">
        <w:rPr>
          <w:i/>
        </w:rPr>
        <w:t>Hyper</w:t>
      </w:r>
      <w:proofErr w:type="spellEnd"/>
      <w:r w:rsidRPr="005D020E">
        <w:rPr>
          <w:i/>
        </w:rPr>
        <w:t xml:space="preserve"> </w:t>
      </w:r>
      <w:proofErr w:type="spellStart"/>
      <w:r w:rsidRPr="005D020E">
        <w:rPr>
          <w:i/>
        </w:rPr>
        <w:t>Text</w:t>
      </w:r>
      <w:proofErr w:type="spellEnd"/>
      <w:r w:rsidRPr="005D020E">
        <w:rPr>
          <w:i/>
        </w:rPr>
        <w:t xml:space="preserve"> Markup </w:t>
      </w:r>
      <w:proofErr w:type="spellStart"/>
      <w:r w:rsidRPr="005D020E">
        <w:rPr>
          <w:i/>
        </w:rPr>
        <w:t>Language</w:t>
      </w:r>
      <w:proofErr w:type="spellEnd"/>
      <w:r>
        <w:rPr>
          <w:i/>
        </w:rPr>
        <w:t xml:space="preserve">, </w:t>
      </w:r>
      <w:r w:rsidRPr="00952162">
        <w:t>HTML</w:t>
      </w:r>
      <w:r>
        <w:t xml:space="preserve">, se trata de uma linguagem de marcação </w:t>
      </w:r>
      <w:r w:rsidR="00A156CD">
        <w:t>capaz de transformar documentos de texto em pá</w:t>
      </w:r>
      <w:r w:rsidR="00A36A35">
        <w:t xml:space="preserve">ginas web </w:t>
      </w:r>
      <w:sdt>
        <w:sdtPr>
          <w:id w:val="721795279"/>
          <w:citation/>
        </w:sdtPr>
        <w:sdtEndPr/>
        <w:sdtContent>
          <w:r w:rsidR="00A36A35">
            <w:fldChar w:fldCharType="begin"/>
          </w:r>
          <w:r w:rsidR="00A36A35">
            <w:instrText xml:space="preserve"> CITATION Rob \l 1046 </w:instrText>
          </w:r>
          <w:r w:rsidR="00A36A35">
            <w:fldChar w:fldCharType="separate"/>
          </w:r>
          <w:r w:rsidR="004D1124">
            <w:rPr>
              <w:noProof/>
            </w:rPr>
            <w:t>(ROBBINS, 2013)</w:t>
          </w:r>
          <w:r w:rsidR="00A36A35">
            <w:fldChar w:fldCharType="end"/>
          </w:r>
        </w:sdtContent>
      </w:sdt>
      <w:r w:rsidR="00A36A35">
        <w:t>.</w:t>
      </w:r>
      <w:r w:rsidR="006E1083">
        <w:t xml:space="preserve"> Seu </w:t>
      </w:r>
      <w:r w:rsidR="00E3291E">
        <w:t xml:space="preserve">objetivo é prover uma descrição semântica </w:t>
      </w:r>
      <w:r w:rsidR="009A0ACF">
        <w:t xml:space="preserve">do conteúdo e </w:t>
      </w:r>
      <w:r w:rsidR="004A19A3">
        <w:t xml:space="preserve">formar uma estrutura para o documento </w:t>
      </w:r>
      <w:sdt>
        <w:sdtPr>
          <w:id w:val="412275983"/>
          <w:citation/>
        </w:sdtPr>
        <w:sdtEndPr/>
        <w:sdtContent>
          <w:r w:rsidR="004A19A3">
            <w:fldChar w:fldCharType="begin"/>
          </w:r>
          <w:r w:rsidR="004A19A3">
            <w:instrText xml:space="preserve"> CITATION Rob \l 1046 </w:instrText>
          </w:r>
          <w:r w:rsidR="004A19A3">
            <w:fldChar w:fldCharType="separate"/>
          </w:r>
          <w:r w:rsidR="004D1124">
            <w:rPr>
              <w:noProof/>
            </w:rPr>
            <w:t>(ROBBINS, 2013)</w:t>
          </w:r>
          <w:r w:rsidR="004A19A3">
            <w:fldChar w:fldCharType="end"/>
          </w:r>
        </w:sdtContent>
      </w:sdt>
      <w:r w:rsidR="004A19A3">
        <w:t xml:space="preserve">. </w:t>
      </w:r>
      <w:r w:rsidR="00BF7C2F">
        <w:t xml:space="preserve">A delimitação de conteúdo no HTML é feita </w:t>
      </w:r>
      <w:r w:rsidR="002A2766">
        <w:t xml:space="preserve">por meio de </w:t>
      </w:r>
      <w:proofErr w:type="spellStart"/>
      <w:r w:rsidR="002A2766" w:rsidRPr="00952162">
        <w:rPr>
          <w:i/>
        </w:rPr>
        <w:t>tags</w:t>
      </w:r>
      <w:proofErr w:type="spellEnd"/>
      <w:r w:rsidR="002A2766">
        <w:t xml:space="preserve"> que vão indicar onde um determinado conteúdo começa e termina.</w:t>
      </w:r>
      <w:r w:rsidR="00CA0AB3">
        <w:t xml:space="preserve"> </w:t>
      </w:r>
      <w:r w:rsidR="001C7EEF">
        <w:t xml:space="preserve">A </w:t>
      </w:r>
      <w:r w:rsidR="00466E6F">
        <w:fldChar w:fldCharType="begin"/>
      </w:r>
      <w:r w:rsidR="00466E6F">
        <w:instrText xml:space="preserve"> REF _Ref526671958 \h </w:instrText>
      </w:r>
      <w:r w:rsidR="00466E6F">
        <w:fldChar w:fldCharType="separate"/>
      </w:r>
      <w:r w:rsidR="005555D4">
        <w:t xml:space="preserve">figura </w:t>
      </w:r>
      <w:r w:rsidR="005555D4">
        <w:rPr>
          <w:noProof/>
        </w:rPr>
        <w:t>19</w:t>
      </w:r>
      <w:r w:rsidR="00466E6F">
        <w:fldChar w:fldCharType="end"/>
      </w:r>
      <w:r w:rsidR="00466E6F">
        <w:t xml:space="preserve"> consiste na estrutura de </w:t>
      </w:r>
      <w:proofErr w:type="spellStart"/>
      <w:r w:rsidR="00466E6F" w:rsidRPr="00952162">
        <w:rPr>
          <w:i/>
        </w:rPr>
        <w:t>tags</w:t>
      </w:r>
      <w:proofErr w:type="spellEnd"/>
      <w:r w:rsidR="00466E6F">
        <w:t xml:space="preserve"> básica de um documento HTML. </w:t>
      </w:r>
    </w:p>
    <w:p w14:paraId="67CD573F" w14:textId="1D873C0E" w:rsidR="00CA0AB3" w:rsidRPr="00F434C7" w:rsidRDefault="00FC5A32" w:rsidP="008D625B">
      <w:r>
        <w:t xml:space="preserve">A </w:t>
      </w:r>
      <w:proofErr w:type="spellStart"/>
      <w:r w:rsidRPr="00952162">
        <w:rPr>
          <w:i/>
        </w:rPr>
        <w:t>tag</w:t>
      </w:r>
      <w:proofErr w:type="spellEnd"/>
      <w:r>
        <w:t xml:space="preserve"> </w:t>
      </w:r>
      <w:r w:rsidR="00324A16">
        <w:t>‘</w:t>
      </w:r>
      <w:proofErr w:type="spellStart"/>
      <w:r w:rsidR="00324A16">
        <w:t>html</w:t>
      </w:r>
      <w:proofErr w:type="spellEnd"/>
      <w:r w:rsidR="00324A16">
        <w:t>’</w:t>
      </w:r>
      <w:r>
        <w:t xml:space="preserve"> indica onde se inicia e onde se termina o documento HTML</w:t>
      </w:r>
      <w:r w:rsidR="001D0075">
        <w:t xml:space="preserve">. A </w:t>
      </w:r>
      <w:proofErr w:type="spellStart"/>
      <w:r w:rsidR="001D0075" w:rsidRPr="00952162">
        <w:rPr>
          <w:i/>
        </w:rPr>
        <w:t>tag</w:t>
      </w:r>
      <w:proofErr w:type="spellEnd"/>
      <w:r w:rsidR="001D0075">
        <w:t xml:space="preserve"> </w:t>
      </w:r>
      <w:r w:rsidR="00324A16">
        <w:t>‘</w:t>
      </w:r>
      <w:proofErr w:type="spellStart"/>
      <w:r w:rsidR="00F434C7" w:rsidRPr="00952162">
        <w:rPr>
          <w:i/>
        </w:rPr>
        <w:t>h</w:t>
      </w:r>
      <w:r w:rsidR="001D0075" w:rsidRPr="00952162">
        <w:rPr>
          <w:i/>
        </w:rPr>
        <w:t>ead</w:t>
      </w:r>
      <w:proofErr w:type="spellEnd"/>
      <w:r w:rsidR="00324A16">
        <w:t>’</w:t>
      </w:r>
      <w:r w:rsidR="001D0075">
        <w:t xml:space="preserve"> </w:t>
      </w:r>
      <w:r w:rsidR="00324A16">
        <w:t xml:space="preserve">representa o cabeçalho do documento, dentro dela há uma outra </w:t>
      </w:r>
      <w:proofErr w:type="spellStart"/>
      <w:r w:rsidR="00324A16" w:rsidRPr="00952162">
        <w:rPr>
          <w:i/>
        </w:rPr>
        <w:t>tag</w:t>
      </w:r>
      <w:proofErr w:type="spellEnd"/>
      <w:r w:rsidR="00324A16">
        <w:t xml:space="preserve"> chamada ‘</w:t>
      </w:r>
      <w:proofErr w:type="spellStart"/>
      <w:r w:rsidR="00324A16" w:rsidRPr="00952162">
        <w:rPr>
          <w:i/>
        </w:rPr>
        <w:t>title</w:t>
      </w:r>
      <w:proofErr w:type="spellEnd"/>
      <w:r w:rsidR="00324A16">
        <w:t>’</w:t>
      </w:r>
      <w:r w:rsidR="001D0075">
        <w:t xml:space="preserve"> </w:t>
      </w:r>
      <w:r w:rsidR="00324A16">
        <w:t>indica o título da página</w:t>
      </w:r>
      <w:r w:rsidR="00F434C7">
        <w:t>. Já a ‘</w:t>
      </w:r>
      <w:proofErr w:type="spellStart"/>
      <w:r w:rsidR="00F434C7" w:rsidRPr="00952162">
        <w:rPr>
          <w:i/>
        </w:rPr>
        <w:t>body</w:t>
      </w:r>
      <w:proofErr w:type="spellEnd"/>
      <w:r w:rsidR="00F434C7">
        <w:rPr>
          <w:i/>
        </w:rPr>
        <w:t xml:space="preserve">’ </w:t>
      </w:r>
      <w:r w:rsidR="00F434C7">
        <w:t>representa o corpo do documento HTML</w:t>
      </w:r>
      <w:r w:rsidR="00E9283F">
        <w:t xml:space="preserve"> </w:t>
      </w:r>
      <w:sdt>
        <w:sdtPr>
          <w:id w:val="1288472200"/>
          <w:citation/>
        </w:sdtPr>
        <w:sdtEndPr/>
        <w:sdtContent>
          <w:r w:rsidR="00E9283F">
            <w:fldChar w:fldCharType="begin"/>
          </w:r>
          <w:r w:rsidR="00E9283F">
            <w:instrText xml:space="preserve"> CITATION Rob \l 1046 </w:instrText>
          </w:r>
          <w:r w:rsidR="00E9283F">
            <w:fldChar w:fldCharType="separate"/>
          </w:r>
          <w:r w:rsidR="004D1124">
            <w:rPr>
              <w:noProof/>
            </w:rPr>
            <w:t>(ROBBINS, 2013)</w:t>
          </w:r>
          <w:r w:rsidR="00E9283F">
            <w:fldChar w:fldCharType="end"/>
          </w:r>
        </w:sdtContent>
      </w:sdt>
      <w:r w:rsidR="00F434C7">
        <w:t>.</w:t>
      </w:r>
    </w:p>
    <w:p w14:paraId="2C35743C" w14:textId="77777777" w:rsidR="00B4017F" w:rsidRDefault="00B4017F" w:rsidP="00952162">
      <w:pPr>
        <w:pStyle w:val="Fontes"/>
      </w:pPr>
    </w:p>
    <w:p w14:paraId="36700960" w14:textId="6B931BED" w:rsidR="001C7EEF" w:rsidRDefault="001C7EEF" w:rsidP="00952162">
      <w:pPr>
        <w:pStyle w:val="Legenda"/>
        <w:keepNext/>
      </w:pPr>
      <w:bookmarkStart w:id="295" w:name="_Ref526671958"/>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19</w:t>
      </w:r>
      <w:r w:rsidR="00691107">
        <w:rPr>
          <w:noProof/>
        </w:rPr>
        <w:fldChar w:fldCharType="end"/>
      </w:r>
      <w:bookmarkEnd w:id="295"/>
      <w:r>
        <w:t xml:space="preserve"> - Estrutura básica do HTML</w:t>
      </w:r>
    </w:p>
    <w:p w14:paraId="69204A27" w14:textId="0AC0874F" w:rsidR="00B4017F" w:rsidRDefault="0030499A" w:rsidP="00952162">
      <w:pPr>
        <w:pStyle w:val="Fontes"/>
      </w:pPr>
      <w:r>
        <w:rPr>
          <w:noProof/>
        </w:rPr>
        <w:drawing>
          <wp:inline distT="0" distB="0" distL="0" distR="0" wp14:anchorId="01FD0705" wp14:editId="2C61C044">
            <wp:extent cx="3209634" cy="11811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0670" cy="1185161"/>
                    </a:xfrm>
                    <a:prstGeom prst="rect">
                      <a:avLst/>
                    </a:prstGeom>
                  </pic:spPr>
                </pic:pic>
              </a:graphicData>
            </a:graphic>
          </wp:inline>
        </w:drawing>
      </w:r>
    </w:p>
    <w:p w14:paraId="17138B23" w14:textId="38BEF98C" w:rsidR="001C7EEF" w:rsidRDefault="001C7EEF" w:rsidP="001C7EEF">
      <w:pPr>
        <w:pStyle w:val="Fontes"/>
      </w:pPr>
      <w:r>
        <w:t>Fonte: PRÓPRIA</w:t>
      </w:r>
      <w:r w:rsidR="00BB25A9">
        <w:t xml:space="preserve">, utilizando o </w:t>
      </w:r>
      <w:proofErr w:type="spellStart"/>
      <w:r w:rsidR="00BB25A9">
        <w:t>SublimeText</w:t>
      </w:r>
      <w:proofErr w:type="spellEnd"/>
      <w:r w:rsidR="00BB25A9">
        <w:t xml:space="preserve"> 4</w:t>
      </w:r>
      <w:r>
        <w:t>.</w:t>
      </w:r>
    </w:p>
    <w:p w14:paraId="2FB398DF" w14:textId="77777777" w:rsidR="008C38D8" w:rsidRDefault="008C38D8" w:rsidP="00952162">
      <w:pPr>
        <w:pStyle w:val="Fontes"/>
      </w:pPr>
    </w:p>
    <w:p w14:paraId="57DAB86A" w14:textId="021C25E5" w:rsidR="001B67AB" w:rsidRDefault="00E3291E" w:rsidP="008D625B">
      <w:r>
        <w:t xml:space="preserve"> </w:t>
      </w:r>
      <w:r w:rsidR="008C38D8">
        <w:t xml:space="preserve">O HTML está </w:t>
      </w:r>
      <w:r w:rsidR="00092E9D">
        <w:t>na sua versão 5, essa versão trouxe uma série de mudanças acerca d</w:t>
      </w:r>
      <w:r w:rsidR="002338C8">
        <w:t xml:space="preserve">as </w:t>
      </w:r>
      <w:proofErr w:type="spellStart"/>
      <w:r w:rsidR="002338C8" w:rsidRPr="00952162">
        <w:rPr>
          <w:i/>
        </w:rPr>
        <w:t>tags</w:t>
      </w:r>
      <w:proofErr w:type="spellEnd"/>
      <w:r w:rsidR="002338C8">
        <w:rPr>
          <w:i/>
        </w:rPr>
        <w:t xml:space="preserve"> </w:t>
      </w:r>
      <w:r w:rsidR="002338C8">
        <w:t>a</w:t>
      </w:r>
      <w:ins w:id="296" w:author="Ryan Lemos" w:date="2018-10-19T12:47:00Z">
        <w:r w:rsidR="00FF5C36">
          <w:t xml:space="preserve"> </w:t>
        </w:r>
      </w:ins>
      <w:r w:rsidR="002338C8">
        <w:t xml:space="preserve">fim de deixar o documento HTML mais semântico </w:t>
      </w:r>
      <w:sdt>
        <w:sdtPr>
          <w:id w:val="-180202402"/>
          <w:citation/>
        </w:sdtPr>
        <w:sdtEndPr/>
        <w:sdtContent>
          <w:r w:rsidR="002338C8">
            <w:fldChar w:fldCharType="begin"/>
          </w:r>
          <w:r w:rsidR="002338C8">
            <w:instrText xml:space="preserve"> CITATION Rob \l 1046 </w:instrText>
          </w:r>
          <w:r w:rsidR="002338C8">
            <w:fldChar w:fldCharType="separate"/>
          </w:r>
          <w:r w:rsidR="004D1124">
            <w:rPr>
              <w:noProof/>
            </w:rPr>
            <w:t>(ROBBINS, 2013)</w:t>
          </w:r>
          <w:r w:rsidR="002338C8">
            <w:fldChar w:fldCharType="end"/>
          </w:r>
        </w:sdtContent>
      </w:sdt>
      <w:r w:rsidR="002338C8">
        <w:t>.</w:t>
      </w:r>
      <w:r w:rsidR="00225A5E">
        <w:t xml:space="preserve"> </w:t>
      </w:r>
      <w:r w:rsidR="00D76516">
        <w:t xml:space="preserve">Com essas mudanças deixou-se a leitura de documentos e páginas mais fácil por caracterizar melhor os elementos da página </w:t>
      </w:r>
      <w:sdt>
        <w:sdtPr>
          <w:id w:val="-1175654147"/>
          <w:citation/>
        </w:sdtPr>
        <w:sdtEndPr/>
        <w:sdtContent>
          <w:r w:rsidR="00D76516">
            <w:fldChar w:fldCharType="begin"/>
          </w:r>
          <w:r w:rsidR="00D76516">
            <w:instrText xml:space="preserve"> CITATION Rob \l 1046 </w:instrText>
          </w:r>
          <w:r w:rsidR="00D76516">
            <w:fldChar w:fldCharType="separate"/>
          </w:r>
          <w:r w:rsidR="004D1124">
            <w:rPr>
              <w:noProof/>
            </w:rPr>
            <w:t>(ROBBINS, 2013)</w:t>
          </w:r>
          <w:r w:rsidR="00D76516">
            <w:fldChar w:fldCharType="end"/>
          </w:r>
        </w:sdtContent>
      </w:sdt>
      <w:r w:rsidR="00D76516">
        <w:t>.</w:t>
      </w:r>
      <w:r w:rsidR="00345B8B">
        <w:t xml:space="preserve"> </w:t>
      </w:r>
    </w:p>
    <w:p w14:paraId="6F23995F" w14:textId="6315D6B5" w:rsidR="008D625B" w:rsidRPr="002338C8" w:rsidRDefault="00345B8B" w:rsidP="008D625B">
      <w:r>
        <w:t>Por acreditar que o HTML seja uma maneira simples e con</w:t>
      </w:r>
      <w:r w:rsidR="0044384E">
        <w:t xml:space="preserve">cisa de marcação, além do </w:t>
      </w:r>
      <w:proofErr w:type="spellStart"/>
      <w:r w:rsidR="0044384E">
        <w:t>Laravel</w:t>
      </w:r>
      <w:proofErr w:type="spellEnd"/>
      <w:r w:rsidR="0044384E">
        <w:t xml:space="preserve"> reconhecer HTML, optou-se então pelo seu uso no desenvolvimento deste trabalho.</w:t>
      </w:r>
    </w:p>
    <w:p w14:paraId="45894D08" w14:textId="77777777" w:rsidR="00CA0AB3" w:rsidRPr="008D625B" w:rsidRDefault="00CA0AB3" w:rsidP="008D625B"/>
    <w:p w14:paraId="2858AD56" w14:textId="6C8528B0" w:rsidR="009F7D5B" w:rsidRDefault="0034001E" w:rsidP="00510265">
      <w:pPr>
        <w:pStyle w:val="Ttulo4"/>
      </w:pPr>
      <w:proofErr w:type="spellStart"/>
      <w:r w:rsidRPr="00952162">
        <w:rPr>
          <w:i/>
        </w:rPr>
        <w:t>Cascading</w:t>
      </w:r>
      <w:proofErr w:type="spellEnd"/>
      <w:r w:rsidRPr="00952162">
        <w:rPr>
          <w:i/>
        </w:rPr>
        <w:t xml:space="preserve"> </w:t>
      </w:r>
      <w:proofErr w:type="spellStart"/>
      <w:r w:rsidRPr="00952162">
        <w:rPr>
          <w:i/>
        </w:rPr>
        <w:t>Style</w:t>
      </w:r>
      <w:proofErr w:type="spellEnd"/>
      <w:r w:rsidRPr="00952162">
        <w:rPr>
          <w:i/>
        </w:rPr>
        <w:t xml:space="preserve"> </w:t>
      </w:r>
      <w:proofErr w:type="spellStart"/>
      <w:r w:rsidRPr="00952162">
        <w:rPr>
          <w:i/>
        </w:rPr>
        <w:t>Sheets</w:t>
      </w:r>
      <w:proofErr w:type="spellEnd"/>
      <w:r>
        <w:t xml:space="preserve"> (</w:t>
      </w:r>
      <w:r w:rsidR="00D61CB9" w:rsidRPr="003635FC">
        <w:t>CSS</w:t>
      </w:r>
      <w:r>
        <w:t>)</w:t>
      </w:r>
    </w:p>
    <w:p w14:paraId="197CC121" w14:textId="2CD6935F" w:rsidR="00510265" w:rsidRDefault="00510265" w:rsidP="00510265"/>
    <w:p w14:paraId="3EE05B8F" w14:textId="1F5FFD2B" w:rsidR="00BC59B8" w:rsidRDefault="00BC59B8" w:rsidP="00510265">
      <w:proofErr w:type="spellStart"/>
      <w:r w:rsidRPr="005D020E">
        <w:rPr>
          <w:i/>
        </w:rPr>
        <w:lastRenderedPageBreak/>
        <w:t>Cascading</w:t>
      </w:r>
      <w:proofErr w:type="spellEnd"/>
      <w:r w:rsidRPr="005D020E">
        <w:rPr>
          <w:i/>
        </w:rPr>
        <w:t xml:space="preserve"> </w:t>
      </w:r>
      <w:proofErr w:type="spellStart"/>
      <w:r w:rsidRPr="005D020E">
        <w:rPr>
          <w:i/>
        </w:rPr>
        <w:t>Style</w:t>
      </w:r>
      <w:proofErr w:type="spellEnd"/>
      <w:r w:rsidRPr="005D020E">
        <w:rPr>
          <w:i/>
        </w:rPr>
        <w:t xml:space="preserve"> </w:t>
      </w:r>
      <w:proofErr w:type="spellStart"/>
      <w:r w:rsidRPr="005D020E">
        <w:rPr>
          <w:i/>
        </w:rPr>
        <w:t>Sheets</w:t>
      </w:r>
      <w:proofErr w:type="spellEnd"/>
      <w:r>
        <w:rPr>
          <w:i/>
        </w:rPr>
        <w:t xml:space="preserve">, </w:t>
      </w:r>
      <w:r w:rsidRPr="00952162">
        <w:t>com a</w:t>
      </w:r>
      <w:r>
        <w:t>crônimo (CSS</w:t>
      </w:r>
      <w:r w:rsidR="00790E9C">
        <w:t>),</w:t>
      </w:r>
      <w:r w:rsidR="00E16558">
        <w:t xml:space="preserve"> é uma linguagem criada com o objetivo de cuidar do</w:t>
      </w:r>
      <w:r w:rsidR="00C866E1">
        <w:t xml:space="preserve"> layout e do</w:t>
      </w:r>
      <w:r w:rsidR="00E16558">
        <w:t xml:space="preserve"> estilo de uma página </w:t>
      </w:r>
      <w:sdt>
        <w:sdtPr>
          <w:id w:val="-2131386243"/>
          <w:citation/>
        </w:sdtPr>
        <w:sdtEndPr/>
        <w:sdtContent>
          <w:r w:rsidR="00E16558">
            <w:fldChar w:fldCharType="begin"/>
          </w:r>
          <w:r w:rsidR="00E16558">
            <w:instrText xml:space="preserve"> CITATION Cae18 \l 1046 </w:instrText>
          </w:r>
          <w:r w:rsidR="00E16558">
            <w:fldChar w:fldCharType="separate"/>
          </w:r>
          <w:r w:rsidR="004D1124">
            <w:rPr>
              <w:noProof/>
            </w:rPr>
            <w:t>(CAELUM, 2018)</w:t>
          </w:r>
          <w:r w:rsidR="00E16558">
            <w:fldChar w:fldCharType="end"/>
          </w:r>
        </w:sdtContent>
      </w:sdt>
      <w:r w:rsidR="00E16558">
        <w:t>.</w:t>
      </w:r>
      <w:r w:rsidR="00B36A81">
        <w:t xml:space="preserve"> </w:t>
      </w:r>
      <w:r w:rsidR="00B311CF">
        <w:t>Além de estilização do</w:t>
      </w:r>
      <w:r w:rsidR="00E02E54">
        <w:t xml:space="preserve">s </w:t>
      </w:r>
      <w:r w:rsidR="00B311CF">
        <w:t>elemento</w:t>
      </w:r>
      <w:r w:rsidR="00E02E54">
        <w:t>s</w:t>
      </w:r>
      <w:r w:rsidR="00B311CF">
        <w:t>, com o CSS também é possível acrescentar efeitos nos elementos como desaparecer</w:t>
      </w:r>
      <w:r w:rsidR="008115A1">
        <w:t xml:space="preserve"> da tela por exemplo</w:t>
      </w:r>
      <w:sdt>
        <w:sdtPr>
          <w:id w:val="1513571868"/>
          <w:citation/>
        </w:sdtPr>
        <w:sdtEndPr/>
        <w:sdtContent>
          <w:r w:rsidR="008115A1">
            <w:fldChar w:fldCharType="begin"/>
          </w:r>
          <w:r w:rsidR="008115A1">
            <w:instrText xml:space="preserve"> CITATION McF13 \l 1046 </w:instrText>
          </w:r>
          <w:r w:rsidR="008115A1">
            <w:fldChar w:fldCharType="separate"/>
          </w:r>
          <w:r w:rsidR="004D1124">
            <w:rPr>
              <w:noProof/>
            </w:rPr>
            <w:t xml:space="preserve"> (MCFARLAND, 2013)</w:t>
          </w:r>
          <w:r w:rsidR="008115A1">
            <w:fldChar w:fldCharType="end"/>
          </w:r>
        </w:sdtContent>
      </w:sdt>
      <w:r w:rsidR="00E02E54">
        <w:t>.</w:t>
      </w:r>
      <w:r w:rsidR="001B67AB">
        <w:t xml:space="preserve"> E</w:t>
      </w:r>
      <w:r w:rsidR="00E02E54">
        <w:t xml:space="preserve"> </w:t>
      </w:r>
      <w:r w:rsidR="001B67AB">
        <w:t>a</w:t>
      </w:r>
      <w:r w:rsidR="00534C2D">
        <w:t>pesar de o CSS colaborar com o HTML</w:t>
      </w:r>
      <w:r w:rsidR="0018329D">
        <w:t>,</w:t>
      </w:r>
      <w:r w:rsidR="00534C2D">
        <w:t xml:space="preserve"> </w:t>
      </w:r>
      <w:r w:rsidR="0018329D">
        <w:t>ele não se trata de HTML</w:t>
      </w:r>
      <w:r w:rsidR="001B67AB">
        <w:t>.</w:t>
      </w:r>
      <w:r w:rsidR="00903662">
        <w:t xml:space="preserve"> </w:t>
      </w:r>
      <w:r w:rsidR="001B67AB">
        <w:t>E</w:t>
      </w:r>
      <w:r w:rsidR="00903662">
        <w:t xml:space="preserve">nquanto o HTML </w:t>
      </w:r>
      <w:r w:rsidR="00EF2D6C">
        <w:t>provê uma</w:t>
      </w:r>
      <w:r w:rsidR="00903662">
        <w:t xml:space="preserve"> </w:t>
      </w:r>
      <w:r w:rsidR="00CE73C4">
        <w:t xml:space="preserve">organização estrutural de um documento, o CSS </w:t>
      </w:r>
      <w:r w:rsidR="00CA1AE6">
        <w:t>traba</w:t>
      </w:r>
      <w:r w:rsidR="00EF2D6C">
        <w:t xml:space="preserve">lha em colaboração com o </w:t>
      </w:r>
      <w:r w:rsidR="00EF2D6C" w:rsidRPr="00952162">
        <w:rPr>
          <w:i/>
        </w:rPr>
        <w:t>browser</w:t>
      </w:r>
      <w:r w:rsidR="00EF2D6C">
        <w:rPr>
          <w:i/>
        </w:rPr>
        <w:t xml:space="preserve"> </w:t>
      </w:r>
      <w:r w:rsidR="00A23302">
        <w:t xml:space="preserve">com a finalidade de fazer com que </w:t>
      </w:r>
      <w:ins w:id="297" w:author="Ryan Lemos" w:date="2018-10-18T23:46:00Z">
        <w:r w:rsidR="005F248C">
          <w:t>um</w:t>
        </w:r>
      </w:ins>
      <w:r w:rsidR="00E9283F">
        <w:t>a página</w:t>
      </w:r>
      <w:r w:rsidR="00A23302">
        <w:t xml:space="preserve"> HTML </w:t>
      </w:r>
      <w:r w:rsidR="00E9283F">
        <w:t>contenha estilo próprio</w:t>
      </w:r>
      <w:sdt>
        <w:sdtPr>
          <w:id w:val="-899756887"/>
          <w:citation/>
        </w:sdtPr>
        <w:sdtEndPr/>
        <w:sdtContent>
          <w:r w:rsidR="00A23302">
            <w:fldChar w:fldCharType="begin"/>
          </w:r>
          <w:r w:rsidR="00A23302">
            <w:instrText xml:space="preserve"> CITATION McF13 \l 1046 </w:instrText>
          </w:r>
          <w:r w:rsidR="00A23302">
            <w:fldChar w:fldCharType="separate"/>
          </w:r>
          <w:r w:rsidR="004D1124">
            <w:rPr>
              <w:noProof/>
            </w:rPr>
            <w:t xml:space="preserve"> (MCFARLAND, 2013)</w:t>
          </w:r>
          <w:r w:rsidR="00A23302">
            <w:fldChar w:fldCharType="end"/>
          </w:r>
        </w:sdtContent>
      </w:sdt>
      <w:r w:rsidR="00A23302">
        <w:t>.</w:t>
      </w:r>
      <w:r w:rsidR="000E5602">
        <w:t xml:space="preserve"> A sintaxe do CSS compreende-se em: </w:t>
      </w:r>
      <w:r w:rsidR="00E9283F">
        <w:t>‘</w:t>
      </w:r>
      <w:r w:rsidR="00CC4FDE">
        <w:t>propriedade</w:t>
      </w:r>
      <w:r w:rsidR="000E5602">
        <w:t>: valor</w:t>
      </w:r>
      <w:r w:rsidR="00CC4FDE">
        <w:t>;</w:t>
      </w:r>
      <w:r w:rsidR="00E9283F">
        <w:t>’</w:t>
      </w:r>
      <w:r w:rsidR="009D33ED">
        <w:t xml:space="preserve"> </w:t>
      </w:r>
      <w:sdt>
        <w:sdtPr>
          <w:id w:val="-1295903853"/>
          <w:citation/>
        </w:sdtPr>
        <w:sdtEndPr/>
        <w:sdtContent>
          <w:r w:rsidR="00E9283F">
            <w:fldChar w:fldCharType="begin"/>
          </w:r>
          <w:r w:rsidR="00E9283F">
            <w:instrText xml:space="preserve"> CITATION Cae18 \l 1046 </w:instrText>
          </w:r>
          <w:r w:rsidR="00E9283F">
            <w:fldChar w:fldCharType="separate"/>
          </w:r>
          <w:r w:rsidR="004D1124">
            <w:rPr>
              <w:noProof/>
            </w:rPr>
            <w:t>(CAELUM, 2018)</w:t>
          </w:r>
          <w:r w:rsidR="00E9283F">
            <w:fldChar w:fldCharType="end"/>
          </w:r>
        </w:sdtContent>
      </w:sdt>
      <w:r w:rsidR="00E9283F">
        <w:t xml:space="preserve"> </w:t>
      </w:r>
      <w:r w:rsidR="009D33ED">
        <w:t>conforme descrito na</w:t>
      </w:r>
      <w:r w:rsidR="005555D4">
        <w:t xml:space="preserve"> </w:t>
      </w:r>
      <w:r w:rsidR="005555D4">
        <w:fldChar w:fldCharType="begin"/>
      </w:r>
      <w:r w:rsidR="005555D4">
        <w:instrText xml:space="preserve"> REF _Ref527141144 \h </w:instrText>
      </w:r>
      <w:r w:rsidR="005555D4">
        <w:fldChar w:fldCharType="separate"/>
      </w:r>
      <w:r w:rsidR="005555D4">
        <w:t xml:space="preserve">figura </w:t>
      </w:r>
      <w:r w:rsidR="005555D4">
        <w:rPr>
          <w:noProof/>
        </w:rPr>
        <w:t>20</w:t>
      </w:r>
      <w:r w:rsidR="005555D4">
        <w:fldChar w:fldCharType="end"/>
      </w:r>
      <w:r w:rsidR="003A3433">
        <w:t xml:space="preserve">. </w:t>
      </w:r>
    </w:p>
    <w:p w14:paraId="6E007C35" w14:textId="77777777" w:rsidR="00113E53" w:rsidRDefault="00113E53" w:rsidP="00952162">
      <w:pPr>
        <w:pStyle w:val="Fontes"/>
      </w:pPr>
    </w:p>
    <w:p w14:paraId="6549DEE9" w14:textId="57784DBE" w:rsidR="00211EBC" w:rsidRDefault="00211EBC" w:rsidP="00952162">
      <w:pPr>
        <w:pStyle w:val="Legenda"/>
        <w:keepNext/>
      </w:pPr>
      <w:bookmarkStart w:id="298" w:name="_Ref527141144"/>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20</w:t>
      </w:r>
      <w:r w:rsidR="00691107">
        <w:rPr>
          <w:noProof/>
        </w:rPr>
        <w:fldChar w:fldCharType="end"/>
      </w:r>
      <w:bookmarkEnd w:id="298"/>
      <w:r>
        <w:t xml:space="preserve"> </w:t>
      </w:r>
      <w:r w:rsidRPr="003D5836">
        <w:t>- Sintaxe CSS</w:t>
      </w:r>
    </w:p>
    <w:p w14:paraId="401A4E77" w14:textId="20DADB3D" w:rsidR="00113E53" w:rsidRDefault="002A3827" w:rsidP="00952162">
      <w:pPr>
        <w:pStyle w:val="Fontes"/>
      </w:pPr>
      <w:r>
        <w:rPr>
          <w:noProof/>
        </w:rPr>
        <w:drawing>
          <wp:inline distT="0" distB="0" distL="0" distR="0" wp14:anchorId="07196D02" wp14:editId="439E2A99">
            <wp:extent cx="2562225" cy="676275"/>
            <wp:effectExtent l="133350" t="114300" r="142875" b="1428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225" cy="676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C3E29A" w14:textId="46882CF3" w:rsidR="00113E53" w:rsidRDefault="00113E53" w:rsidP="00113E53">
      <w:pPr>
        <w:pStyle w:val="Fontes"/>
      </w:pPr>
      <w:r>
        <w:t>Fonte: CAELUM, 2018</w:t>
      </w:r>
      <w:r w:rsidR="00BB25A9">
        <w:t>, p.21</w:t>
      </w:r>
      <w:r>
        <w:t>.</w:t>
      </w:r>
    </w:p>
    <w:p w14:paraId="363F3CCB" w14:textId="77777777" w:rsidR="00113E53" w:rsidRDefault="00113E53" w:rsidP="00113E53">
      <w:pPr>
        <w:pStyle w:val="Fontes"/>
      </w:pPr>
    </w:p>
    <w:p w14:paraId="143665FA" w14:textId="03B7F7C6" w:rsidR="00113E53" w:rsidRDefault="001B67AB" w:rsidP="00113E53">
      <w:r>
        <w:t>Quanto a</w:t>
      </w:r>
      <w:del w:id="299" w:author="Ryan Lemos" w:date="2018-10-16T16:02:00Z">
        <w:r w:rsidDel="00D01F6E">
          <w:delText xml:space="preserve"> </w:delText>
        </w:r>
      </w:del>
      <w:r w:rsidR="00885945">
        <w:t xml:space="preserve"> inclusão do CSS em elementos HTML</w:t>
      </w:r>
      <w:r>
        <w:t>, ela</w:t>
      </w:r>
      <w:r w:rsidR="00885945">
        <w:t xml:space="preserve"> pode ser feita de três maneiras</w:t>
      </w:r>
      <w:r w:rsidR="00EE588E">
        <w:t>.</w:t>
      </w:r>
      <w:r w:rsidR="00885945">
        <w:t xml:space="preserve"> </w:t>
      </w:r>
      <w:r w:rsidR="000451C9">
        <w:t>A primeira delas é inserindo o código CSS d</w:t>
      </w:r>
      <w:r w:rsidR="00885945">
        <w:t>iretamente</w:t>
      </w:r>
      <w:r w:rsidR="000A60C7">
        <w:t xml:space="preserve"> na </w:t>
      </w:r>
      <w:proofErr w:type="spellStart"/>
      <w:r w:rsidR="000A60C7" w:rsidRPr="00952162">
        <w:rPr>
          <w:i/>
        </w:rPr>
        <w:t>tag</w:t>
      </w:r>
      <w:proofErr w:type="spellEnd"/>
      <w:r w:rsidR="000A60C7">
        <w:t xml:space="preserve"> HTML do elemento</w:t>
      </w:r>
      <w:r w:rsidR="00EE588E">
        <w:t>, utilizando-se do atributo ‘</w:t>
      </w:r>
      <w:proofErr w:type="spellStart"/>
      <w:r w:rsidR="00EE588E" w:rsidRPr="00952162">
        <w:rPr>
          <w:i/>
        </w:rPr>
        <w:t>style</w:t>
      </w:r>
      <w:proofErr w:type="spellEnd"/>
      <w:r w:rsidR="00EE588E">
        <w:t xml:space="preserve">’ da </w:t>
      </w:r>
      <w:proofErr w:type="spellStart"/>
      <w:r w:rsidR="00EE588E" w:rsidRPr="00952162">
        <w:rPr>
          <w:i/>
        </w:rPr>
        <w:t>tag</w:t>
      </w:r>
      <w:proofErr w:type="spellEnd"/>
      <w:r w:rsidR="00EE588E">
        <w:t xml:space="preserve"> em questão</w:t>
      </w:r>
      <w:r w:rsidR="00130966">
        <w:t xml:space="preserve"> conforme descrito na</w:t>
      </w:r>
      <w:r w:rsidR="005555D4">
        <w:t xml:space="preserve"> </w:t>
      </w:r>
      <w:r w:rsidR="005555D4">
        <w:fldChar w:fldCharType="begin"/>
      </w:r>
      <w:r w:rsidR="005555D4">
        <w:instrText xml:space="preserve"> REF _Ref527141178 \h </w:instrText>
      </w:r>
      <w:r w:rsidR="005555D4">
        <w:fldChar w:fldCharType="separate"/>
      </w:r>
      <w:r w:rsidR="005555D4">
        <w:t xml:space="preserve">figura </w:t>
      </w:r>
      <w:r w:rsidR="005555D4">
        <w:rPr>
          <w:noProof/>
        </w:rPr>
        <w:t>21</w:t>
      </w:r>
      <w:r w:rsidR="005555D4">
        <w:fldChar w:fldCharType="end"/>
      </w:r>
      <w:r w:rsidR="00C24558">
        <w:t>.</w:t>
      </w:r>
      <w:r w:rsidR="000A60C7">
        <w:t xml:space="preserve"> </w:t>
      </w:r>
    </w:p>
    <w:p w14:paraId="381115C4" w14:textId="3233285B" w:rsidR="00130966" w:rsidRDefault="00130966" w:rsidP="00952162">
      <w:pPr>
        <w:pStyle w:val="Fontes"/>
      </w:pPr>
    </w:p>
    <w:p w14:paraId="6B32C797" w14:textId="3366B20C" w:rsidR="00402C84" w:rsidRDefault="00402C84" w:rsidP="00952162">
      <w:pPr>
        <w:pStyle w:val="Legenda"/>
        <w:keepNext/>
      </w:pPr>
      <w:bookmarkStart w:id="300" w:name="_Ref527141178"/>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21</w:t>
      </w:r>
      <w:r w:rsidR="00691107">
        <w:rPr>
          <w:noProof/>
        </w:rPr>
        <w:fldChar w:fldCharType="end"/>
      </w:r>
      <w:bookmarkEnd w:id="300"/>
      <w:r>
        <w:t xml:space="preserve"> -</w:t>
      </w:r>
      <w:r w:rsidRPr="009F6613">
        <w:t xml:space="preserve"> CSS inserido diretamente na </w:t>
      </w:r>
      <w:proofErr w:type="spellStart"/>
      <w:r w:rsidRPr="009F6613">
        <w:t>tag</w:t>
      </w:r>
      <w:proofErr w:type="spellEnd"/>
      <w:r w:rsidRPr="009F6613">
        <w:t xml:space="preserve"> HTML</w:t>
      </w:r>
    </w:p>
    <w:p w14:paraId="16E0E4BB" w14:textId="60F4A2AF" w:rsidR="00D0103C" w:rsidRDefault="00402C84" w:rsidP="00952162">
      <w:pPr>
        <w:pStyle w:val="Fontes"/>
      </w:pPr>
      <w:r>
        <w:rPr>
          <w:noProof/>
        </w:rPr>
        <w:drawing>
          <wp:inline distT="0" distB="0" distL="0" distR="0" wp14:anchorId="4BEBC019" wp14:editId="5B401BD3">
            <wp:extent cx="5008768" cy="571500"/>
            <wp:effectExtent l="114300" t="114300" r="154305" b="15240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2738" cy="585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p>
    <w:p w14:paraId="36BDBDBA" w14:textId="43F3DB8A" w:rsidR="00130966" w:rsidRDefault="00130966">
      <w:pPr>
        <w:pStyle w:val="Fontes"/>
      </w:pPr>
      <w:r>
        <w:t>Fonte: CAELUM, 2018</w:t>
      </w:r>
      <w:r w:rsidR="00237DB9">
        <w:t>, p.21</w:t>
      </w:r>
      <w:r>
        <w:t>.</w:t>
      </w:r>
    </w:p>
    <w:p w14:paraId="771559DD" w14:textId="77777777" w:rsidR="00322554" w:rsidRDefault="00322554">
      <w:pPr>
        <w:pStyle w:val="Fontes"/>
      </w:pPr>
    </w:p>
    <w:p w14:paraId="13148BD9" w14:textId="045E5FE9" w:rsidR="00322554" w:rsidRDefault="000451C9">
      <w:r>
        <w:t>Outra maneira de se inserir o CSS é p</w:t>
      </w:r>
      <w:r w:rsidR="00322554" w:rsidRPr="00322554">
        <w:t>or</w:t>
      </w:r>
      <w:r>
        <w:t xml:space="preserve"> meio de</w:t>
      </w:r>
      <w:r w:rsidR="00322554" w:rsidRPr="00322554">
        <w:t xml:space="preserve"> uma </w:t>
      </w:r>
      <w:proofErr w:type="spellStart"/>
      <w:r w:rsidR="00322554" w:rsidRPr="00952162">
        <w:rPr>
          <w:i/>
        </w:rPr>
        <w:t>tag</w:t>
      </w:r>
      <w:proofErr w:type="spellEnd"/>
      <w:r w:rsidR="00322554" w:rsidRPr="00322554">
        <w:t xml:space="preserve"> </w:t>
      </w:r>
      <w:r>
        <w:t>HTML</w:t>
      </w:r>
      <w:r w:rsidR="00322554" w:rsidRPr="00322554">
        <w:t xml:space="preserve"> denominada ‘</w:t>
      </w:r>
      <w:proofErr w:type="spellStart"/>
      <w:r w:rsidR="00322554" w:rsidRPr="00952162">
        <w:rPr>
          <w:i/>
        </w:rPr>
        <w:t>style</w:t>
      </w:r>
      <w:proofErr w:type="spellEnd"/>
      <w:r w:rsidR="00322554" w:rsidRPr="00322554">
        <w:t>’, onde o seletor do elemento deve ser referenciado como na</w:t>
      </w:r>
      <w:r w:rsidR="005555D4">
        <w:t xml:space="preserve"> </w:t>
      </w:r>
      <w:r w:rsidR="005555D4">
        <w:fldChar w:fldCharType="begin"/>
      </w:r>
      <w:r w:rsidR="005555D4">
        <w:instrText xml:space="preserve"> REF _Ref527141224 \h </w:instrText>
      </w:r>
      <w:r w:rsidR="005555D4">
        <w:fldChar w:fldCharType="separate"/>
      </w:r>
      <w:r w:rsidR="005555D4">
        <w:t xml:space="preserve">figura </w:t>
      </w:r>
      <w:r w:rsidR="005555D4">
        <w:rPr>
          <w:noProof/>
        </w:rPr>
        <w:t>22</w:t>
      </w:r>
      <w:r w:rsidR="005555D4">
        <w:fldChar w:fldCharType="end"/>
      </w:r>
      <w:r w:rsidR="00322554" w:rsidRPr="00322554">
        <w:t xml:space="preserve">. </w:t>
      </w:r>
      <w:del w:id="301" w:author="Ryan Lemos" w:date="2018-10-18T22:47:00Z">
        <w:r w:rsidR="001B67AB" w:rsidDel="0061287F">
          <w:delText>Uma vez que o</w:delText>
        </w:r>
      </w:del>
      <w:ins w:id="302" w:author="Ryan Lemos" w:date="2018-10-18T22:47:00Z">
        <w:r w:rsidR="0061287F">
          <w:t>O</w:t>
        </w:r>
      </w:ins>
      <w:r w:rsidR="00322554" w:rsidRPr="00322554">
        <w:t xml:space="preserve"> seletor</w:t>
      </w:r>
      <w:r w:rsidR="001B67AB">
        <w:t xml:space="preserve"> pode ser entendido como uma</w:t>
      </w:r>
      <w:r w:rsidR="00322554" w:rsidRPr="00322554">
        <w:t xml:space="preserve"> refer</w:t>
      </w:r>
      <w:r w:rsidR="001B67AB">
        <w:t>ê</w:t>
      </w:r>
      <w:r w:rsidR="00322554" w:rsidRPr="00322554">
        <w:t xml:space="preserve">ncia </w:t>
      </w:r>
      <w:r w:rsidR="001B67AB">
        <w:t>a</w:t>
      </w:r>
      <w:r w:rsidR="00322554" w:rsidRPr="00322554">
        <w:t>os elementos de uma página</w:t>
      </w:r>
      <w:r>
        <w:t xml:space="preserve"> </w:t>
      </w:r>
      <w:sdt>
        <w:sdtPr>
          <w:id w:val="153807817"/>
          <w:citation/>
        </w:sdtPr>
        <w:sdtEndPr/>
        <w:sdtContent>
          <w:r>
            <w:fldChar w:fldCharType="begin"/>
          </w:r>
          <w:r>
            <w:instrText xml:space="preserve"> CITATION Cae18 \l 1046 </w:instrText>
          </w:r>
          <w:r>
            <w:fldChar w:fldCharType="separate"/>
          </w:r>
          <w:r w:rsidR="004D1124">
            <w:rPr>
              <w:noProof/>
            </w:rPr>
            <w:t>(CAELUM, 2018)</w:t>
          </w:r>
          <w:r>
            <w:fldChar w:fldCharType="end"/>
          </w:r>
        </w:sdtContent>
      </w:sdt>
      <w:r>
        <w:t>.</w:t>
      </w:r>
      <w:r w:rsidR="00322554" w:rsidRPr="00322554">
        <w:t xml:space="preserve"> </w:t>
      </w:r>
      <w:r>
        <w:t>A</w:t>
      </w:r>
      <w:r w:rsidR="00322554" w:rsidRPr="00322554">
        <w:t xml:space="preserve">s principais maneiras de se referenciar elementos são pelo atributo id </w:t>
      </w:r>
      <w:del w:id="303" w:author="Ryan Lemos" w:date="2018-10-18T22:47:00Z">
        <w:r w:rsidR="00322554" w:rsidRPr="00322554" w:rsidDel="0061287F">
          <w:delText xml:space="preserve">do elemento </w:delText>
        </w:r>
      </w:del>
      <w:r w:rsidR="00322554" w:rsidRPr="00322554">
        <w:t xml:space="preserve">(identificado com o símbolo #), pelo atributo </w:t>
      </w:r>
      <w:proofErr w:type="spellStart"/>
      <w:r w:rsidR="00322554" w:rsidRPr="00582E70">
        <w:rPr>
          <w:i/>
        </w:rPr>
        <w:t>class</w:t>
      </w:r>
      <w:proofErr w:type="spellEnd"/>
      <w:r w:rsidR="00322554" w:rsidRPr="00322554">
        <w:t xml:space="preserve"> </w:t>
      </w:r>
      <w:del w:id="304" w:author="Ryan Lemos" w:date="2018-10-18T22:47:00Z">
        <w:r w:rsidR="00322554" w:rsidRPr="00322554" w:rsidDel="0061287F">
          <w:delText xml:space="preserve">de um elemento </w:delText>
        </w:r>
      </w:del>
      <w:r w:rsidR="00322554" w:rsidRPr="00322554">
        <w:t xml:space="preserve">(identificado com o ponto final), ou pela </w:t>
      </w:r>
      <w:proofErr w:type="spellStart"/>
      <w:r w:rsidR="00322554" w:rsidRPr="00582E70">
        <w:rPr>
          <w:i/>
        </w:rPr>
        <w:t>tag</w:t>
      </w:r>
      <w:proofErr w:type="spellEnd"/>
      <w:r w:rsidR="00322554" w:rsidRPr="00322554">
        <w:t xml:space="preserve"> d</w:t>
      </w:r>
      <w:ins w:id="305" w:author="Ryan Lemos" w:date="2018-10-18T22:47:00Z">
        <w:r w:rsidR="0061287F">
          <w:t>e um</w:t>
        </w:r>
      </w:ins>
      <w:del w:id="306" w:author="Ryan Lemos" w:date="2018-10-18T22:47:00Z">
        <w:r w:rsidR="00322554" w:rsidRPr="00322554" w:rsidDel="0061287F">
          <w:delText>o</w:delText>
        </w:r>
      </w:del>
      <w:r w:rsidR="00322554" w:rsidRPr="00322554">
        <w:t xml:space="preserve"> elemento</w:t>
      </w:r>
      <w:r>
        <w:t xml:space="preserve"> </w:t>
      </w:r>
      <w:sdt>
        <w:sdtPr>
          <w:id w:val="242141915"/>
          <w:citation/>
        </w:sdtPr>
        <w:sdtEndPr/>
        <w:sdtContent>
          <w:r>
            <w:fldChar w:fldCharType="begin"/>
          </w:r>
          <w:r>
            <w:instrText xml:space="preserve"> CITATION Cae18 \l 1046 </w:instrText>
          </w:r>
          <w:r>
            <w:fldChar w:fldCharType="separate"/>
          </w:r>
          <w:r w:rsidR="004D1124">
            <w:rPr>
              <w:noProof/>
            </w:rPr>
            <w:t>(CAELUM, 2018)</w:t>
          </w:r>
          <w:r>
            <w:fldChar w:fldCharType="end"/>
          </w:r>
        </w:sdtContent>
      </w:sdt>
      <w:r w:rsidR="00322554" w:rsidRPr="00322554">
        <w:t>.</w:t>
      </w:r>
      <w:r w:rsidR="001B67AB">
        <w:t xml:space="preserve"> Na sintaxe CSS dentro da </w:t>
      </w:r>
      <w:proofErr w:type="spellStart"/>
      <w:r w:rsidR="001B67AB" w:rsidRPr="00582E70">
        <w:rPr>
          <w:i/>
        </w:rPr>
        <w:t>tag</w:t>
      </w:r>
      <w:proofErr w:type="spellEnd"/>
      <w:r w:rsidR="001B67AB">
        <w:t xml:space="preserve"> </w:t>
      </w:r>
      <w:ins w:id="307" w:author="Ryan Lemos" w:date="2018-10-18T23:47:00Z">
        <w:r w:rsidR="005F248C">
          <w:t>‘</w:t>
        </w:r>
      </w:ins>
      <w:proofErr w:type="spellStart"/>
      <w:r w:rsidR="001B67AB" w:rsidRPr="00582E70">
        <w:rPr>
          <w:i/>
        </w:rPr>
        <w:t>style</w:t>
      </w:r>
      <w:proofErr w:type="spellEnd"/>
      <w:ins w:id="308" w:author="Ryan Lemos" w:date="2018-10-18T23:47:00Z">
        <w:r w:rsidR="005F248C">
          <w:rPr>
            <w:i/>
          </w:rPr>
          <w:t>’</w:t>
        </w:r>
      </w:ins>
      <w:r w:rsidR="001B67AB">
        <w:t xml:space="preserve"> deve-se indicar o seletor, no caso da </w:t>
      </w:r>
      <w:ins w:id="309" w:author="Ryan Lemos" w:date="2018-10-18T23:47:00Z">
        <w:r w:rsidR="005F248C">
          <w:fldChar w:fldCharType="begin"/>
        </w:r>
        <w:r w:rsidR="005F248C">
          <w:instrText xml:space="preserve"> REF _Ref527141224 \h </w:instrText>
        </w:r>
      </w:ins>
      <w:ins w:id="310" w:author="Ryan Lemos" w:date="2018-10-18T23:47:00Z">
        <w:r w:rsidR="005F248C">
          <w:fldChar w:fldCharType="separate"/>
        </w:r>
        <w:r w:rsidR="005F248C">
          <w:t xml:space="preserve">figura </w:t>
        </w:r>
        <w:r w:rsidR="005F248C">
          <w:rPr>
            <w:noProof/>
          </w:rPr>
          <w:t>22</w:t>
        </w:r>
        <w:r w:rsidR="005F248C">
          <w:fldChar w:fldCharType="end"/>
        </w:r>
        <w:r w:rsidR="005F248C">
          <w:t xml:space="preserve"> </w:t>
        </w:r>
      </w:ins>
      <w:del w:id="311" w:author="Ryan Lemos" w:date="2018-10-18T23:47:00Z">
        <w:r w:rsidR="001B67AB" w:rsidDel="005F248C">
          <w:delText xml:space="preserve">figura </w:delText>
        </w:r>
      </w:del>
      <w:r w:rsidR="001B67AB">
        <w:t xml:space="preserve">o seletor é uma </w:t>
      </w:r>
      <w:proofErr w:type="spellStart"/>
      <w:r w:rsidR="001B67AB" w:rsidRPr="00952162">
        <w:rPr>
          <w:i/>
        </w:rPr>
        <w:t>tag</w:t>
      </w:r>
      <w:proofErr w:type="spellEnd"/>
      <w:r w:rsidR="001B67AB">
        <w:t xml:space="preserve"> de parágrafo (p), e o que vier dentro das chaves serão seus estilos</w:t>
      </w:r>
      <w:sdt>
        <w:sdtPr>
          <w:id w:val="-844780985"/>
          <w:citation/>
        </w:sdtPr>
        <w:sdtEndPr/>
        <w:sdtContent>
          <w:r w:rsidR="001B67AB">
            <w:fldChar w:fldCharType="begin"/>
          </w:r>
          <w:r w:rsidR="001B67AB">
            <w:instrText xml:space="preserve"> CITATION Cae18 \l 1046 </w:instrText>
          </w:r>
          <w:r w:rsidR="001B67AB">
            <w:fldChar w:fldCharType="separate"/>
          </w:r>
          <w:r w:rsidR="004D1124">
            <w:rPr>
              <w:noProof/>
            </w:rPr>
            <w:t xml:space="preserve"> (CAELUM, 2018)</w:t>
          </w:r>
          <w:r w:rsidR="001B67AB">
            <w:fldChar w:fldCharType="end"/>
          </w:r>
        </w:sdtContent>
      </w:sdt>
      <w:r w:rsidR="001B67AB">
        <w:t>.</w:t>
      </w:r>
    </w:p>
    <w:p w14:paraId="6851910F" w14:textId="77777777" w:rsidR="00322554" w:rsidRDefault="00322554" w:rsidP="00952162">
      <w:pPr>
        <w:pStyle w:val="Fontes"/>
      </w:pPr>
      <w:bookmarkStart w:id="312" w:name="_Ref526690766"/>
    </w:p>
    <w:p w14:paraId="3AD851D5" w14:textId="7345CB63" w:rsidR="00130966" w:rsidRDefault="00130966" w:rsidP="00952162">
      <w:pPr>
        <w:pStyle w:val="Legenda"/>
        <w:keepNext/>
      </w:pPr>
      <w:bookmarkStart w:id="313" w:name="_Ref527141224"/>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22</w:t>
      </w:r>
      <w:r w:rsidR="00691107">
        <w:rPr>
          <w:noProof/>
        </w:rPr>
        <w:fldChar w:fldCharType="end"/>
      </w:r>
      <w:bookmarkEnd w:id="312"/>
      <w:bookmarkEnd w:id="313"/>
      <w:r>
        <w:t xml:space="preserve"> - CSS inserido através da </w:t>
      </w:r>
      <w:proofErr w:type="spellStart"/>
      <w:r w:rsidRPr="00952162">
        <w:rPr>
          <w:i/>
        </w:rPr>
        <w:t>tag</w:t>
      </w:r>
      <w:proofErr w:type="spellEnd"/>
      <w:r w:rsidRPr="00952162">
        <w:rPr>
          <w:i/>
        </w:rPr>
        <w:t xml:space="preserve"> </w:t>
      </w:r>
      <w:proofErr w:type="spellStart"/>
      <w:r w:rsidRPr="00952162">
        <w:rPr>
          <w:i/>
        </w:rPr>
        <w:t>style</w:t>
      </w:r>
      <w:proofErr w:type="spellEnd"/>
    </w:p>
    <w:p w14:paraId="31E09823" w14:textId="43DAF615" w:rsidR="00DC4A43" w:rsidRDefault="00DC4A43" w:rsidP="00952162">
      <w:pPr>
        <w:pStyle w:val="Fontes"/>
      </w:pPr>
      <w:r>
        <w:rPr>
          <w:noProof/>
        </w:rPr>
        <w:drawing>
          <wp:inline distT="0" distB="0" distL="0" distR="0" wp14:anchorId="51FEEB3A" wp14:editId="4BEE7C8D">
            <wp:extent cx="4250782" cy="2499360"/>
            <wp:effectExtent l="133350" t="114300" r="130810" b="1676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8509" cy="25097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1F6DA7" w14:textId="22FF230E" w:rsidR="00130966" w:rsidRDefault="00130966" w:rsidP="00130966">
      <w:pPr>
        <w:pStyle w:val="Fontes"/>
      </w:pPr>
      <w:r>
        <w:t>Fonte: CAELUM, 2018</w:t>
      </w:r>
      <w:r w:rsidR="00237DB9">
        <w:t>, p.22</w:t>
      </w:r>
      <w:r>
        <w:t>.</w:t>
      </w:r>
    </w:p>
    <w:p w14:paraId="7314C988" w14:textId="59F2D7B1" w:rsidR="00130966" w:rsidRDefault="00130966">
      <w:pPr>
        <w:pStyle w:val="Fontes"/>
      </w:pPr>
    </w:p>
    <w:p w14:paraId="54499331" w14:textId="7DA8A2CA" w:rsidR="00322554" w:rsidRDefault="000451C9" w:rsidP="00322554">
      <w:r>
        <w:t>A terceira maneira de se estilizar os elementos HTML se dá</w:t>
      </w:r>
      <w:r w:rsidR="00322554">
        <w:t xml:space="preserve"> po</w:t>
      </w:r>
      <w:r w:rsidR="00322554" w:rsidRPr="00322554">
        <w:t>r meio de um arquivo separado</w:t>
      </w:r>
      <w:r w:rsidR="00322554">
        <w:t xml:space="preserve"> </w:t>
      </w:r>
      <w:r>
        <w:t>como visto</w:t>
      </w:r>
      <w:r w:rsidR="00322554">
        <w:t xml:space="preserve"> na </w:t>
      </w:r>
      <w:r w:rsidR="00322554">
        <w:fldChar w:fldCharType="begin"/>
      </w:r>
      <w:r w:rsidR="00322554">
        <w:instrText xml:space="preserve"> REF _Ref527043688 \h </w:instrText>
      </w:r>
      <w:r w:rsidR="00322554">
        <w:fldChar w:fldCharType="separate"/>
      </w:r>
      <w:r w:rsidR="005555D4">
        <w:t xml:space="preserve">figura </w:t>
      </w:r>
      <w:r w:rsidR="005555D4">
        <w:rPr>
          <w:noProof/>
        </w:rPr>
        <w:t>23</w:t>
      </w:r>
      <w:r w:rsidR="00322554">
        <w:fldChar w:fldCharType="end"/>
      </w:r>
      <w:r w:rsidR="00CB211B">
        <w:t>, de maneira que o código CSS fique separado da codificação feita em HTML</w:t>
      </w:r>
      <w:r>
        <w:t xml:space="preserve"> </w:t>
      </w:r>
      <w:sdt>
        <w:sdtPr>
          <w:id w:val="-1547358051"/>
          <w:citation/>
        </w:sdtPr>
        <w:sdtEndPr/>
        <w:sdtContent>
          <w:r>
            <w:fldChar w:fldCharType="begin"/>
          </w:r>
          <w:r>
            <w:instrText xml:space="preserve"> CITATION Cae18 \l 1046 </w:instrText>
          </w:r>
          <w:r>
            <w:fldChar w:fldCharType="separate"/>
          </w:r>
          <w:r w:rsidR="004D1124">
            <w:rPr>
              <w:noProof/>
            </w:rPr>
            <w:t>(CAELUM, 2018)</w:t>
          </w:r>
          <w:r>
            <w:fldChar w:fldCharType="end"/>
          </w:r>
        </w:sdtContent>
      </w:sdt>
      <w:r w:rsidR="00CB211B">
        <w:t>.</w:t>
      </w:r>
      <w:r w:rsidR="001B67AB">
        <w:t xml:space="preserve"> Assim como no exemplo </w:t>
      </w:r>
      <w:del w:id="314" w:author="Ryan Lemos" w:date="2018-10-18T22:46:00Z">
        <w:r w:rsidR="001B67AB" w:rsidDel="0061287F">
          <w:delText xml:space="preserve">anterior </w:delText>
        </w:r>
      </w:del>
      <w:ins w:id="315" w:author="Ryan Lemos" w:date="2018-10-18T22:46:00Z">
        <w:r w:rsidR="0061287F">
          <w:t xml:space="preserve">da </w:t>
        </w:r>
        <w:r w:rsidR="0061287F">
          <w:fldChar w:fldCharType="begin"/>
        </w:r>
        <w:r w:rsidR="0061287F">
          <w:instrText xml:space="preserve"> REF _Ref527141224 \h </w:instrText>
        </w:r>
      </w:ins>
      <w:ins w:id="316" w:author="Ryan Lemos" w:date="2018-10-18T22:46:00Z">
        <w:r w:rsidR="0061287F">
          <w:fldChar w:fldCharType="separate"/>
        </w:r>
        <w:r w:rsidR="0061287F">
          <w:t xml:space="preserve">figura </w:t>
        </w:r>
        <w:r w:rsidR="0061287F">
          <w:rPr>
            <w:noProof/>
          </w:rPr>
          <w:t>22</w:t>
        </w:r>
        <w:r w:rsidR="0061287F">
          <w:fldChar w:fldCharType="end"/>
        </w:r>
        <w:r w:rsidR="0061287F">
          <w:t xml:space="preserve"> </w:t>
        </w:r>
      </w:ins>
      <w:r w:rsidR="001B67AB">
        <w:t>a sintaxe CSS deve</w:t>
      </w:r>
      <w:ins w:id="317" w:author="Ryan Lemos" w:date="2018-10-18T22:46:00Z">
        <w:r w:rsidR="0061287F">
          <w:t xml:space="preserve"> </w:t>
        </w:r>
      </w:ins>
      <w:del w:id="318" w:author="Ryan Lemos" w:date="2018-10-18T22:46:00Z">
        <w:r w:rsidR="001B67AB" w:rsidDel="0061287F">
          <w:delText>-</w:delText>
        </w:r>
      </w:del>
      <w:r w:rsidR="001B67AB">
        <w:t>se</w:t>
      </w:r>
      <w:r w:rsidR="00E71EB8">
        <w:t xml:space="preserve"> </w:t>
      </w:r>
      <w:r w:rsidR="001B67AB">
        <w:t>indicar</w:t>
      </w:r>
      <w:r w:rsidR="00E71EB8">
        <w:t xml:space="preserve"> o seletor, no caso da figura o seletor é uma </w:t>
      </w:r>
      <w:proofErr w:type="spellStart"/>
      <w:r w:rsidR="00E71EB8" w:rsidRPr="00952162">
        <w:rPr>
          <w:i/>
        </w:rPr>
        <w:t>tag</w:t>
      </w:r>
      <w:proofErr w:type="spellEnd"/>
      <w:r w:rsidR="00E71EB8">
        <w:t xml:space="preserve"> de parágrafo (p), e o que vier dentro das chaves serão seus estilos</w:t>
      </w:r>
      <w:r>
        <w:t xml:space="preserve"> </w:t>
      </w:r>
      <w:sdt>
        <w:sdtPr>
          <w:id w:val="1276900291"/>
          <w:citation/>
        </w:sdtPr>
        <w:sdtEndPr/>
        <w:sdtContent>
          <w:r>
            <w:fldChar w:fldCharType="begin"/>
          </w:r>
          <w:r>
            <w:instrText xml:space="preserve"> CITATION Cae18 \l 1046 </w:instrText>
          </w:r>
          <w:r>
            <w:fldChar w:fldCharType="separate"/>
          </w:r>
          <w:r w:rsidR="004D1124">
            <w:rPr>
              <w:noProof/>
            </w:rPr>
            <w:t>(CAELUM, 2018)</w:t>
          </w:r>
          <w:r>
            <w:fldChar w:fldCharType="end"/>
          </w:r>
        </w:sdtContent>
      </w:sdt>
      <w:r w:rsidR="00E71EB8">
        <w:t xml:space="preserve">. </w:t>
      </w:r>
      <w:r w:rsidR="00322554" w:rsidRPr="00322554">
        <w:t xml:space="preserve"> </w:t>
      </w:r>
    </w:p>
    <w:p w14:paraId="55343CAB" w14:textId="77777777" w:rsidR="00322554" w:rsidRDefault="00322554" w:rsidP="00952162">
      <w:pPr>
        <w:pStyle w:val="Fontes"/>
      </w:pPr>
    </w:p>
    <w:p w14:paraId="406D7DA5" w14:textId="4FD2055C" w:rsidR="00322554" w:rsidRDefault="00322554" w:rsidP="00952162">
      <w:pPr>
        <w:pStyle w:val="Legenda"/>
        <w:keepNext/>
      </w:pPr>
      <w:bookmarkStart w:id="319" w:name="_Ref527043688"/>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23</w:t>
      </w:r>
      <w:r w:rsidR="00691107">
        <w:rPr>
          <w:noProof/>
        </w:rPr>
        <w:fldChar w:fldCharType="end"/>
      </w:r>
      <w:bookmarkEnd w:id="319"/>
      <w:r>
        <w:t xml:space="preserve"> - </w:t>
      </w:r>
      <w:r w:rsidRPr="00CB6BC3">
        <w:t>CSS contido no arquivo estilos.css</w:t>
      </w:r>
    </w:p>
    <w:p w14:paraId="6CDF3B24" w14:textId="77777777" w:rsidR="00322554" w:rsidRDefault="00322554" w:rsidP="00952162">
      <w:pPr>
        <w:pStyle w:val="Fontes"/>
      </w:pPr>
      <w:r>
        <w:rPr>
          <w:noProof/>
        </w:rPr>
        <w:drawing>
          <wp:inline distT="0" distB="0" distL="0" distR="0" wp14:anchorId="75C1C31B" wp14:editId="2566C69D">
            <wp:extent cx="2665146" cy="787400"/>
            <wp:effectExtent l="133350" t="114300" r="154305" b="16510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3392" cy="7927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ECB3FD" w14:textId="511B5794" w:rsidR="00322554" w:rsidRDefault="00322554" w:rsidP="00322554">
      <w:pPr>
        <w:pStyle w:val="Fontes"/>
      </w:pPr>
      <w:r>
        <w:t>Fonte: CAELUM, 2018</w:t>
      </w:r>
      <w:r w:rsidR="00237DB9">
        <w:t>, p.23</w:t>
      </w:r>
      <w:r>
        <w:t>.</w:t>
      </w:r>
    </w:p>
    <w:p w14:paraId="47617724" w14:textId="4D9406D4" w:rsidR="00322554" w:rsidRDefault="00322554" w:rsidP="00952162">
      <w:pPr>
        <w:pStyle w:val="Fontes"/>
      </w:pPr>
    </w:p>
    <w:p w14:paraId="42D6D2B3" w14:textId="647FBC7E" w:rsidR="00CB211B" w:rsidRDefault="001B67AB">
      <w:r>
        <w:t>A única diferença é que p</w:t>
      </w:r>
      <w:r w:rsidR="00CB211B">
        <w:t>ara utilizar</w:t>
      </w:r>
      <w:r w:rsidR="000451C9">
        <w:t xml:space="preserve"> a estilização contida</w:t>
      </w:r>
      <w:r w:rsidR="00CB211B">
        <w:t xml:space="preserve"> </w:t>
      </w:r>
      <w:r w:rsidR="000451C9">
        <w:t>n</w:t>
      </w:r>
      <w:r w:rsidR="00CB211B">
        <w:t>o arquivo CSS no</w:t>
      </w:r>
      <w:r w:rsidR="000451C9">
        <w:t xml:space="preserve"> documento</w:t>
      </w:r>
      <w:r w:rsidR="00CB211B">
        <w:t xml:space="preserve"> HTML</w:t>
      </w:r>
      <w:r w:rsidR="000451C9">
        <w:t xml:space="preserve"> d</w:t>
      </w:r>
      <w:r w:rsidR="00CB211B">
        <w:t xml:space="preserve">eve-se utilizar no código HTML uma </w:t>
      </w:r>
      <w:proofErr w:type="spellStart"/>
      <w:r w:rsidR="00CB211B" w:rsidRPr="00952162">
        <w:rPr>
          <w:i/>
        </w:rPr>
        <w:t>tag</w:t>
      </w:r>
      <w:proofErr w:type="spellEnd"/>
      <w:ins w:id="320" w:author="Ryan Lemos" w:date="2018-10-18T23:48:00Z">
        <w:r w:rsidR="005F248C">
          <w:rPr>
            <w:i/>
          </w:rPr>
          <w:t xml:space="preserve"> </w:t>
        </w:r>
        <w:r w:rsidR="005F248C">
          <w:t>chamada</w:t>
        </w:r>
      </w:ins>
      <w:del w:id="321" w:author="Ryan Lemos" w:date="2018-10-18T23:48:00Z">
        <w:r w:rsidR="00CB211B" w:rsidDel="005F248C">
          <w:delText xml:space="preserve"> </w:delText>
        </w:r>
      </w:del>
      <w:ins w:id="322" w:author="Ryan Lemos" w:date="2018-10-18T23:48:00Z">
        <w:r w:rsidR="005F248C">
          <w:t xml:space="preserve"> </w:t>
        </w:r>
      </w:ins>
      <w:r w:rsidR="000451C9">
        <w:t>‘</w:t>
      </w:r>
      <w:r w:rsidR="00CB211B" w:rsidRPr="00952162">
        <w:rPr>
          <w:i/>
        </w:rPr>
        <w:t>link</w:t>
      </w:r>
      <w:r w:rsidR="000451C9" w:rsidRPr="00952162">
        <w:t>’</w:t>
      </w:r>
      <w:r w:rsidR="000451C9">
        <w:t xml:space="preserve"> </w:t>
      </w:r>
      <w:sdt>
        <w:sdtPr>
          <w:id w:val="17512905"/>
          <w:citation/>
        </w:sdtPr>
        <w:sdtEndPr/>
        <w:sdtContent>
          <w:r w:rsidR="000451C9">
            <w:fldChar w:fldCharType="begin"/>
          </w:r>
          <w:r w:rsidR="000451C9">
            <w:instrText xml:space="preserve"> CITATION Cae18 \l 1046 </w:instrText>
          </w:r>
          <w:r w:rsidR="000451C9">
            <w:fldChar w:fldCharType="separate"/>
          </w:r>
          <w:r w:rsidR="004D1124">
            <w:rPr>
              <w:noProof/>
            </w:rPr>
            <w:t>(CAELUM, 2018)</w:t>
          </w:r>
          <w:r w:rsidR="000451C9">
            <w:fldChar w:fldCharType="end"/>
          </w:r>
        </w:sdtContent>
      </w:sdt>
      <w:r w:rsidR="000451C9">
        <w:t xml:space="preserve">. A </w:t>
      </w:r>
      <w:proofErr w:type="spellStart"/>
      <w:r w:rsidR="000451C9" w:rsidRPr="00952162">
        <w:rPr>
          <w:i/>
        </w:rPr>
        <w:t>tag</w:t>
      </w:r>
      <w:proofErr w:type="spellEnd"/>
      <w:r w:rsidR="000451C9">
        <w:t xml:space="preserve"> </w:t>
      </w:r>
      <w:ins w:id="323" w:author="Ryan Lemos" w:date="2018-10-18T23:48:00Z">
        <w:r w:rsidR="005F248C">
          <w:t>‘</w:t>
        </w:r>
      </w:ins>
      <w:r w:rsidR="000451C9" w:rsidRPr="00952162">
        <w:rPr>
          <w:i/>
        </w:rPr>
        <w:t>link</w:t>
      </w:r>
      <w:ins w:id="324" w:author="Ryan Lemos" w:date="2018-10-18T23:48:00Z">
        <w:r w:rsidR="005F248C">
          <w:rPr>
            <w:i/>
          </w:rPr>
          <w:t>’</w:t>
        </w:r>
      </w:ins>
      <w:r w:rsidR="00CB211B">
        <w:t xml:space="preserve"> é responsável por carregar e possibilitar o uso dos estilos</w:t>
      </w:r>
      <w:r w:rsidR="000451C9">
        <w:t xml:space="preserve"> a partir de</w:t>
      </w:r>
      <w:r w:rsidR="00CB211B">
        <w:t xml:space="preserve"> um arquivo externo</w:t>
      </w:r>
      <w:r w:rsidR="000451C9">
        <w:t xml:space="preserve"> </w:t>
      </w:r>
      <w:sdt>
        <w:sdtPr>
          <w:id w:val="496006527"/>
          <w:citation/>
        </w:sdtPr>
        <w:sdtEndPr/>
        <w:sdtContent>
          <w:r w:rsidR="000451C9">
            <w:fldChar w:fldCharType="begin"/>
          </w:r>
          <w:r w:rsidR="000451C9">
            <w:instrText xml:space="preserve"> CITATION Cae18 \l 1046 </w:instrText>
          </w:r>
          <w:r w:rsidR="000451C9">
            <w:fldChar w:fldCharType="separate"/>
          </w:r>
          <w:r w:rsidR="004D1124">
            <w:rPr>
              <w:noProof/>
            </w:rPr>
            <w:t>(CAELUM, 2018)</w:t>
          </w:r>
          <w:r w:rsidR="000451C9">
            <w:fldChar w:fldCharType="end"/>
          </w:r>
        </w:sdtContent>
      </w:sdt>
      <w:r w:rsidR="00CB211B">
        <w:t xml:space="preserve">. Para indicar a localização do arquivo CSS, deve-se utilizar um atributo da </w:t>
      </w:r>
      <w:proofErr w:type="spellStart"/>
      <w:r w:rsidR="00CB211B" w:rsidRPr="00952162">
        <w:rPr>
          <w:i/>
        </w:rPr>
        <w:t>tag</w:t>
      </w:r>
      <w:proofErr w:type="spellEnd"/>
      <w:r w:rsidR="00CB211B">
        <w:t xml:space="preserve"> </w:t>
      </w:r>
      <w:ins w:id="325" w:author="Ryan Lemos" w:date="2018-10-18T23:48:00Z">
        <w:r w:rsidR="005F248C">
          <w:t>‘</w:t>
        </w:r>
      </w:ins>
      <w:r w:rsidR="00CB211B" w:rsidRPr="00952162">
        <w:rPr>
          <w:i/>
        </w:rPr>
        <w:t>link</w:t>
      </w:r>
      <w:ins w:id="326" w:author="Ryan Lemos" w:date="2018-10-18T23:48:00Z">
        <w:r w:rsidR="005F248C">
          <w:rPr>
            <w:i/>
          </w:rPr>
          <w:t>’</w:t>
        </w:r>
      </w:ins>
      <w:r w:rsidR="00CB211B">
        <w:rPr>
          <w:i/>
        </w:rPr>
        <w:t xml:space="preserve"> </w:t>
      </w:r>
      <w:r w:rsidR="00CB211B">
        <w:t xml:space="preserve">chamado </w:t>
      </w:r>
      <w:ins w:id="327" w:author="Ryan Lemos" w:date="2018-10-18T23:48:00Z">
        <w:r w:rsidR="005F248C">
          <w:t>‘</w:t>
        </w:r>
      </w:ins>
      <w:proofErr w:type="spellStart"/>
      <w:r w:rsidR="00CB211B">
        <w:t>href</w:t>
      </w:r>
      <w:proofErr w:type="spellEnd"/>
      <w:ins w:id="328" w:author="Ryan Lemos" w:date="2018-10-18T23:48:00Z">
        <w:r w:rsidR="005F248C">
          <w:t>’</w:t>
        </w:r>
      </w:ins>
      <w:r w:rsidR="00CB211B">
        <w:t>, e nesse atributo</w:t>
      </w:r>
      <w:r w:rsidR="000451C9">
        <w:t xml:space="preserve"> </w:t>
      </w:r>
      <w:r w:rsidR="00CB211B">
        <w:t xml:space="preserve">indicar o caminho até o arquivo de </w:t>
      </w:r>
      <w:r w:rsidR="00CB211B">
        <w:lastRenderedPageBreak/>
        <w:t xml:space="preserve">estilos, conforme demonstrado na </w:t>
      </w:r>
      <w:r w:rsidR="00CB211B">
        <w:fldChar w:fldCharType="begin"/>
      </w:r>
      <w:r w:rsidR="00CB211B">
        <w:instrText xml:space="preserve"> REF _Ref526690737 \h </w:instrText>
      </w:r>
      <w:r w:rsidR="00CB211B">
        <w:fldChar w:fldCharType="separate"/>
      </w:r>
      <w:r w:rsidR="005555D4">
        <w:t xml:space="preserve">figura </w:t>
      </w:r>
      <w:r w:rsidR="005555D4">
        <w:rPr>
          <w:noProof/>
        </w:rPr>
        <w:t>24</w:t>
      </w:r>
      <w:r w:rsidR="00CB211B">
        <w:fldChar w:fldCharType="end"/>
      </w:r>
      <w:r w:rsidR="000451C9">
        <w:t xml:space="preserve"> </w:t>
      </w:r>
      <w:sdt>
        <w:sdtPr>
          <w:id w:val="-1532255730"/>
          <w:citation/>
        </w:sdtPr>
        <w:sdtEndPr/>
        <w:sdtContent>
          <w:r w:rsidR="000451C9">
            <w:fldChar w:fldCharType="begin"/>
          </w:r>
          <w:r w:rsidR="000451C9">
            <w:instrText xml:space="preserve"> CITATION Cae18 \l 1046 </w:instrText>
          </w:r>
          <w:r w:rsidR="000451C9">
            <w:fldChar w:fldCharType="separate"/>
          </w:r>
          <w:r w:rsidR="004D1124">
            <w:rPr>
              <w:noProof/>
            </w:rPr>
            <w:t>(CAELUM, 2018)</w:t>
          </w:r>
          <w:r w:rsidR="000451C9">
            <w:fldChar w:fldCharType="end"/>
          </w:r>
        </w:sdtContent>
      </w:sdt>
      <w:r w:rsidR="00CB211B">
        <w:t>. O estilo criado</w:t>
      </w:r>
      <w:r>
        <w:t xml:space="preserve"> na </w:t>
      </w:r>
      <w:r>
        <w:fldChar w:fldCharType="begin"/>
      </w:r>
      <w:r>
        <w:instrText xml:space="preserve"> REF _Ref527043688 \h </w:instrText>
      </w:r>
      <w:r>
        <w:fldChar w:fldCharType="separate"/>
      </w:r>
      <w:r>
        <w:t xml:space="preserve">figura </w:t>
      </w:r>
      <w:r>
        <w:rPr>
          <w:noProof/>
        </w:rPr>
        <w:t>23</w:t>
      </w:r>
      <w:r>
        <w:fldChar w:fldCharType="end"/>
      </w:r>
      <w:r w:rsidR="00CB211B">
        <w:t xml:space="preserve"> é utilizado na </w:t>
      </w:r>
      <w:proofErr w:type="spellStart"/>
      <w:r w:rsidR="00CB211B" w:rsidRPr="00952162">
        <w:rPr>
          <w:i/>
        </w:rPr>
        <w:t>tag</w:t>
      </w:r>
      <w:proofErr w:type="spellEnd"/>
      <w:r w:rsidR="00CB211B">
        <w:t xml:space="preserve"> &lt;p&gt; do documento HTML</w:t>
      </w:r>
      <w:r>
        <w:t xml:space="preserve"> da </w:t>
      </w:r>
      <w:r>
        <w:fldChar w:fldCharType="begin"/>
      </w:r>
      <w:r>
        <w:instrText xml:space="preserve"> REF _Ref526690737 \h </w:instrText>
      </w:r>
      <w:r>
        <w:fldChar w:fldCharType="separate"/>
      </w:r>
      <w:r>
        <w:t xml:space="preserve">figura </w:t>
      </w:r>
      <w:r>
        <w:rPr>
          <w:noProof/>
        </w:rPr>
        <w:t>24</w:t>
      </w:r>
      <w:r>
        <w:fldChar w:fldCharType="end"/>
      </w:r>
      <w:r w:rsidR="00CB211B">
        <w:t>.</w:t>
      </w:r>
    </w:p>
    <w:p w14:paraId="07ABEBC4" w14:textId="77777777" w:rsidR="000451C9" w:rsidRPr="00CB211B" w:rsidRDefault="000451C9" w:rsidP="00952162"/>
    <w:p w14:paraId="1C0C0EF9" w14:textId="6903EB9E" w:rsidR="00130966" w:rsidRDefault="00130966" w:rsidP="00952162">
      <w:pPr>
        <w:pStyle w:val="Legenda"/>
        <w:keepNext/>
      </w:pPr>
      <w:bookmarkStart w:id="329" w:name="_Ref526690737"/>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24</w:t>
      </w:r>
      <w:r w:rsidR="00691107">
        <w:rPr>
          <w:noProof/>
        </w:rPr>
        <w:fldChar w:fldCharType="end"/>
      </w:r>
      <w:bookmarkEnd w:id="329"/>
      <w:r>
        <w:t xml:space="preserve"> - CSS inserido através de um arquivo externo</w:t>
      </w:r>
    </w:p>
    <w:p w14:paraId="04286D4A" w14:textId="5A40F7A7" w:rsidR="00DC4A43" w:rsidRDefault="00D46A6E" w:rsidP="00952162">
      <w:pPr>
        <w:pStyle w:val="Fontes"/>
      </w:pPr>
      <w:r>
        <w:rPr>
          <w:noProof/>
        </w:rPr>
        <w:drawing>
          <wp:inline distT="0" distB="0" distL="0" distR="0" wp14:anchorId="55410BF8" wp14:editId="320C69EB">
            <wp:extent cx="3181973" cy="2720340"/>
            <wp:effectExtent l="133350" t="114300" r="133350" b="1562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1667" cy="27628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341E7E" w14:textId="3ECDC840" w:rsidR="00130966" w:rsidRDefault="00130966" w:rsidP="00130966">
      <w:pPr>
        <w:pStyle w:val="Fontes"/>
      </w:pPr>
      <w:r>
        <w:t>Fonte: CAELUM, 2018</w:t>
      </w:r>
      <w:r w:rsidR="00237DB9">
        <w:t>, p.22</w:t>
      </w:r>
      <w:r>
        <w:t>.</w:t>
      </w:r>
    </w:p>
    <w:p w14:paraId="4E9B946A" w14:textId="77777777" w:rsidR="00130966" w:rsidRPr="00EC3457" w:rsidRDefault="00130966" w:rsidP="00952162">
      <w:pPr>
        <w:pStyle w:val="Fontes"/>
      </w:pPr>
    </w:p>
    <w:p w14:paraId="7D0B77CF" w14:textId="1CC9724E" w:rsidR="00316C86" w:rsidRDefault="00014B39" w:rsidP="00510265">
      <w:r>
        <w:t>Com o uso do CSS n</w:t>
      </w:r>
      <w:r w:rsidR="000451C9">
        <w:t>o</w:t>
      </w:r>
      <w:r>
        <w:t xml:space="preserve"> ambiente</w:t>
      </w:r>
      <w:r w:rsidR="000451C9">
        <w:t xml:space="preserve"> proposto</w:t>
      </w:r>
      <w:r>
        <w:t xml:space="preserve"> espera-se </w:t>
      </w:r>
      <w:r w:rsidR="008C56FF">
        <w:t xml:space="preserve">contemplar os usuários com páginas mais bonitas e agradáveis para que a experiencia de uso </w:t>
      </w:r>
      <w:r w:rsidR="00316C86">
        <w:t>seja a melhor possível.</w:t>
      </w:r>
    </w:p>
    <w:p w14:paraId="72C2E544" w14:textId="25BDCA6D" w:rsidR="005E32C9" w:rsidRPr="009B3841" w:rsidRDefault="008C56FF" w:rsidP="00952162">
      <w:r>
        <w:t xml:space="preserve"> </w:t>
      </w:r>
    </w:p>
    <w:p w14:paraId="1BB9821B" w14:textId="1B18AE67" w:rsidR="008D625B" w:rsidRDefault="00D61CB9" w:rsidP="00952162">
      <w:pPr>
        <w:pStyle w:val="Ttulo4"/>
      </w:pPr>
      <w:proofErr w:type="spellStart"/>
      <w:r w:rsidRPr="003635FC">
        <w:t>J</w:t>
      </w:r>
      <w:r w:rsidR="0034001E" w:rsidRPr="003635FC">
        <w:t>ava</w:t>
      </w:r>
      <w:r w:rsidRPr="003635FC">
        <w:t>S</w:t>
      </w:r>
      <w:r w:rsidR="0034001E" w:rsidRPr="003635FC">
        <w:t>cript</w:t>
      </w:r>
      <w:proofErr w:type="spellEnd"/>
    </w:p>
    <w:p w14:paraId="3529E8A5" w14:textId="77777777" w:rsidR="003C5D1B" w:rsidRDefault="003C5D1B" w:rsidP="008D625B"/>
    <w:p w14:paraId="31432747" w14:textId="46B309A3" w:rsidR="00C77717" w:rsidRDefault="00C77717" w:rsidP="008D625B">
      <w:r>
        <w:t xml:space="preserve">O </w:t>
      </w:r>
      <w:proofErr w:type="spellStart"/>
      <w:r w:rsidR="003C5D1B">
        <w:t>Java</w:t>
      </w:r>
      <w:r w:rsidR="00A95801">
        <w:t>S</w:t>
      </w:r>
      <w:r w:rsidR="003C5D1B">
        <w:t>cript</w:t>
      </w:r>
      <w:proofErr w:type="spellEnd"/>
      <w:r w:rsidR="003C5D1B">
        <w:t xml:space="preserve"> se trata de uma linguagem</w:t>
      </w:r>
      <w:r w:rsidR="00D16277">
        <w:t xml:space="preserve"> de </w:t>
      </w:r>
      <w:proofErr w:type="spellStart"/>
      <w:r w:rsidR="00D16277" w:rsidRPr="00952162">
        <w:rPr>
          <w:i/>
        </w:rPr>
        <w:t>scripting</w:t>
      </w:r>
      <w:proofErr w:type="spellEnd"/>
      <w:r w:rsidR="000451C9">
        <w:rPr>
          <w:i/>
        </w:rPr>
        <w:t xml:space="preserve"> </w:t>
      </w:r>
      <w:sdt>
        <w:sdtPr>
          <w:id w:val="-247809347"/>
          <w:citation/>
        </w:sdtPr>
        <w:sdtEndPr/>
        <w:sdtContent>
          <w:r w:rsidR="000451C9">
            <w:fldChar w:fldCharType="begin"/>
          </w:r>
          <w:r w:rsidR="000451C9">
            <w:instrText xml:space="preserve"> CITATION Cae18 \l 1046 </w:instrText>
          </w:r>
          <w:r w:rsidR="000451C9">
            <w:fldChar w:fldCharType="separate"/>
          </w:r>
          <w:r w:rsidR="004D1124">
            <w:rPr>
              <w:noProof/>
            </w:rPr>
            <w:t>(CAELUM, 2018)</w:t>
          </w:r>
          <w:r w:rsidR="000451C9">
            <w:fldChar w:fldCharType="end"/>
          </w:r>
        </w:sdtContent>
      </w:sdt>
      <w:r w:rsidR="00D16277">
        <w:t>. Que tem por</w:t>
      </w:r>
      <w:r w:rsidR="004E2699">
        <w:t xml:space="preserve"> característica ser uma linguagem</w:t>
      </w:r>
      <w:r w:rsidR="00D16277">
        <w:t xml:space="preserve"> </w:t>
      </w:r>
      <w:r w:rsidR="003C5D1B">
        <w:t>interpretada</w:t>
      </w:r>
      <w:r w:rsidR="004E2699">
        <w:t>, ou seja, não depende de compilação</w:t>
      </w:r>
      <w:r w:rsidR="003C5F5F">
        <w:t xml:space="preserve"> para sua execução</w:t>
      </w:r>
      <w:r w:rsidR="009944BA">
        <w:t xml:space="preserve"> </w:t>
      </w:r>
      <w:sdt>
        <w:sdtPr>
          <w:id w:val="-86848898"/>
          <w:citation/>
        </w:sdtPr>
        <w:sdtEndPr/>
        <w:sdtContent>
          <w:r w:rsidR="009944BA">
            <w:fldChar w:fldCharType="begin"/>
          </w:r>
          <w:r w:rsidR="009944BA">
            <w:instrText xml:space="preserve"> CITATION Cae18 \l 1046 </w:instrText>
          </w:r>
          <w:r w:rsidR="009944BA">
            <w:fldChar w:fldCharType="separate"/>
          </w:r>
          <w:r w:rsidR="004D1124">
            <w:rPr>
              <w:noProof/>
            </w:rPr>
            <w:t>(CAELUM, 2018)</w:t>
          </w:r>
          <w:r w:rsidR="009944BA">
            <w:fldChar w:fldCharType="end"/>
          </w:r>
        </w:sdtContent>
      </w:sdt>
      <w:r w:rsidR="009944BA">
        <w:t>.</w:t>
      </w:r>
      <w:r>
        <w:t xml:space="preserve"> </w:t>
      </w:r>
      <w:r w:rsidR="009944BA">
        <w:t>A</w:t>
      </w:r>
      <w:r w:rsidR="00642378">
        <w:t>lém</w:t>
      </w:r>
      <w:r>
        <w:t xml:space="preserve"> disso se trata de uma linguagem </w:t>
      </w:r>
      <w:r w:rsidR="00642378">
        <w:t>d</w:t>
      </w:r>
      <w:r>
        <w:t>e</w:t>
      </w:r>
      <w:r w:rsidR="00642378">
        <w:t xml:space="preserve"> tipagem </w:t>
      </w:r>
      <w:del w:id="330" w:author="Ryan Lemos" w:date="2018-10-18T22:33:00Z">
        <w:r w:rsidR="00642378" w:rsidDel="003C6B27">
          <w:delText>fraca</w:delText>
        </w:r>
      </w:del>
      <w:ins w:id="331" w:author="Ryan Lemos" w:date="2018-10-18T22:33:00Z">
        <w:r w:rsidR="003C6B27">
          <w:t>dinâmica</w:t>
        </w:r>
      </w:ins>
      <w:r w:rsidR="00642378">
        <w:t>,</w:t>
      </w:r>
      <w:r w:rsidR="009944BA">
        <w:t xml:space="preserve"> ou seja, </w:t>
      </w:r>
      <w:r w:rsidR="00642378">
        <w:t xml:space="preserve">as variáveis não estão diretamente ligadas a somente um tipo, como por exemplo </w:t>
      </w:r>
      <w:proofErr w:type="spellStart"/>
      <w:r w:rsidR="00642378">
        <w:t>int</w:t>
      </w:r>
      <w:proofErr w:type="spellEnd"/>
      <w:r w:rsidR="00642378">
        <w:t xml:space="preserve">, </w:t>
      </w:r>
      <w:proofErr w:type="spellStart"/>
      <w:r w:rsidR="00642378" w:rsidRPr="00952162">
        <w:rPr>
          <w:i/>
        </w:rPr>
        <w:t>double</w:t>
      </w:r>
      <w:proofErr w:type="spellEnd"/>
      <w:r w:rsidR="009944BA">
        <w:t xml:space="preserve">, </w:t>
      </w:r>
      <w:r>
        <w:t xml:space="preserve">mas </w:t>
      </w:r>
      <w:r w:rsidR="009944BA">
        <w:t xml:space="preserve">variam de acordo com o dado inserido na variável </w:t>
      </w:r>
      <w:sdt>
        <w:sdtPr>
          <w:id w:val="128055137"/>
          <w:citation/>
        </w:sdtPr>
        <w:sdtEndPr/>
        <w:sdtContent>
          <w:r w:rsidR="009944BA">
            <w:fldChar w:fldCharType="begin"/>
          </w:r>
          <w:r w:rsidR="009944BA">
            <w:instrText xml:space="preserve"> CITATION Cro08 \l 1046 </w:instrText>
          </w:r>
          <w:r w:rsidR="009944BA">
            <w:fldChar w:fldCharType="separate"/>
          </w:r>
          <w:r w:rsidR="004D1124">
            <w:rPr>
              <w:noProof/>
            </w:rPr>
            <w:t>(CROCKFORD, 2008)</w:t>
          </w:r>
          <w:r w:rsidR="009944BA">
            <w:fldChar w:fldCharType="end"/>
          </w:r>
        </w:sdtContent>
      </w:sdt>
      <w:r w:rsidR="003C5F5F">
        <w:t>.</w:t>
      </w:r>
      <w:r w:rsidR="003C5D1B">
        <w:t xml:space="preserve"> </w:t>
      </w:r>
    </w:p>
    <w:p w14:paraId="3629CDD4" w14:textId="231686E0" w:rsidR="00BF4602" w:rsidRDefault="00C77717" w:rsidP="008D625B">
      <w:r>
        <w:t xml:space="preserve">O </w:t>
      </w:r>
      <w:proofErr w:type="spellStart"/>
      <w:r>
        <w:t>JavaScript</w:t>
      </w:r>
      <w:proofErr w:type="spellEnd"/>
      <w:r>
        <w:t xml:space="preserve"> é c</w:t>
      </w:r>
      <w:r w:rsidR="003C5D1B">
        <w:t xml:space="preserve">omumente </w:t>
      </w:r>
      <w:del w:id="332" w:author="Ryan Lemos" w:date="2018-10-18T22:41:00Z">
        <w:r w:rsidR="003C5D1B" w:rsidDel="003C6B27">
          <w:delText>usad</w:delText>
        </w:r>
        <w:r w:rsidDel="003C6B27">
          <w:delText xml:space="preserve">o </w:delText>
        </w:r>
      </w:del>
      <w:ins w:id="333" w:author="Ryan Lemos" w:date="2018-10-18T22:41:00Z">
        <w:r w:rsidR="003C6B27">
          <w:t xml:space="preserve">utilizado </w:t>
        </w:r>
      </w:ins>
      <w:r w:rsidR="003C5D1B">
        <w:t xml:space="preserve">em </w:t>
      </w:r>
      <w:r w:rsidR="003C5D1B" w:rsidRPr="00952162">
        <w:rPr>
          <w:i/>
        </w:rPr>
        <w:t>web</w:t>
      </w:r>
      <w:r w:rsidR="003C5D1B">
        <w:t xml:space="preserve"> browsers</w:t>
      </w:r>
      <w:r w:rsidR="003C5F5F">
        <w:t xml:space="preserve">, </w:t>
      </w:r>
      <w:del w:id="334" w:author="Ryan Lemos" w:date="2018-10-18T22:44:00Z">
        <w:r w:rsidR="003C5F5F" w:rsidDel="0061287F">
          <w:delText>esses</w:delText>
        </w:r>
        <w:r w:rsidDel="0061287F">
          <w:delText xml:space="preserve"> por sua vez</w:delText>
        </w:r>
        <w:r w:rsidR="003C5F5F" w:rsidDel="0061287F">
          <w:delText xml:space="preserve"> </w:delText>
        </w:r>
      </w:del>
      <w:r w:rsidR="003C5F5F">
        <w:t xml:space="preserve">que tem o papel de interpretar o código em </w:t>
      </w:r>
      <w:proofErr w:type="spellStart"/>
      <w:r w:rsidR="003C5F5F">
        <w:t>Java</w:t>
      </w:r>
      <w:r w:rsidR="00A95801">
        <w:t>Sc</w:t>
      </w:r>
      <w:r w:rsidR="003C5F5F">
        <w:t>ript</w:t>
      </w:r>
      <w:proofErr w:type="spellEnd"/>
      <w:r w:rsidR="003C5F5F">
        <w:t xml:space="preserve"> e gerar uma saída </w:t>
      </w:r>
      <w:bookmarkStart w:id="335" w:name="_Hlk527139673"/>
      <w:sdt>
        <w:sdtPr>
          <w:id w:val="-37437844"/>
          <w:citation/>
        </w:sdtPr>
        <w:sdtEndPr/>
        <w:sdtContent>
          <w:r w:rsidR="003C5F5F">
            <w:fldChar w:fldCharType="begin"/>
          </w:r>
          <w:r w:rsidR="003C5F5F">
            <w:instrText xml:space="preserve"> CITATION Cae18 \l 1046 </w:instrText>
          </w:r>
          <w:r w:rsidR="003C5F5F">
            <w:fldChar w:fldCharType="separate"/>
          </w:r>
          <w:r w:rsidR="004D1124">
            <w:rPr>
              <w:noProof/>
            </w:rPr>
            <w:t>(CAELUM, 2018)</w:t>
          </w:r>
          <w:r w:rsidR="003C5F5F">
            <w:fldChar w:fldCharType="end"/>
          </w:r>
        </w:sdtContent>
      </w:sdt>
      <w:bookmarkEnd w:id="335"/>
      <w:r w:rsidR="00D16277">
        <w:t>.</w:t>
      </w:r>
      <w:r w:rsidR="009573AF">
        <w:t xml:space="preserve"> </w:t>
      </w:r>
      <w:r>
        <w:t xml:space="preserve">O </w:t>
      </w:r>
      <w:r w:rsidR="009573AF">
        <w:t>intuito</w:t>
      </w:r>
      <w:r>
        <w:t xml:space="preserve"> da linguagem</w:t>
      </w:r>
      <w:r w:rsidR="009573AF">
        <w:t xml:space="preserve"> é prover dinamicidade aos conteúdos</w:t>
      </w:r>
      <w:r>
        <w:t>,</w:t>
      </w:r>
      <w:r w:rsidR="009573AF">
        <w:t xml:space="preserve"> </w:t>
      </w:r>
      <w:r w:rsidR="00ED455B">
        <w:t xml:space="preserve">uma vez que o HTML e o CSS </w:t>
      </w:r>
      <w:r w:rsidR="0073374B">
        <w:t>provêm</w:t>
      </w:r>
      <w:r w:rsidR="00ED455B">
        <w:t xml:space="preserve"> conteúdo estático </w:t>
      </w:r>
      <w:r w:rsidR="00EC07D0">
        <w:t>a um documento web</w:t>
      </w:r>
      <w:r w:rsidR="000451C9">
        <w:t xml:space="preserve"> </w:t>
      </w:r>
      <w:sdt>
        <w:sdtPr>
          <w:id w:val="-1055473438"/>
          <w:citation/>
        </w:sdtPr>
        <w:sdtEndPr/>
        <w:sdtContent>
          <w:r w:rsidR="000451C9">
            <w:fldChar w:fldCharType="begin"/>
          </w:r>
          <w:r w:rsidR="000451C9">
            <w:instrText xml:space="preserve"> CITATION Cae18 \l 1046 </w:instrText>
          </w:r>
          <w:r w:rsidR="000451C9">
            <w:fldChar w:fldCharType="separate"/>
          </w:r>
          <w:r w:rsidR="004D1124">
            <w:rPr>
              <w:noProof/>
            </w:rPr>
            <w:t>(CAELUM, 2018)</w:t>
          </w:r>
          <w:r w:rsidR="000451C9">
            <w:fldChar w:fldCharType="end"/>
          </w:r>
        </w:sdtContent>
      </w:sdt>
      <w:r w:rsidR="00B9770A">
        <w:t>.</w:t>
      </w:r>
      <w:r w:rsidR="000C31AC">
        <w:t xml:space="preserve"> Para se utilizar o </w:t>
      </w:r>
      <w:proofErr w:type="spellStart"/>
      <w:r w:rsidR="000C31AC">
        <w:t>JavaScript</w:t>
      </w:r>
      <w:proofErr w:type="spellEnd"/>
      <w:r w:rsidR="000C31AC">
        <w:t xml:space="preserve"> em páginas HTML é necessário que se </w:t>
      </w:r>
      <w:r w:rsidR="004D40BE">
        <w:t xml:space="preserve">faça uso de uma </w:t>
      </w:r>
      <w:proofErr w:type="spellStart"/>
      <w:r w:rsidR="004D40BE" w:rsidRPr="00952162">
        <w:rPr>
          <w:i/>
        </w:rPr>
        <w:t>tag</w:t>
      </w:r>
      <w:proofErr w:type="spellEnd"/>
      <w:r w:rsidR="004D40BE">
        <w:t xml:space="preserve"> específica chamada script</w:t>
      </w:r>
      <w:r w:rsidR="0017466D">
        <w:t xml:space="preserve"> conforme </w:t>
      </w:r>
      <w:r w:rsidR="0017466D">
        <w:lastRenderedPageBreak/>
        <w:t xml:space="preserve">descrito na </w:t>
      </w:r>
      <w:r w:rsidR="000451C9">
        <w:fldChar w:fldCharType="begin"/>
      </w:r>
      <w:r w:rsidR="000451C9">
        <w:instrText xml:space="preserve"> REF _Ref527139744 \h </w:instrText>
      </w:r>
      <w:r w:rsidR="000451C9">
        <w:fldChar w:fldCharType="separate"/>
      </w:r>
      <w:r w:rsidR="000451C9">
        <w:t xml:space="preserve">Figura </w:t>
      </w:r>
      <w:r w:rsidR="000451C9">
        <w:rPr>
          <w:noProof/>
        </w:rPr>
        <w:t>25</w:t>
      </w:r>
      <w:r w:rsidR="000451C9">
        <w:fldChar w:fldCharType="end"/>
      </w:r>
      <w:r w:rsidR="000451C9">
        <w:t xml:space="preserve"> </w:t>
      </w:r>
      <w:r w:rsidR="0017466D">
        <w:t>e na</w:t>
      </w:r>
      <w:r w:rsidR="000451C9">
        <w:t xml:space="preserve"> </w:t>
      </w:r>
      <w:r w:rsidR="000451C9">
        <w:fldChar w:fldCharType="begin"/>
      </w:r>
      <w:r w:rsidR="000451C9">
        <w:instrText xml:space="preserve"> REF _Ref526686696 \h </w:instrText>
      </w:r>
      <w:r w:rsidR="000451C9">
        <w:fldChar w:fldCharType="separate"/>
      </w:r>
      <w:r w:rsidR="000451C9">
        <w:t xml:space="preserve">Figura </w:t>
      </w:r>
      <w:r w:rsidR="000451C9">
        <w:rPr>
          <w:noProof/>
        </w:rPr>
        <w:t>26</w:t>
      </w:r>
      <w:r w:rsidR="000451C9">
        <w:fldChar w:fldCharType="end"/>
      </w:r>
      <w:r w:rsidR="00996E8B">
        <w:t>. É possível</w:t>
      </w:r>
      <w:r>
        <w:t xml:space="preserve"> ainda</w:t>
      </w:r>
      <w:r w:rsidR="00996E8B">
        <w:t xml:space="preserve"> escrever os scripts de duas maneiras</w:t>
      </w:r>
      <w:r w:rsidR="00CB211B">
        <w:t>. A primeira delas é inserindo o script d</w:t>
      </w:r>
      <w:r w:rsidR="00996E8B">
        <w:t xml:space="preserve">iretamente na página HTML </w:t>
      </w:r>
      <w:r w:rsidR="00256B38">
        <w:t>(</w:t>
      </w:r>
      <w:r w:rsidR="000451C9">
        <w:fldChar w:fldCharType="begin"/>
      </w:r>
      <w:r w:rsidR="000451C9">
        <w:instrText xml:space="preserve"> REF _Ref527139744 \h </w:instrText>
      </w:r>
      <w:r w:rsidR="000451C9">
        <w:fldChar w:fldCharType="separate"/>
      </w:r>
      <w:r w:rsidR="000451C9">
        <w:t xml:space="preserve">Figura </w:t>
      </w:r>
      <w:r w:rsidR="000451C9">
        <w:rPr>
          <w:noProof/>
        </w:rPr>
        <w:t>25</w:t>
      </w:r>
      <w:r w:rsidR="000451C9">
        <w:fldChar w:fldCharType="end"/>
      </w:r>
      <w:r w:rsidR="00256B38">
        <w:t>)</w:t>
      </w:r>
      <w:r w:rsidR="00CB211B">
        <w:t>.</w:t>
      </w:r>
      <w:r w:rsidR="00256B38">
        <w:t xml:space="preserve"> </w:t>
      </w:r>
    </w:p>
    <w:p w14:paraId="27473568" w14:textId="77777777" w:rsidR="00C8070A" w:rsidRDefault="00C8070A" w:rsidP="008D625B"/>
    <w:p w14:paraId="7A84FB3D" w14:textId="43739F9A" w:rsidR="00BC5765" w:rsidRDefault="00BC5765" w:rsidP="00952162">
      <w:pPr>
        <w:pStyle w:val="Legenda"/>
        <w:keepNext/>
      </w:pPr>
      <w:bookmarkStart w:id="336" w:name="_Ref527139744"/>
      <w:bookmarkStart w:id="337" w:name="_Ref526686669"/>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25</w:t>
      </w:r>
      <w:r w:rsidR="00691107">
        <w:rPr>
          <w:noProof/>
        </w:rPr>
        <w:fldChar w:fldCharType="end"/>
      </w:r>
      <w:bookmarkEnd w:id="336"/>
      <w:r>
        <w:t xml:space="preserve"> - Exemplo de uso do </w:t>
      </w:r>
      <w:r w:rsidR="00A95801">
        <w:rPr>
          <w:noProof/>
        </w:rPr>
        <w:t>JavaScript</w:t>
      </w:r>
      <w:r w:rsidR="00A95801">
        <w:t xml:space="preserve"> </w:t>
      </w:r>
      <w:r>
        <w:t>diretamente no HTML</w:t>
      </w:r>
      <w:bookmarkEnd w:id="337"/>
    </w:p>
    <w:p w14:paraId="621F8B52" w14:textId="1E03275D" w:rsidR="008D625B" w:rsidRDefault="00BF4602" w:rsidP="00952162">
      <w:pPr>
        <w:pStyle w:val="Fontes"/>
      </w:pPr>
      <w:r>
        <w:rPr>
          <w:noProof/>
        </w:rPr>
        <w:drawing>
          <wp:inline distT="0" distB="0" distL="0" distR="0" wp14:anchorId="62D2E0DA" wp14:editId="70C8BAE6">
            <wp:extent cx="2034540" cy="662196"/>
            <wp:effectExtent l="0" t="0" r="381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3089" cy="677998"/>
                    </a:xfrm>
                    <a:prstGeom prst="rect">
                      <a:avLst/>
                    </a:prstGeom>
                  </pic:spPr>
                </pic:pic>
              </a:graphicData>
            </a:graphic>
          </wp:inline>
        </w:drawing>
      </w:r>
    </w:p>
    <w:p w14:paraId="06C1A018" w14:textId="0289881C" w:rsidR="00BC5765" w:rsidRDefault="00C8070A" w:rsidP="00A131B7">
      <w:pPr>
        <w:pStyle w:val="Fontes"/>
      </w:pPr>
      <w:r>
        <w:t>Fonte: PRÓPRIA</w:t>
      </w:r>
      <w:r w:rsidR="00BB25A9">
        <w:t xml:space="preserve">, utilizando o </w:t>
      </w:r>
      <w:proofErr w:type="spellStart"/>
      <w:r w:rsidR="00BB25A9">
        <w:t>SublimeText</w:t>
      </w:r>
      <w:proofErr w:type="spellEnd"/>
      <w:r w:rsidR="00BB25A9">
        <w:t xml:space="preserve"> 4</w:t>
      </w:r>
      <w:r>
        <w:t>.</w:t>
      </w:r>
    </w:p>
    <w:p w14:paraId="321F8D84" w14:textId="77777777" w:rsidR="00CB211B" w:rsidRDefault="00CB211B" w:rsidP="00A131B7">
      <w:pPr>
        <w:pStyle w:val="Fontes"/>
      </w:pPr>
    </w:p>
    <w:p w14:paraId="316BADDE" w14:textId="5D8599EA" w:rsidR="00CB211B" w:rsidRDefault="00C77717" w:rsidP="00CB211B">
      <w:r>
        <w:t>A o</w:t>
      </w:r>
      <w:r w:rsidR="00CB211B">
        <w:t xml:space="preserve">utra maneira de se utilizar o </w:t>
      </w:r>
      <w:proofErr w:type="spellStart"/>
      <w:r w:rsidR="00CB211B">
        <w:t>JavaScript</w:t>
      </w:r>
      <w:proofErr w:type="spellEnd"/>
      <w:r w:rsidR="00CB211B">
        <w:t xml:space="preserve"> em páginas HTML é escrevendo o script em um arquivo separado e </w:t>
      </w:r>
      <w:del w:id="338" w:author="Ryan Lemos" w:date="2018-10-18T22:34:00Z">
        <w:r w:rsidR="00CB211B" w:rsidDel="003C6B27">
          <w:delText xml:space="preserve">só </w:delText>
        </w:r>
      </w:del>
      <w:r w:rsidR="00CB211B">
        <w:t>anexá-lo ao documento HTML como visto na</w:t>
      </w:r>
      <w:r w:rsidR="00B65AD2">
        <w:t xml:space="preserve"> </w:t>
      </w:r>
      <w:r w:rsidR="00B65AD2">
        <w:fldChar w:fldCharType="begin"/>
      </w:r>
      <w:r w:rsidR="00B65AD2">
        <w:instrText xml:space="preserve"> REF _Ref526686696 \h </w:instrText>
      </w:r>
      <w:r w:rsidR="00B65AD2">
        <w:fldChar w:fldCharType="separate"/>
      </w:r>
      <w:r w:rsidR="00B65AD2">
        <w:t xml:space="preserve">Figura </w:t>
      </w:r>
      <w:r w:rsidR="00B65AD2">
        <w:rPr>
          <w:noProof/>
        </w:rPr>
        <w:t>26</w:t>
      </w:r>
      <w:r w:rsidR="00B65AD2">
        <w:fldChar w:fldCharType="end"/>
      </w:r>
      <w:r w:rsidR="00CB211B">
        <w:t xml:space="preserve">. Acredita-se que assim possa separar melhor HTML de </w:t>
      </w:r>
      <w:proofErr w:type="spellStart"/>
      <w:r w:rsidR="00CB211B">
        <w:t>JavaScript</w:t>
      </w:r>
      <w:proofErr w:type="spellEnd"/>
      <w:r w:rsidR="00CB211B">
        <w:t xml:space="preserve"> e deixando mais coesa a leitura de um documento HTML</w:t>
      </w:r>
      <w:r w:rsidR="00E71EB8">
        <w:t xml:space="preserve"> </w:t>
      </w:r>
      <w:sdt>
        <w:sdtPr>
          <w:id w:val="-2051218921"/>
          <w:citation/>
        </w:sdtPr>
        <w:sdtEndPr/>
        <w:sdtContent>
          <w:r w:rsidR="00E71EB8">
            <w:fldChar w:fldCharType="begin"/>
          </w:r>
          <w:r w:rsidR="00E71EB8">
            <w:instrText xml:space="preserve"> CITATION Cae18 \l 1046 </w:instrText>
          </w:r>
          <w:r w:rsidR="00E71EB8">
            <w:fldChar w:fldCharType="separate"/>
          </w:r>
          <w:r w:rsidR="004D1124">
            <w:rPr>
              <w:noProof/>
            </w:rPr>
            <w:t>(CAELUM, 2018)</w:t>
          </w:r>
          <w:r w:rsidR="00E71EB8">
            <w:fldChar w:fldCharType="end"/>
          </w:r>
        </w:sdtContent>
      </w:sdt>
      <w:r w:rsidR="00CB211B">
        <w:t xml:space="preserve">. Porém em algumas ocasiões é necessário </w:t>
      </w:r>
      <w:r w:rsidR="00E71EB8">
        <w:t xml:space="preserve">inserir </w:t>
      </w:r>
      <w:r>
        <w:t xml:space="preserve">o script </w:t>
      </w:r>
      <w:r w:rsidR="00E71EB8">
        <w:t>diretamente no documento HTML.</w:t>
      </w:r>
      <w:r w:rsidR="00CB211B" w:rsidRPr="007B7613">
        <w:t xml:space="preserve"> </w:t>
      </w:r>
    </w:p>
    <w:p w14:paraId="3F83A6BD" w14:textId="77777777" w:rsidR="00A131B7" w:rsidRDefault="00A131B7" w:rsidP="00952162">
      <w:pPr>
        <w:pStyle w:val="Fontes"/>
      </w:pPr>
    </w:p>
    <w:p w14:paraId="5045CE3B" w14:textId="16722B6B" w:rsidR="00C8070A" w:rsidRDefault="00C8070A" w:rsidP="00952162">
      <w:pPr>
        <w:pStyle w:val="Legenda"/>
        <w:keepNext/>
      </w:pPr>
      <w:bookmarkStart w:id="339" w:name="_Ref526686696"/>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26</w:t>
      </w:r>
      <w:r w:rsidR="00691107">
        <w:rPr>
          <w:noProof/>
        </w:rPr>
        <w:fldChar w:fldCharType="end"/>
      </w:r>
      <w:bookmarkEnd w:id="339"/>
      <w:r>
        <w:t xml:space="preserve"> - Exemplo de</w:t>
      </w:r>
      <w:r>
        <w:rPr>
          <w:noProof/>
        </w:rPr>
        <w:t xml:space="preserve"> uso do JavaScript por meio de um arquivo externo</w:t>
      </w:r>
    </w:p>
    <w:p w14:paraId="0733FF8A" w14:textId="1A8145E0" w:rsidR="003C5D1B" w:rsidRDefault="00BC5765" w:rsidP="00952162">
      <w:pPr>
        <w:pStyle w:val="Fontes"/>
      </w:pPr>
      <w:r>
        <w:rPr>
          <w:noProof/>
        </w:rPr>
        <w:drawing>
          <wp:inline distT="0" distB="0" distL="0" distR="0" wp14:anchorId="5C386FA0" wp14:editId="7C1F2F94">
            <wp:extent cx="2407920" cy="32581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89267" cy="336821"/>
                    </a:xfrm>
                    <a:prstGeom prst="rect">
                      <a:avLst/>
                    </a:prstGeom>
                  </pic:spPr>
                </pic:pic>
              </a:graphicData>
            </a:graphic>
          </wp:inline>
        </w:drawing>
      </w:r>
    </w:p>
    <w:p w14:paraId="169DBA2D" w14:textId="71374687" w:rsidR="00A131B7" w:rsidRDefault="00A131B7" w:rsidP="00A131B7">
      <w:pPr>
        <w:pStyle w:val="Fontes"/>
      </w:pPr>
      <w:r>
        <w:t>Fonte: PRÓPRIA</w:t>
      </w:r>
      <w:r w:rsidR="00BB25A9">
        <w:t xml:space="preserve">, utilizando o </w:t>
      </w:r>
      <w:proofErr w:type="spellStart"/>
      <w:r w:rsidR="00BB25A9">
        <w:t>SublimeText</w:t>
      </w:r>
      <w:proofErr w:type="spellEnd"/>
      <w:r w:rsidR="00BB25A9">
        <w:t xml:space="preserve"> 4</w:t>
      </w:r>
      <w:r>
        <w:t>.</w:t>
      </w:r>
    </w:p>
    <w:p w14:paraId="7A3110A5" w14:textId="77777777" w:rsidR="00CB211B" w:rsidRDefault="00CB211B" w:rsidP="00A131B7">
      <w:pPr>
        <w:pStyle w:val="Fontes"/>
      </w:pPr>
    </w:p>
    <w:p w14:paraId="42ED81C4" w14:textId="60F3C3BF" w:rsidR="00CB211B" w:rsidRDefault="00CB211B" w:rsidP="00952162">
      <w:r>
        <w:t xml:space="preserve">Portanto, visando alcançar dinamicidade nos documentos HTML, optou-se pela utilização do </w:t>
      </w:r>
      <w:proofErr w:type="spellStart"/>
      <w:r>
        <w:t>JavaScript</w:t>
      </w:r>
      <w:proofErr w:type="spellEnd"/>
      <w:r w:rsidR="00B65AD2">
        <w:t>.</w:t>
      </w:r>
      <w:r>
        <w:t xml:space="preserve"> </w:t>
      </w:r>
      <w:r w:rsidR="00B65AD2">
        <w:t>Pensa</w:t>
      </w:r>
      <w:r>
        <w:t xml:space="preserve">-se que assim a experiência final do usuário com o sistema possa ser </w:t>
      </w:r>
      <w:r w:rsidR="00B65AD2">
        <w:t>mais dinâmica</w:t>
      </w:r>
      <w:r>
        <w:t>.</w:t>
      </w:r>
    </w:p>
    <w:p w14:paraId="75804702" w14:textId="77777777" w:rsidR="00A95801" w:rsidRPr="008D625B" w:rsidRDefault="00A95801"/>
    <w:p w14:paraId="23B39EEC" w14:textId="6DD75C3F" w:rsidR="00D61CB9" w:rsidRDefault="003E72DF" w:rsidP="00D61CB9">
      <w:pPr>
        <w:pStyle w:val="Ttulo4"/>
      </w:pPr>
      <w:r w:rsidRPr="00952162">
        <w:rPr>
          <w:i/>
        </w:rPr>
        <w:t xml:space="preserve">Hypertext </w:t>
      </w:r>
      <w:proofErr w:type="spellStart"/>
      <w:r w:rsidRPr="00952162">
        <w:rPr>
          <w:i/>
        </w:rPr>
        <w:t>Pre</w:t>
      </w:r>
      <w:r w:rsidR="00B47F12" w:rsidRPr="00952162">
        <w:rPr>
          <w:i/>
        </w:rPr>
        <w:t>P</w:t>
      </w:r>
      <w:r w:rsidRPr="00952162">
        <w:rPr>
          <w:i/>
        </w:rPr>
        <w:t>rocessor</w:t>
      </w:r>
      <w:proofErr w:type="spellEnd"/>
      <w:r w:rsidRPr="003E72DF">
        <w:t xml:space="preserve"> </w:t>
      </w:r>
      <w:r w:rsidR="00B47F12">
        <w:t>(</w:t>
      </w:r>
      <w:r w:rsidR="00D61CB9" w:rsidRPr="003635FC">
        <w:t>PHP</w:t>
      </w:r>
      <w:r w:rsidR="00B47F12">
        <w:t>)</w:t>
      </w:r>
    </w:p>
    <w:p w14:paraId="239B5D88" w14:textId="1A5FE78D" w:rsidR="008D625B" w:rsidRDefault="008D625B" w:rsidP="008D625B"/>
    <w:p w14:paraId="6C42C817" w14:textId="516A5FA3" w:rsidR="008D625B" w:rsidRDefault="005A0BA5" w:rsidP="008D625B">
      <w:r>
        <w:t>O</w:t>
      </w:r>
      <w:r w:rsidR="00B47F12">
        <w:t xml:space="preserve"> </w:t>
      </w:r>
      <w:r w:rsidR="00B47F12" w:rsidRPr="00FC0021">
        <w:rPr>
          <w:i/>
        </w:rPr>
        <w:t>Hypertext</w:t>
      </w:r>
      <w:r w:rsidR="00B47F12" w:rsidRPr="003E72DF">
        <w:t xml:space="preserve"> </w:t>
      </w:r>
      <w:proofErr w:type="spellStart"/>
      <w:r w:rsidR="00B47F12" w:rsidRPr="00FC0021">
        <w:rPr>
          <w:i/>
        </w:rPr>
        <w:t>PreProcessor</w:t>
      </w:r>
      <w:proofErr w:type="spellEnd"/>
      <w:r w:rsidR="00B47F12">
        <w:rPr>
          <w:i/>
        </w:rPr>
        <w:t xml:space="preserve"> </w:t>
      </w:r>
      <w:r w:rsidR="00B47F12">
        <w:t>(</w:t>
      </w:r>
      <w:r>
        <w:t>PHP</w:t>
      </w:r>
      <w:r w:rsidR="00B47F12">
        <w:t>)</w:t>
      </w:r>
      <w:r>
        <w:t xml:space="preserve"> é uma linguagem de </w:t>
      </w:r>
      <w:r w:rsidR="00B47F12">
        <w:t>script</w:t>
      </w:r>
      <w:r>
        <w:t xml:space="preserve"> usada</w:t>
      </w:r>
      <w:r w:rsidR="00B47F12">
        <w:t xml:space="preserve"> principalmente</w:t>
      </w:r>
      <w:r>
        <w:t xml:space="preserve"> no contexto web</w:t>
      </w:r>
      <w:r w:rsidR="00C77717">
        <w:t xml:space="preserve"> para</w:t>
      </w:r>
      <w:r w:rsidR="00B47F12">
        <w:t xml:space="preserve"> fazer</w:t>
      </w:r>
      <w:r w:rsidR="00C77717">
        <w:t xml:space="preserve"> </w:t>
      </w:r>
      <w:del w:id="340" w:author="Ryan Lemos" w:date="2018-10-18T22:34:00Z">
        <w:r w:rsidR="00C77717" w:rsidDel="003C6B27">
          <w:delText>principalmente</w:delText>
        </w:r>
        <w:r w:rsidR="00B47F12" w:rsidDel="003C6B27">
          <w:delText xml:space="preserve"> </w:delText>
        </w:r>
      </w:del>
      <w:r w:rsidR="00B47F12">
        <w:t>a manipulação de páginas HTML</w:t>
      </w:r>
      <w:r w:rsidR="00C77717">
        <w:t xml:space="preserve"> </w:t>
      </w:r>
      <w:sdt>
        <w:sdtPr>
          <w:id w:val="1897385383"/>
          <w:citation/>
        </w:sdtPr>
        <w:sdtEndPr/>
        <w:sdtContent>
          <w:r w:rsidR="00C77717">
            <w:fldChar w:fldCharType="begin"/>
          </w:r>
          <w:r w:rsidR="00C77717">
            <w:instrText xml:space="preserve">CITATION Oqu18 \l 1046 </w:instrText>
          </w:r>
          <w:r w:rsidR="00C77717">
            <w:fldChar w:fldCharType="separate"/>
          </w:r>
          <w:r w:rsidR="004D1124">
            <w:rPr>
              <w:noProof/>
            </w:rPr>
            <w:t>(PHP, 2018)</w:t>
          </w:r>
          <w:r w:rsidR="00C77717">
            <w:fldChar w:fldCharType="end"/>
          </w:r>
        </w:sdtContent>
      </w:sdt>
      <w:r w:rsidR="00B674FC">
        <w:t>.</w:t>
      </w:r>
      <w:r w:rsidR="00B47F12">
        <w:t xml:space="preserve"> Para seu uso é necessário a abertura e fechamento de uma </w:t>
      </w:r>
      <w:proofErr w:type="spellStart"/>
      <w:r w:rsidR="00B47F12" w:rsidRPr="00FC0021">
        <w:rPr>
          <w:i/>
        </w:rPr>
        <w:t>tag</w:t>
      </w:r>
      <w:proofErr w:type="spellEnd"/>
      <w:r w:rsidR="00B47F12">
        <w:t xml:space="preserve"> PHP conforme descrito n</w:t>
      </w:r>
      <w:r w:rsidR="00B674FC">
        <w:t>a</w:t>
      </w:r>
      <w:r w:rsidR="009113A0">
        <w:t xml:space="preserve"> </w:t>
      </w:r>
      <w:r w:rsidR="009113A0">
        <w:fldChar w:fldCharType="begin"/>
      </w:r>
      <w:r w:rsidR="009113A0">
        <w:instrText xml:space="preserve"> REF _Ref526523847 \h </w:instrText>
      </w:r>
      <w:r w:rsidR="009113A0">
        <w:fldChar w:fldCharType="separate"/>
      </w:r>
      <w:r w:rsidR="005555D4">
        <w:t xml:space="preserve">figura </w:t>
      </w:r>
      <w:r w:rsidR="005555D4">
        <w:rPr>
          <w:noProof/>
        </w:rPr>
        <w:t>27</w:t>
      </w:r>
      <w:r w:rsidR="009113A0">
        <w:fldChar w:fldCharType="end"/>
      </w:r>
      <w:r w:rsidR="00B674FC">
        <w:t>.</w:t>
      </w:r>
    </w:p>
    <w:p w14:paraId="1A482FC7" w14:textId="77777777" w:rsidR="00B674FC" w:rsidRDefault="00B674FC" w:rsidP="008D625B"/>
    <w:p w14:paraId="04770FDB" w14:textId="7E2F37E6" w:rsidR="009113A0" w:rsidRDefault="009113A0" w:rsidP="00FC0021">
      <w:pPr>
        <w:pStyle w:val="Legenda"/>
        <w:keepNext/>
      </w:pPr>
      <w:bookmarkStart w:id="341" w:name="_Ref526523847"/>
      <w:r>
        <w:lastRenderedPageBreak/>
        <w:t xml:space="preserve">Figura </w:t>
      </w:r>
      <w:r w:rsidR="009B3841">
        <w:rPr>
          <w:noProof/>
        </w:rPr>
        <w:fldChar w:fldCharType="begin"/>
      </w:r>
      <w:r w:rsidR="009B3841">
        <w:rPr>
          <w:noProof/>
        </w:rPr>
        <w:instrText xml:space="preserve"> SEQ Figura \* ARABIC </w:instrText>
      </w:r>
      <w:r w:rsidR="009B3841">
        <w:rPr>
          <w:noProof/>
        </w:rPr>
        <w:fldChar w:fldCharType="separate"/>
      </w:r>
      <w:r w:rsidR="000337A3">
        <w:rPr>
          <w:noProof/>
        </w:rPr>
        <w:t>27</w:t>
      </w:r>
      <w:r w:rsidR="009B3841">
        <w:rPr>
          <w:noProof/>
        </w:rPr>
        <w:fldChar w:fldCharType="end"/>
      </w:r>
      <w:bookmarkEnd w:id="341"/>
      <w:r>
        <w:t xml:space="preserve"> - </w:t>
      </w:r>
      <w:r w:rsidRPr="007D2BD9">
        <w:t>Exemplo de código PHP em página HTML</w:t>
      </w:r>
    </w:p>
    <w:p w14:paraId="77A35700" w14:textId="185F7936" w:rsidR="00B47F12" w:rsidRDefault="00B47F12" w:rsidP="00952162">
      <w:pPr>
        <w:pStyle w:val="Fontes"/>
      </w:pPr>
      <w:r>
        <w:rPr>
          <w:noProof/>
        </w:rPr>
        <w:drawing>
          <wp:inline distT="0" distB="0" distL="0" distR="0" wp14:anchorId="0A47AB06" wp14:editId="70745AF7">
            <wp:extent cx="5082540" cy="1653345"/>
            <wp:effectExtent l="133350" t="114300" r="118110" b="1568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0422" cy="1701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B9C258" w14:textId="3C4083B7" w:rsidR="00B674FC" w:rsidRDefault="00B674FC" w:rsidP="00B674FC">
      <w:pPr>
        <w:pStyle w:val="Fontes"/>
      </w:pPr>
      <w:r>
        <w:t>Fonte: PHP, 2018</w:t>
      </w:r>
      <w:r w:rsidR="00BB25A9">
        <w:t>, p.1</w:t>
      </w:r>
      <w:r>
        <w:t>.</w:t>
      </w:r>
    </w:p>
    <w:p w14:paraId="6103A85B" w14:textId="77777777" w:rsidR="00B674FC" w:rsidRDefault="00B674FC" w:rsidP="00FC0021">
      <w:pPr>
        <w:pStyle w:val="Fontes"/>
      </w:pPr>
    </w:p>
    <w:p w14:paraId="2D3D9F17" w14:textId="7F4637F6" w:rsidR="00B674FC" w:rsidRDefault="00FE711F" w:rsidP="008D625B">
      <w:r>
        <w:t xml:space="preserve">O PHP </w:t>
      </w:r>
      <w:r w:rsidR="00C77717">
        <w:t xml:space="preserve">tem por característica ser </w:t>
      </w:r>
      <w:r>
        <w:t>uma linguagem</w:t>
      </w:r>
      <w:r w:rsidR="0078399D">
        <w:t xml:space="preserve"> interpretada</w:t>
      </w:r>
      <w:r>
        <w:t xml:space="preserve"> </w:t>
      </w:r>
      <w:r w:rsidRPr="00FC0021">
        <w:rPr>
          <w:i/>
        </w:rPr>
        <w:t>Server-</w:t>
      </w:r>
      <w:proofErr w:type="spellStart"/>
      <w:r w:rsidRPr="00FC0021">
        <w:rPr>
          <w:i/>
        </w:rPr>
        <w:t>Side</w:t>
      </w:r>
      <w:proofErr w:type="spellEnd"/>
      <w:r w:rsidR="00C77717">
        <w:t>, ou seja,</w:t>
      </w:r>
      <w:r>
        <w:rPr>
          <w:i/>
        </w:rPr>
        <w:t xml:space="preserve"> </w:t>
      </w:r>
      <w:r>
        <w:t>executada no lado do servidor</w:t>
      </w:r>
      <w:r w:rsidR="0045512D">
        <w:t xml:space="preserve"> </w:t>
      </w:r>
      <w:sdt>
        <w:sdtPr>
          <w:id w:val="-1410068631"/>
          <w:citation/>
        </w:sdtPr>
        <w:sdtEndPr/>
        <w:sdtContent>
          <w:r w:rsidR="0045512D">
            <w:fldChar w:fldCharType="begin"/>
          </w:r>
          <w:r w:rsidR="0045512D">
            <w:instrText xml:space="preserve"> CITATION Skl16 \l 1046 </w:instrText>
          </w:r>
          <w:r w:rsidR="0045512D">
            <w:fldChar w:fldCharType="separate"/>
          </w:r>
          <w:r w:rsidR="004D1124">
            <w:rPr>
              <w:noProof/>
            </w:rPr>
            <w:t>(SKLAR, 2016)</w:t>
          </w:r>
          <w:r w:rsidR="0045512D">
            <w:fldChar w:fldCharType="end"/>
          </w:r>
        </w:sdtContent>
      </w:sdt>
      <w:r w:rsidR="0045512D">
        <w:t xml:space="preserve">. </w:t>
      </w:r>
      <w:r w:rsidR="00C77717">
        <w:t>Assim</w:t>
      </w:r>
      <w:r w:rsidR="0045512D">
        <w:t xml:space="preserve">, uma aplicação utilizando o PHP pode ser disponibilizada para uma série de pessoas através de uma </w:t>
      </w:r>
      <w:proofErr w:type="spellStart"/>
      <w:r w:rsidR="0045512D" w:rsidRPr="00FC0021">
        <w:rPr>
          <w:rFonts w:ascii="Arial" w:hAnsi="Arial" w:cs="Arial"/>
          <w:i/>
          <w:color w:val="222222"/>
          <w:sz w:val="21"/>
          <w:szCs w:val="21"/>
          <w:shd w:val="clear" w:color="auto" w:fill="FFFFFF"/>
        </w:rPr>
        <w:t>Uniform</w:t>
      </w:r>
      <w:proofErr w:type="spellEnd"/>
      <w:r w:rsidR="0045512D" w:rsidRPr="00FC0021">
        <w:rPr>
          <w:rFonts w:ascii="Arial" w:hAnsi="Arial" w:cs="Arial"/>
          <w:i/>
          <w:color w:val="222222"/>
          <w:sz w:val="21"/>
          <w:szCs w:val="21"/>
          <w:shd w:val="clear" w:color="auto" w:fill="FFFFFF"/>
        </w:rPr>
        <w:t xml:space="preserve"> </w:t>
      </w:r>
      <w:proofErr w:type="spellStart"/>
      <w:r w:rsidR="0045512D" w:rsidRPr="00FC0021">
        <w:rPr>
          <w:rFonts w:ascii="Arial" w:hAnsi="Arial" w:cs="Arial"/>
          <w:i/>
          <w:color w:val="222222"/>
          <w:sz w:val="21"/>
          <w:szCs w:val="21"/>
          <w:shd w:val="clear" w:color="auto" w:fill="FFFFFF"/>
        </w:rPr>
        <w:t>Resource</w:t>
      </w:r>
      <w:proofErr w:type="spellEnd"/>
      <w:r w:rsidR="0045512D" w:rsidRPr="00FC0021">
        <w:rPr>
          <w:rFonts w:ascii="Arial" w:hAnsi="Arial" w:cs="Arial"/>
          <w:i/>
          <w:color w:val="222222"/>
          <w:sz w:val="21"/>
          <w:szCs w:val="21"/>
          <w:shd w:val="clear" w:color="auto" w:fill="FFFFFF"/>
        </w:rPr>
        <w:t xml:space="preserve"> </w:t>
      </w:r>
      <w:proofErr w:type="spellStart"/>
      <w:r w:rsidR="0045512D" w:rsidRPr="00FC0021">
        <w:rPr>
          <w:rFonts w:ascii="Arial" w:hAnsi="Arial" w:cs="Arial"/>
          <w:i/>
          <w:color w:val="222222"/>
          <w:sz w:val="21"/>
          <w:szCs w:val="21"/>
          <w:shd w:val="clear" w:color="auto" w:fill="FFFFFF"/>
        </w:rPr>
        <w:t>Locator</w:t>
      </w:r>
      <w:proofErr w:type="spellEnd"/>
      <w:r w:rsidR="0045512D">
        <w:t xml:space="preserve"> (URL)</w:t>
      </w:r>
      <w:r w:rsidR="00B65AD2">
        <w:t xml:space="preserve"> </w:t>
      </w:r>
      <w:sdt>
        <w:sdtPr>
          <w:id w:val="2052194677"/>
          <w:citation/>
        </w:sdtPr>
        <w:sdtEndPr/>
        <w:sdtContent>
          <w:r w:rsidR="00B65AD2">
            <w:fldChar w:fldCharType="begin"/>
          </w:r>
          <w:r w:rsidR="00B65AD2">
            <w:instrText xml:space="preserve"> CITATION Skl16 \l 1046 </w:instrText>
          </w:r>
          <w:r w:rsidR="00B65AD2">
            <w:fldChar w:fldCharType="separate"/>
          </w:r>
          <w:r w:rsidR="004D1124">
            <w:rPr>
              <w:noProof/>
            </w:rPr>
            <w:t>(SKLAR, 2016)</w:t>
          </w:r>
          <w:r w:rsidR="00B65AD2">
            <w:fldChar w:fldCharType="end"/>
          </w:r>
        </w:sdtContent>
      </w:sdt>
      <w:r w:rsidR="0045512D">
        <w:t xml:space="preserve">. </w:t>
      </w:r>
      <w:proofErr w:type="spellStart"/>
      <w:r w:rsidR="0045512D">
        <w:t>Sklar</w:t>
      </w:r>
      <w:proofErr w:type="spellEnd"/>
      <w:r w:rsidR="0045512D">
        <w:t xml:space="preserve"> </w:t>
      </w:r>
      <w:sdt>
        <w:sdtPr>
          <w:id w:val="211552879"/>
          <w:citation/>
        </w:sdtPr>
        <w:sdtEndPr/>
        <w:sdtContent>
          <w:r w:rsidR="0045512D">
            <w:fldChar w:fldCharType="begin"/>
          </w:r>
          <w:r w:rsidR="0045512D">
            <w:instrText xml:space="preserve">CITATION Skl16 \n  \t  \l 1046 </w:instrText>
          </w:r>
          <w:r w:rsidR="0045512D">
            <w:fldChar w:fldCharType="separate"/>
          </w:r>
          <w:r w:rsidR="004D1124">
            <w:rPr>
              <w:noProof/>
            </w:rPr>
            <w:t>(2016)</w:t>
          </w:r>
          <w:r w:rsidR="0045512D">
            <w:fldChar w:fldCharType="end"/>
          </w:r>
        </w:sdtContent>
      </w:sdt>
      <w:r w:rsidR="0045512D">
        <w:t xml:space="preserve"> explica que se detendo da URL o usuário faz uma solicitação ao servidor que interpreta o documento PHP e retorna o resultado HTML que é entendível pelo Browser.</w:t>
      </w:r>
      <w:r w:rsidR="00AE0892">
        <w:t xml:space="preserve"> </w:t>
      </w:r>
      <w:r w:rsidR="00C77717">
        <w:t xml:space="preserve">Os </w:t>
      </w:r>
      <w:r w:rsidR="00AE0892">
        <w:t>servidores web</w:t>
      </w:r>
      <w:r w:rsidR="00C77717">
        <w:t xml:space="preserve"> em que geralmente o PHP é utilizado são os servidores</w:t>
      </w:r>
      <w:r w:rsidR="00AE0892">
        <w:t xml:space="preserve"> Apache ou </w:t>
      </w:r>
      <w:proofErr w:type="spellStart"/>
      <w:r w:rsidR="00AE0892">
        <w:t>Ngix</w:t>
      </w:r>
      <w:proofErr w:type="spellEnd"/>
      <w:r w:rsidR="00AE0892">
        <w:t xml:space="preserve"> </w:t>
      </w:r>
      <w:sdt>
        <w:sdtPr>
          <w:id w:val="-474228306"/>
          <w:citation/>
        </w:sdtPr>
        <w:sdtEndPr/>
        <w:sdtContent>
          <w:r w:rsidR="00AE0892">
            <w:fldChar w:fldCharType="begin"/>
          </w:r>
          <w:r w:rsidR="00AE0892">
            <w:instrText xml:space="preserve"> CITATION Loc15 \l 1046 </w:instrText>
          </w:r>
          <w:r w:rsidR="00AE0892">
            <w:fldChar w:fldCharType="separate"/>
          </w:r>
          <w:r w:rsidR="004D1124">
            <w:rPr>
              <w:noProof/>
            </w:rPr>
            <w:t>(LOCKHART, 2015)</w:t>
          </w:r>
          <w:r w:rsidR="00AE0892">
            <w:fldChar w:fldCharType="end"/>
          </w:r>
        </w:sdtContent>
      </w:sdt>
      <w:r w:rsidR="00AE0892">
        <w:t>.</w:t>
      </w:r>
    </w:p>
    <w:p w14:paraId="34EFB779" w14:textId="4C20E417" w:rsidR="005A0BA5" w:rsidRDefault="00C77717" w:rsidP="008D625B">
      <w:r>
        <w:t>A linguagem a</w:t>
      </w:r>
      <w:r w:rsidR="007B2832">
        <w:t>presenta uma série de recursos e ad</w:t>
      </w:r>
      <w:r w:rsidR="009A2860">
        <w:t>itivos, como por exemplo manipulação de imagens, recursos de abstração de banco de dados, além de pacotes dos mais variados fins criados pela comunidade e que auxiliam na popularização da linguagem e seu uso para diversos fins</w:t>
      </w:r>
      <w:r w:rsidR="00B65AD2">
        <w:t xml:space="preserve"> </w:t>
      </w:r>
      <w:sdt>
        <w:sdtPr>
          <w:id w:val="290950372"/>
          <w:citation/>
        </w:sdtPr>
        <w:sdtEndPr/>
        <w:sdtContent>
          <w:r w:rsidR="00B65AD2">
            <w:fldChar w:fldCharType="begin"/>
          </w:r>
          <w:r w:rsidR="00B65AD2">
            <w:instrText xml:space="preserve"> CITATION Skl16 \l 1046 </w:instrText>
          </w:r>
          <w:r w:rsidR="00B65AD2">
            <w:fldChar w:fldCharType="separate"/>
          </w:r>
          <w:r w:rsidR="004D1124">
            <w:rPr>
              <w:noProof/>
            </w:rPr>
            <w:t>(SKLAR, 2016)</w:t>
          </w:r>
          <w:r w:rsidR="00B65AD2">
            <w:fldChar w:fldCharType="end"/>
          </w:r>
        </w:sdtContent>
      </w:sdt>
      <w:r w:rsidR="009A2860">
        <w:t>.</w:t>
      </w:r>
    </w:p>
    <w:p w14:paraId="457E1761" w14:textId="295B2A61" w:rsidR="00B65AD2" w:rsidRDefault="00B65AD2" w:rsidP="008D625B">
      <w:r>
        <w:t xml:space="preserve">A utilização do PHP neste trabalho se dará por meio do </w:t>
      </w:r>
      <w:r w:rsidRPr="00952162">
        <w:rPr>
          <w:i/>
        </w:rPr>
        <w:t>Framework</w:t>
      </w:r>
      <w:r>
        <w:t xml:space="preserve"> </w:t>
      </w:r>
      <w:proofErr w:type="spellStart"/>
      <w:r>
        <w:t>Laravel</w:t>
      </w:r>
      <w:proofErr w:type="spellEnd"/>
      <w:r>
        <w:t xml:space="preserve"> que será discutido na seção seguinte. </w:t>
      </w:r>
    </w:p>
    <w:p w14:paraId="3AF0BDF1" w14:textId="77777777" w:rsidR="00755810" w:rsidRPr="008D625B" w:rsidRDefault="00755810" w:rsidP="008D625B"/>
    <w:p w14:paraId="3CE4823A" w14:textId="052673B3" w:rsidR="00D61CB9" w:rsidRDefault="00B9427B" w:rsidP="00D61CB9">
      <w:pPr>
        <w:pStyle w:val="Ttulo4"/>
      </w:pPr>
      <w:bookmarkStart w:id="342" w:name="_Ref526533823"/>
      <w:r w:rsidRPr="00952162">
        <w:rPr>
          <w:i/>
        </w:rPr>
        <w:t>Framework</w:t>
      </w:r>
      <w:r>
        <w:t xml:space="preserve"> </w:t>
      </w:r>
      <w:proofErr w:type="spellStart"/>
      <w:r w:rsidR="00D61CB9" w:rsidRPr="003635FC">
        <w:t>Laravel</w:t>
      </w:r>
      <w:bookmarkEnd w:id="342"/>
      <w:proofErr w:type="spellEnd"/>
    </w:p>
    <w:p w14:paraId="61360765" w14:textId="77777777" w:rsidR="00AB636C" w:rsidRPr="00AB636C" w:rsidRDefault="00AB636C" w:rsidP="005A2D83"/>
    <w:p w14:paraId="58B51793" w14:textId="393B7752" w:rsidR="00FF3822" w:rsidRDefault="007715AD" w:rsidP="00FF3822">
      <w:r>
        <w:t xml:space="preserve">O </w:t>
      </w:r>
      <w:proofErr w:type="spellStart"/>
      <w:r>
        <w:t>Laravel</w:t>
      </w:r>
      <w:proofErr w:type="spellEnd"/>
      <w:r>
        <w:t xml:space="preserve"> é um </w:t>
      </w:r>
      <w:r w:rsidRPr="00952162">
        <w:rPr>
          <w:i/>
        </w:rPr>
        <w:t>Framework</w:t>
      </w:r>
      <w:r w:rsidR="00C77717">
        <w:rPr>
          <w:i/>
        </w:rPr>
        <w:t xml:space="preserve"> </w:t>
      </w:r>
      <w:r w:rsidR="00C77717">
        <w:t xml:space="preserve">baseado na estratégia de desenvolvimento </w:t>
      </w:r>
      <w:proofErr w:type="spellStart"/>
      <w:r w:rsidR="00C77717" w:rsidRPr="009B4F8A">
        <w:rPr>
          <w:i/>
        </w:rPr>
        <w:t>Model</w:t>
      </w:r>
      <w:proofErr w:type="spellEnd"/>
      <w:r w:rsidR="00C77717">
        <w:t xml:space="preserve">, </w:t>
      </w:r>
      <w:proofErr w:type="spellStart"/>
      <w:r w:rsidR="00C77717" w:rsidRPr="009B4F8A">
        <w:rPr>
          <w:i/>
        </w:rPr>
        <w:t>View</w:t>
      </w:r>
      <w:proofErr w:type="spellEnd"/>
      <w:r w:rsidR="00C77717">
        <w:t xml:space="preserve"> e </w:t>
      </w:r>
      <w:proofErr w:type="spellStart"/>
      <w:r w:rsidR="00C77717" w:rsidRPr="009B4F8A">
        <w:rPr>
          <w:i/>
        </w:rPr>
        <w:t>Controller</w:t>
      </w:r>
      <w:proofErr w:type="spellEnd"/>
      <w:r w:rsidR="00C77717">
        <w:rPr>
          <w:i/>
        </w:rPr>
        <w:t xml:space="preserve"> </w:t>
      </w:r>
      <w:r w:rsidR="00C77717" w:rsidRPr="003C1F7E">
        <w:t>(MVC)</w:t>
      </w:r>
      <w:r w:rsidR="00C77717">
        <w:t xml:space="preserve"> e</w:t>
      </w:r>
      <w:r w:rsidR="00D45E80">
        <w:t xml:space="preserve"> </w:t>
      </w:r>
      <w:r w:rsidR="005165A5">
        <w:t xml:space="preserve">feito </w:t>
      </w:r>
      <w:r w:rsidR="00C77717">
        <w:t xml:space="preserve">sobre </w:t>
      </w:r>
      <w:r w:rsidR="005165A5">
        <w:t>linguagem</w:t>
      </w:r>
      <w:r w:rsidR="00D45E80">
        <w:t xml:space="preserve"> </w:t>
      </w:r>
      <w:r w:rsidR="005165A5">
        <w:t>PHP</w:t>
      </w:r>
      <w:ins w:id="343" w:author="Ryan Lemos" w:date="2018-10-18T22:36:00Z">
        <w:r w:rsidR="003C6B27">
          <w:t>,</w:t>
        </w:r>
      </w:ins>
      <w:r w:rsidR="00C77717">
        <w:t xml:space="preserve"> </w:t>
      </w:r>
      <w:del w:id="344" w:author="Ryan Lemos" w:date="2018-10-18T22:36:00Z">
        <w:r w:rsidR="009146C3" w:rsidDel="003C6B27">
          <w:delText xml:space="preserve">cujo </w:delText>
        </w:r>
      </w:del>
      <w:ins w:id="345" w:author="Ryan Lemos" w:date="2018-10-18T22:36:00Z">
        <w:r w:rsidR="003C6B27">
          <w:t>que tem com</w:t>
        </w:r>
      </w:ins>
      <w:r w:rsidR="009146C3">
        <w:t>o</w:t>
      </w:r>
      <w:r w:rsidR="00306A7E">
        <w:t xml:space="preserve"> objetivo</w:t>
      </w:r>
      <w:del w:id="346" w:author="Ryan Lemos" w:date="2018-10-18T22:36:00Z">
        <w:r w:rsidR="009146C3" w:rsidDel="003C6B27">
          <w:delText xml:space="preserve"> é</w:delText>
        </w:r>
      </w:del>
      <w:r w:rsidR="00306A7E">
        <w:t xml:space="preserve"> facilitar e melhorar o processo de desenvolvimento </w:t>
      </w:r>
      <w:sdt>
        <w:sdtPr>
          <w:id w:val="-351331661"/>
          <w:citation/>
        </w:sdtPr>
        <w:sdtEndPr/>
        <w:sdtContent>
          <w:r w:rsidR="00846D02">
            <w:fldChar w:fldCharType="begin"/>
          </w:r>
          <w:r w:rsidR="00846D02">
            <w:instrText xml:space="preserve"> CITATION Sta17 \l 1046 </w:instrText>
          </w:r>
          <w:r w:rsidR="00846D02">
            <w:fldChar w:fldCharType="separate"/>
          </w:r>
          <w:r w:rsidR="004D1124">
            <w:rPr>
              <w:noProof/>
            </w:rPr>
            <w:t>(STAUFFER, 2017)</w:t>
          </w:r>
          <w:r w:rsidR="00846D02">
            <w:fldChar w:fldCharType="end"/>
          </w:r>
        </w:sdtContent>
      </w:sdt>
      <w:r w:rsidR="003C1F7E">
        <w:t>.</w:t>
      </w:r>
      <w:r w:rsidR="0026603B">
        <w:t xml:space="preserve"> </w:t>
      </w:r>
      <w:proofErr w:type="spellStart"/>
      <w:r w:rsidR="003F4E51">
        <w:t>Stauffer</w:t>
      </w:r>
      <w:proofErr w:type="spellEnd"/>
      <w:r w:rsidR="003F4E51">
        <w:t xml:space="preserve"> </w:t>
      </w:r>
      <w:sdt>
        <w:sdtPr>
          <w:id w:val="526446911"/>
          <w:citation/>
        </w:sdtPr>
        <w:sdtEndPr/>
        <w:sdtContent>
          <w:r w:rsidR="003F4E51">
            <w:fldChar w:fldCharType="begin"/>
          </w:r>
          <w:r w:rsidR="003F4E51">
            <w:instrText xml:space="preserve">CITATION Sta17 \p 22 \n  \t  \l 1046 </w:instrText>
          </w:r>
          <w:r w:rsidR="003F4E51">
            <w:fldChar w:fldCharType="separate"/>
          </w:r>
          <w:r w:rsidR="004D1124">
            <w:rPr>
              <w:noProof/>
            </w:rPr>
            <w:t>(2017, p. 22)</w:t>
          </w:r>
          <w:r w:rsidR="003F4E51">
            <w:fldChar w:fldCharType="end"/>
          </w:r>
        </w:sdtContent>
      </w:sdt>
      <w:r w:rsidR="003F4E51">
        <w:t xml:space="preserve"> apresenta o porquê da utilização de frameworks para desenvolvimento</w:t>
      </w:r>
      <w:r w:rsidR="00CB5D1D">
        <w:t xml:space="preserve"> dizendo:</w:t>
      </w:r>
    </w:p>
    <w:p w14:paraId="0CB30239" w14:textId="77777777" w:rsidR="004E2F1A" w:rsidRDefault="004E2F1A" w:rsidP="00100BD4">
      <w:pPr>
        <w:pStyle w:val="CitaoLonga"/>
      </w:pPr>
    </w:p>
    <w:p w14:paraId="66042D69" w14:textId="15AC43D5" w:rsidR="00CB5D1D" w:rsidRDefault="00CB5D1D" w:rsidP="00100BD4">
      <w:pPr>
        <w:pStyle w:val="CitaoLonga"/>
      </w:pPr>
      <w:r>
        <w:t xml:space="preserve">Frameworks como o </w:t>
      </w:r>
      <w:proofErr w:type="spellStart"/>
      <w:r>
        <w:t>Laravel</w:t>
      </w:r>
      <w:proofErr w:type="spellEnd"/>
      <w:r>
        <w:t xml:space="preserve"> – e o </w:t>
      </w:r>
      <w:proofErr w:type="spellStart"/>
      <w:r>
        <w:t>Symfony</w:t>
      </w:r>
      <w:proofErr w:type="spellEnd"/>
      <w:r>
        <w:t xml:space="preserve">, </w:t>
      </w:r>
      <w:proofErr w:type="spellStart"/>
      <w:r>
        <w:t>Sliex</w:t>
      </w:r>
      <w:proofErr w:type="spellEnd"/>
      <w:r>
        <w:t xml:space="preserve">, </w:t>
      </w:r>
      <w:proofErr w:type="spellStart"/>
      <w:r>
        <w:t>Lumen</w:t>
      </w:r>
      <w:proofErr w:type="spellEnd"/>
      <w:r>
        <w:t xml:space="preserve"> e </w:t>
      </w:r>
      <w:proofErr w:type="spellStart"/>
      <w:r>
        <w:t>Slim</w:t>
      </w:r>
      <w:proofErr w:type="spellEnd"/>
      <w:r>
        <w:t xml:space="preserve"> – </w:t>
      </w:r>
      <w:proofErr w:type="spellStart"/>
      <w:r>
        <w:t>pré</w:t>
      </w:r>
      <w:proofErr w:type="spellEnd"/>
      <w:r w:rsidR="002C512B">
        <w:t>-</w:t>
      </w:r>
      <w:r>
        <w:t>e</w:t>
      </w:r>
      <w:r w:rsidR="002C512B">
        <w:t>m</w:t>
      </w:r>
      <w:r>
        <w:t xml:space="preserve">pacotam </w:t>
      </w:r>
      <w:r w:rsidR="002C512B">
        <w:t xml:space="preserve">um conjunto de componentes de terceiros com características </w:t>
      </w:r>
      <w:r w:rsidR="00E44F8E">
        <w:t>personalizadas do framework, como arquivos de configuração, provedores de serviço, estruturas de diretório prescritas e carregadores de aplicativo</w:t>
      </w:r>
      <w:r w:rsidR="007171E7">
        <w:t xml:space="preserve">s. Logo, o benefício de usar um </w:t>
      </w:r>
      <w:r w:rsidR="007171E7">
        <w:lastRenderedPageBreak/>
        <w:t>framework em geral é o de que alguém tomou decisões por você não só sobre componentes individuas, mas também sobre como eles devem ser integrados.</w:t>
      </w:r>
      <w:r>
        <w:t xml:space="preserve"> </w:t>
      </w:r>
    </w:p>
    <w:p w14:paraId="4A50B7E9" w14:textId="77777777" w:rsidR="004E2F1A" w:rsidRDefault="004E2F1A" w:rsidP="009B4F8A">
      <w:pPr>
        <w:pStyle w:val="CitaoLonga"/>
      </w:pPr>
    </w:p>
    <w:p w14:paraId="771B3A72" w14:textId="25AB9322" w:rsidR="00316E2E" w:rsidRDefault="00642888" w:rsidP="00FF3822">
      <w:r>
        <w:t xml:space="preserve">Portanto pode-se afirmar que </w:t>
      </w:r>
      <w:r w:rsidR="00005904">
        <w:t>um</w:t>
      </w:r>
      <w:r>
        <w:t xml:space="preserve"> </w:t>
      </w:r>
      <w:r w:rsidR="00675471" w:rsidRPr="00952162">
        <w:rPr>
          <w:i/>
        </w:rPr>
        <w:t>framework</w:t>
      </w:r>
      <w:r w:rsidR="00005904">
        <w:t xml:space="preserve"> como o </w:t>
      </w:r>
      <w:proofErr w:type="spellStart"/>
      <w:r w:rsidR="00005904">
        <w:t>Laravel</w:t>
      </w:r>
      <w:proofErr w:type="spellEnd"/>
      <w:r w:rsidR="00675471">
        <w:t xml:space="preserve"> simplifica alguns processos comuns a </w:t>
      </w:r>
      <w:r w:rsidR="006E2093">
        <w:t>sistemas</w:t>
      </w:r>
      <w:r w:rsidR="00675471">
        <w:t xml:space="preserve"> (como por exemplo o processo de autenticação)</w:t>
      </w:r>
      <w:r w:rsidR="00044917">
        <w:t xml:space="preserve"> por meio de pacotes prontos</w:t>
      </w:r>
      <w:r w:rsidR="009C3DC3">
        <w:t>.</w:t>
      </w:r>
      <w:r w:rsidR="0035488A">
        <w:t xml:space="preserve"> Isso</w:t>
      </w:r>
      <w:r w:rsidR="006E2093">
        <w:t xml:space="preserve"> </w:t>
      </w:r>
      <w:r w:rsidR="0035488A">
        <w:t xml:space="preserve">faz </w:t>
      </w:r>
      <w:r w:rsidR="006E2093">
        <w:t>com que o desenvolvedor</w:t>
      </w:r>
      <w:r w:rsidR="001C4320">
        <w:t xml:space="preserve"> se concentre em processos </w:t>
      </w:r>
      <w:r w:rsidR="00132085">
        <w:t>específicos da lógica de negócio ao qual</w:t>
      </w:r>
      <w:r w:rsidR="0035488A">
        <w:t xml:space="preserve"> seu</w:t>
      </w:r>
      <w:r w:rsidR="00132085">
        <w:t xml:space="preserve"> sistema pertence</w:t>
      </w:r>
      <w:r w:rsidR="00A74A37">
        <w:t>, agilizando o desenvolvimento</w:t>
      </w:r>
      <w:r w:rsidR="00B65AD2">
        <w:t xml:space="preserve"> </w:t>
      </w:r>
      <w:sdt>
        <w:sdtPr>
          <w:id w:val="-406768389"/>
          <w:citation/>
        </w:sdtPr>
        <w:sdtEndPr/>
        <w:sdtContent>
          <w:r w:rsidR="00B65AD2">
            <w:fldChar w:fldCharType="begin"/>
          </w:r>
          <w:r w:rsidR="00B65AD2">
            <w:instrText xml:space="preserve">CITATION Sta17 \t  \l 1046 </w:instrText>
          </w:r>
          <w:r w:rsidR="00B65AD2">
            <w:fldChar w:fldCharType="separate"/>
          </w:r>
          <w:r w:rsidR="004D1124">
            <w:rPr>
              <w:noProof/>
            </w:rPr>
            <w:t>(STAUFFER, 2017)</w:t>
          </w:r>
          <w:r w:rsidR="00B65AD2">
            <w:fldChar w:fldCharType="end"/>
          </w:r>
        </w:sdtContent>
      </w:sdt>
      <w:r w:rsidR="00DD12F6">
        <w:t>.</w:t>
      </w:r>
    </w:p>
    <w:p w14:paraId="3FBF7395" w14:textId="5B106C12" w:rsidR="00AB636C" w:rsidRDefault="00940125" w:rsidP="009B4F8A">
      <w:r>
        <w:t xml:space="preserve">O </w:t>
      </w:r>
      <w:proofErr w:type="spellStart"/>
      <w:r w:rsidR="00C34F84">
        <w:t>L</w:t>
      </w:r>
      <w:r>
        <w:t>aravel</w:t>
      </w:r>
      <w:proofErr w:type="spellEnd"/>
      <w:r>
        <w:t xml:space="preserve"> </w:t>
      </w:r>
      <w:r w:rsidR="00065236">
        <w:t>demonstra</w:t>
      </w:r>
      <w:r>
        <w:t xml:space="preserve"> como </w:t>
      </w:r>
      <w:r w:rsidR="00700026">
        <w:t>valores</w:t>
      </w:r>
      <w:r>
        <w:t xml:space="preserve"> </w:t>
      </w:r>
      <w:r w:rsidR="00AF0BDE">
        <w:t>o aumento</w:t>
      </w:r>
      <w:r w:rsidR="00700026">
        <w:t xml:space="preserve"> da velocidade de desenvolvimento</w:t>
      </w:r>
      <w:r w:rsidR="00BB47FC">
        <w:t xml:space="preserve"> e a satisfação do desenvolvedor </w:t>
      </w:r>
      <w:sdt>
        <w:sdtPr>
          <w:id w:val="885538459"/>
          <w:citation/>
        </w:sdtPr>
        <w:sdtEndPr/>
        <w:sdtContent>
          <w:r w:rsidR="00BB47FC">
            <w:fldChar w:fldCharType="begin"/>
          </w:r>
          <w:r w:rsidR="00BB47FC">
            <w:instrText xml:space="preserve">CITATION Sta17 \t  \l 1046 </w:instrText>
          </w:r>
          <w:r w:rsidR="00BB47FC">
            <w:fldChar w:fldCharType="separate"/>
          </w:r>
          <w:r w:rsidR="004D1124">
            <w:rPr>
              <w:noProof/>
            </w:rPr>
            <w:t>(STAUFFER, 2017)</w:t>
          </w:r>
          <w:r w:rsidR="00BB47FC">
            <w:fldChar w:fldCharType="end"/>
          </w:r>
        </w:sdtContent>
      </w:sdt>
      <w:r w:rsidR="00BB47FC">
        <w:t xml:space="preserve">. </w:t>
      </w:r>
      <w:r w:rsidR="003B4045">
        <w:t xml:space="preserve">Para </w:t>
      </w:r>
      <w:r w:rsidR="001A795A">
        <w:t xml:space="preserve">isso </w:t>
      </w:r>
      <w:r w:rsidR="00065236">
        <w:t>dispõe de uma série de ferramentas que auxiliam em diversos processos no desenvolvimento, como por exemplo o processo de autenticação</w:t>
      </w:r>
      <w:r w:rsidR="001139FC">
        <w:t xml:space="preserve">, o envio de e-mails, </w:t>
      </w:r>
      <w:r w:rsidR="00F567E6">
        <w:t>processos de banco de dados (criação de tabelas, transações e consultas), entre outros</w:t>
      </w:r>
      <w:r w:rsidR="00976B5C">
        <w:fldChar w:fldCharType="begin"/>
      </w:r>
      <w:r w:rsidR="00976B5C">
        <w:instrText xml:space="preserve">CITATION Sta17 \t  \l 1046 </w:instrText>
      </w:r>
      <w:r w:rsidR="00976B5C">
        <w:fldChar w:fldCharType="separate"/>
      </w:r>
      <w:r w:rsidR="004D1124">
        <w:rPr>
          <w:noProof/>
        </w:rPr>
        <w:t xml:space="preserve"> (STAUFFER, 2017)</w:t>
      </w:r>
      <w:r w:rsidR="00976B5C">
        <w:fldChar w:fldCharType="end"/>
      </w:r>
      <w:r w:rsidR="00F567E6">
        <w:t>.</w:t>
      </w:r>
      <w:r w:rsidR="001139FC">
        <w:t xml:space="preserve"> </w:t>
      </w:r>
      <w:r w:rsidR="00401941">
        <w:t xml:space="preserve">Tendo em vista a quantidade de recursos disponíveis pelo </w:t>
      </w:r>
      <w:proofErr w:type="spellStart"/>
      <w:r w:rsidR="00401941">
        <w:t>Laravel</w:t>
      </w:r>
      <w:proofErr w:type="spellEnd"/>
      <w:r w:rsidR="00401941">
        <w:t>, uma comunidade que auxilia em momentos de dúvida, além do conhecimento prévio, decidiu-se pela</w:t>
      </w:r>
      <w:r w:rsidR="00B300A5">
        <w:t xml:space="preserve"> sua</w:t>
      </w:r>
      <w:r w:rsidR="00401941">
        <w:t xml:space="preserve"> utilização neste trabalho de conclus</w:t>
      </w:r>
      <w:r w:rsidR="00260075">
        <w:t>ão de curso.</w:t>
      </w:r>
    </w:p>
    <w:p w14:paraId="253AD955" w14:textId="77777777" w:rsidR="00B300A5" w:rsidRDefault="00B300A5" w:rsidP="009B4F8A"/>
    <w:p w14:paraId="2564B148" w14:textId="3D13322C" w:rsidR="00D61CB9" w:rsidRDefault="00D61CB9" w:rsidP="00D61CB9">
      <w:pPr>
        <w:pStyle w:val="Ttulo3"/>
      </w:pPr>
      <w:r w:rsidRPr="00BB49CF">
        <w:t>Sistema de Gerenciamento de Banco de Dados</w:t>
      </w:r>
      <w:r w:rsidR="00773355">
        <w:t xml:space="preserve"> (MySQL)</w:t>
      </w:r>
    </w:p>
    <w:p w14:paraId="2478845F" w14:textId="77777777" w:rsidR="00186C79" w:rsidRPr="009B3841" w:rsidRDefault="00186C79" w:rsidP="00952162"/>
    <w:p w14:paraId="20E201CB" w14:textId="1FDD153C" w:rsidR="00773355" w:rsidRDefault="00186C79" w:rsidP="00773355">
      <w:r>
        <w:t>Bancos de dados estão presentes em todos os lugares</w:t>
      </w:r>
      <w:r w:rsidR="002D6CD4">
        <w:t xml:space="preserve"> em</w:t>
      </w:r>
      <w:r w:rsidR="00087318">
        <w:t xml:space="preserve"> que se tem uso de computadores</w:t>
      </w:r>
      <w:r>
        <w:t xml:space="preserve">, desde a gestão de dados de uma </w:t>
      </w:r>
      <w:r w:rsidR="00D869E0">
        <w:t>multinacional, até numa farmácia de esquina</w:t>
      </w:r>
      <w:r w:rsidR="00087318">
        <w:t xml:space="preserve"> </w:t>
      </w:r>
      <w:customXmlDelRangeStart w:id="347" w:author="Ryan Lemos" w:date="2018-10-19T09:21:00Z"/>
      <w:sdt>
        <w:sdtPr>
          <w:id w:val="1319002983"/>
          <w:citation/>
        </w:sdtPr>
        <w:sdtEndPr/>
        <w:sdtContent>
          <w:customXmlDelRangeEnd w:id="347"/>
          <w:del w:id="348" w:author="Ryan Lemos" w:date="2018-10-19T09:21:00Z">
            <w:r w:rsidR="00087318" w:rsidDel="009E73F3">
              <w:fldChar w:fldCharType="begin"/>
            </w:r>
            <w:r w:rsidR="00087318" w:rsidDel="009E73F3">
              <w:delInstrText xml:space="preserve"> CITATION Elm11 \l 1046 </w:delInstrText>
            </w:r>
            <w:r w:rsidR="00087318" w:rsidDel="009E73F3">
              <w:fldChar w:fldCharType="separate"/>
            </w:r>
            <w:r w:rsidR="004D1124" w:rsidDel="009E73F3">
              <w:rPr>
                <w:noProof/>
              </w:rPr>
              <w:delText>(ELMASRI e NAVATHE, 2011)</w:delText>
            </w:r>
            <w:r w:rsidR="00087318" w:rsidDel="009E73F3">
              <w:fldChar w:fldCharType="end"/>
            </w:r>
          </w:del>
          <w:customXmlDelRangeStart w:id="349" w:author="Ryan Lemos" w:date="2018-10-19T09:21:00Z"/>
        </w:sdtContent>
      </w:sdt>
      <w:customXmlDelRangeEnd w:id="349"/>
      <w:ins w:id="350" w:author="Ryan Lemos" w:date="2018-10-19T09:21:00Z">
        <w:r w:rsidR="009E73F3">
          <w:rPr>
            <w:noProof/>
          </w:rPr>
          <w:t>(ELMASRI; NAVATHE, 2011)</w:t>
        </w:r>
      </w:ins>
      <w:r w:rsidR="00D869E0">
        <w:t xml:space="preserve">. </w:t>
      </w:r>
      <w:r w:rsidR="002D6CD4">
        <w:t xml:space="preserve">Mas o que de fato são bancos de dados? </w:t>
      </w:r>
      <w:proofErr w:type="spellStart"/>
      <w:r w:rsidR="001F17E4">
        <w:t>Elmasri</w:t>
      </w:r>
      <w:proofErr w:type="spellEnd"/>
      <w:r w:rsidR="001F17E4">
        <w:t xml:space="preserve"> e </w:t>
      </w:r>
      <w:proofErr w:type="spellStart"/>
      <w:r w:rsidR="001F17E4">
        <w:t>Navathe</w:t>
      </w:r>
      <w:proofErr w:type="spellEnd"/>
      <w:sdt>
        <w:sdtPr>
          <w:id w:val="417141818"/>
          <w:citation/>
        </w:sdtPr>
        <w:sdtEndPr/>
        <w:sdtContent>
          <w:r w:rsidR="001F17E4">
            <w:fldChar w:fldCharType="begin"/>
          </w:r>
          <w:r w:rsidR="001F17E4">
            <w:instrText xml:space="preserve">CITATION Elm11 \p 3 \n  \t  \l 1046 </w:instrText>
          </w:r>
          <w:r w:rsidR="001F17E4">
            <w:fldChar w:fldCharType="separate"/>
          </w:r>
          <w:r w:rsidR="004D1124">
            <w:rPr>
              <w:noProof/>
            </w:rPr>
            <w:t xml:space="preserve"> (2011, p. 3)</w:t>
          </w:r>
          <w:r w:rsidR="001F17E4">
            <w:fldChar w:fldCharType="end"/>
          </w:r>
        </w:sdtContent>
      </w:sdt>
      <w:r w:rsidR="001F17E4">
        <w:t xml:space="preserve">  definem como banco de dados “[...] uma coleção de dados relacionados”</w:t>
      </w:r>
      <w:del w:id="351" w:author="Ryan Lemos" w:date="2018-10-18T22:37:00Z">
        <w:r w:rsidR="002D6CD4" w:rsidDel="003C6B27">
          <w:delText>,</w:delText>
        </w:r>
      </w:del>
      <w:r w:rsidR="002D6CD4">
        <w:t xml:space="preserve"> </w:t>
      </w:r>
      <w:del w:id="352" w:author="Ryan Lemos" w:date="2018-10-18T22:37:00Z">
        <w:r w:rsidR="002D6CD4" w:rsidDel="003C6B27">
          <w:delText>e</w:delText>
        </w:r>
      </w:del>
      <w:r w:rsidR="002D6CD4">
        <w:t xml:space="preserve"> que  </w:t>
      </w:r>
      <w:del w:id="353" w:author="Ryan Lemos" w:date="2018-10-18T22:37:00Z">
        <w:r w:rsidR="002D6CD4" w:rsidDel="003C6B27">
          <w:delText xml:space="preserve">apresentem </w:delText>
        </w:r>
      </w:del>
      <w:ins w:id="354" w:author="Ryan Lemos" w:date="2018-10-18T22:37:00Z">
        <w:r w:rsidR="003C6B27">
          <w:t xml:space="preserve">possuem </w:t>
        </w:r>
      </w:ins>
      <w:r w:rsidR="002D6CD4">
        <w:t xml:space="preserve">as </w:t>
      </w:r>
      <w:r w:rsidR="003B73ED">
        <w:t>seguintes características</w:t>
      </w:r>
      <w:customXmlDelRangeStart w:id="355" w:author="Ryan Lemos" w:date="2018-10-19T09:21:00Z"/>
      <w:sdt>
        <w:sdtPr>
          <w:id w:val="211933487"/>
          <w:citation/>
        </w:sdtPr>
        <w:sdtEndPr/>
        <w:sdtContent>
          <w:customXmlDelRangeEnd w:id="355"/>
          <w:del w:id="356" w:author="Ryan Lemos" w:date="2018-10-19T09:21:00Z">
            <w:r w:rsidR="000930CD" w:rsidDel="005B19E3">
              <w:fldChar w:fldCharType="begin"/>
            </w:r>
            <w:r w:rsidR="000930CD" w:rsidDel="005B19E3">
              <w:delInstrText xml:space="preserve"> CITATION Elm11 \l 1046 </w:delInstrText>
            </w:r>
            <w:r w:rsidR="000930CD" w:rsidDel="005B19E3">
              <w:fldChar w:fldCharType="separate"/>
            </w:r>
            <w:r w:rsidR="004D1124" w:rsidDel="005B19E3">
              <w:rPr>
                <w:noProof/>
              </w:rPr>
              <w:delText xml:space="preserve"> (ELMASRI e NAVATHE, 2011)</w:delText>
            </w:r>
            <w:r w:rsidR="000930CD" w:rsidDel="005B19E3">
              <w:fldChar w:fldCharType="end"/>
            </w:r>
          </w:del>
          <w:customXmlDelRangeStart w:id="357" w:author="Ryan Lemos" w:date="2018-10-19T09:21:00Z"/>
        </w:sdtContent>
      </w:sdt>
      <w:customXmlDelRangeEnd w:id="357"/>
      <w:ins w:id="358" w:author="Ryan Lemos" w:date="2018-10-19T09:21:00Z">
        <w:r w:rsidR="005B19E3">
          <w:rPr>
            <w:noProof/>
          </w:rPr>
          <w:t xml:space="preserve"> (ELMASRI; NAVATHE, 2011)</w:t>
        </w:r>
      </w:ins>
      <w:r w:rsidR="000930CD">
        <w:t>:</w:t>
      </w:r>
      <w:r w:rsidR="003B73ED">
        <w:t xml:space="preserve"> </w:t>
      </w:r>
    </w:p>
    <w:p w14:paraId="0757369F" w14:textId="77777777" w:rsidR="00641546" w:rsidRDefault="00641546" w:rsidP="00773355"/>
    <w:p w14:paraId="753D632A" w14:textId="555C6059" w:rsidR="000930CD" w:rsidRDefault="000930CD" w:rsidP="000930CD">
      <w:pPr>
        <w:pStyle w:val="PargrafodaLista"/>
        <w:numPr>
          <w:ilvl w:val="0"/>
          <w:numId w:val="11"/>
        </w:numPr>
      </w:pPr>
      <w:r>
        <w:t>Apresenta</w:t>
      </w:r>
      <w:r w:rsidR="002D6CD4">
        <w:t>r</w:t>
      </w:r>
      <w:r>
        <w:t xml:space="preserve"> algum aspecto d</w:t>
      </w:r>
      <w:r w:rsidR="008256DD">
        <w:t>o</w:t>
      </w:r>
      <w:r>
        <w:t xml:space="preserve"> mundo real</w:t>
      </w:r>
      <w:r w:rsidR="008256DD">
        <w:t>;</w:t>
      </w:r>
    </w:p>
    <w:p w14:paraId="5268F098" w14:textId="6554C4CE" w:rsidR="008256DD" w:rsidRDefault="002D6CD4" w:rsidP="000930CD">
      <w:pPr>
        <w:pStyle w:val="PargrafodaLista"/>
        <w:numPr>
          <w:ilvl w:val="0"/>
          <w:numId w:val="11"/>
        </w:numPr>
      </w:pPr>
      <w:r>
        <w:t xml:space="preserve">Ser </w:t>
      </w:r>
      <w:r w:rsidR="00580CCE">
        <w:t>um conjunto de dados que apresentem algum sentindo inerente;</w:t>
      </w:r>
    </w:p>
    <w:p w14:paraId="7BF5AE4C" w14:textId="000EFB5D" w:rsidR="00580CCE" w:rsidRDefault="00AD577E" w:rsidP="000930CD">
      <w:pPr>
        <w:pStyle w:val="PargrafodaLista"/>
        <w:numPr>
          <w:ilvl w:val="0"/>
          <w:numId w:val="11"/>
        </w:numPr>
      </w:pPr>
      <w:r>
        <w:t>Projet</w:t>
      </w:r>
      <w:r w:rsidR="002D6CD4">
        <w:t>ado</w:t>
      </w:r>
      <w:r>
        <w:t>, construído e populado</w:t>
      </w:r>
      <w:r w:rsidR="00E207E4">
        <w:t xml:space="preserve"> com dados</w:t>
      </w:r>
      <w:r>
        <w:t xml:space="preserve"> </w:t>
      </w:r>
      <w:r w:rsidR="00641546">
        <w:t>com um fim em específico.</w:t>
      </w:r>
    </w:p>
    <w:p w14:paraId="5F402965" w14:textId="77777777" w:rsidR="000E1A66" w:rsidRDefault="000E1A66" w:rsidP="00641546"/>
    <w:p w14:paraId="752836C9" w14:textId="20D8E0E1" w:rsidR="00641546" w:rsidRPr="009B3841" w:rsidRDefault="000E1A66" w:rsidP="00952162">
      <w:r>
        <w:t>Conhecendo sobre o que se trata um banco de dados toma-se o conceito de Sistemas de Gerenciamento de Banco de Dados (SGBD) como “um conjunto de dados associados a um conjunto de programas</w:t>
      </w:r>
      <w:r w:rsidR="00DF2DE0">
        <w:t xml:space="preserve"> para acesso a esses dados” </w:t>
      </w:r>
      <w:sdt>
        <w:sdtPr>
          <w:id w:val="-389194241"/>
          <w:citation/>
        </w:sdtPr>
        <w:sdtEndPr/>
        <w:sdtContent>
          <w:r w:rsidR="00DF2DE0">
            <w:fldChar w:fldCharType="begin"/>
          </w:r>
          <w:r w:rsidR="00DF2DE0">
            <w:instrText xml:space="preserve"> CITATION Sil99 \l 1046 </w:instrText>
          </w:r>
          <w:r w:rsidR="00DF2DE0">
            <w:fldChar w:fldCharType="separate"/>
          </w:r>
          <w:r w:rsidR="004D1124">
            <w:rPr>
              <w:noProof/>
            </w:rPr>
            <w:t>(SILBERCHATZ, KORTH e SUDARSHAN, 1999)</w:t>
          </w:r>
          <w:r w:rsidR="00DF2DE0">
            <w:fldChar w:fldCharType="end"/>
          </w:r>
        </w:sdtContent>
      </w:sdt>
      <w:r w:rsidR="00DF2DE0">
        <w:t xml:space="preserve">. Portanto, para se gerir </w:t>
      </w:r>
      <w:r w:rsidR="00B40F34">
        <w:t xml:space="preserve">os dados que estão presentes em um banco de dados é </w:t>
      </w:r>
      <w:r w:rsidR="002D6CD4">
        <w:t xml:space="preserve">necessário </w:t>
      </w:r>
      <w:r w:rsidR="00B40F34">
        <w:t>a atuação de um SGBD.</w:t>
      </w:r>
      <w:r w:rsidR="009757F4">
        <w:t xml:space="preserve"> O SGBD que será responsável</w:t>
      </w:r>
      <w:r w:rsidR="0026109D">
        <w:t xml:space="preserve"> então</w:t>
      </w:r>
      <w:r w:rsidR="009757F4">
        <w:t xml:space="preserve"> pela </w:t>
      </w:r>
      <w:r w:rsidR="008B442D">
        <w:t xml:space="preserve">“[...] </w:t>
      </w:r>
      <w:r w:rsidR="009757F4">
        <w:lastRenderedPageBreak/>
        <w:t>definição das estruturas de armazenamento das informa</w:t>
      </w:r>
      <w:r w:rsidR="00B60970">
        <w:t>ções e a definição dos mecanismos para manipulação dessas informações.</w:t>
      </w:r>
      <w:r w:rsidR="008B442D">
        <w:t>”</w:t>
      </w:r>
      <w:sdt>
        <w:sdtPr>
          <w:id w:val="-513839067"/>
          <w:citation/>
        </w:sdtPr>
        <w:sdtEndPr/>
        <w:sdtContent>
          <w:r w:rsidR="008B442D">
            <w:fldChar w:fldCharType="begin"/>
          </w:r>
          <w:r w:rsidR="008B442D">
            <w:instrText xml:space="preserve">CITATION Sil99 \p 1 \l 1046 </w:instrText>
          </w:r>
          <w:r w:rsidR="008B442D">
            <w:fldChar w:fldCharType="separate"/>
          </w:r>
          <w:r w:rsidR="004D1124">
            <w:rPr>
              <w:noProof/>
            </w:rPr>
            <w:t xml:space="preserve"> (SILBERCHATZ, KORTH e SUDARSHAN, 1999, p. 1)</w:t>
          </w:r>
          <w:r w:rsidR="008B442D">
            <w:fldChar w:fldCharType="end"/>
          </w:r>
        </w:sdtContent>
      </w:sdt>
      <w:r w:rsidR="008B442D">
        <w:t>.</w:t>
      </w:r>
    </w:p>
    <w:p w14:paraId="3B313954" w14:textId="32A8D35A" w:rsidR="00F93875" w:rsidRDefault="004E03FA" w:rsidP="00773355">
      <w:r>
        <w:t>Dentre os SGBS, um que se destaca é o MySQL</w:t>
      </w:r>
      <w:r w:rsidR="00392697">
        <w:t xml:space="preserve"> </w:t>
      </w:r>
      <w:sdt>
        <w:sdtPr>
          <w:id w:val="1678689342"/>
          <w:citation/>
        </w:sdtPr>
        <w:sdtEndPr/>
        <w:sdtContent>
          <w:r w:rsidR="00392697">
            <w:fldChar w:fldCharType="begin"/>
          </w:r>
          <w:r w:rsidR="00392697">
            <w:instrText xml:space="preserve"> CITATION Car15 \l 1046 </w:instrText>
          </w:r>
          <w:r w:rsidR="00392697">
            <w:fldChar w:fldCharType="separate"/>
          </w:r>
          <w:r w:rsidR="004D1124">
            <w:rPr>
              <w:noProof/>
            </w:rPr>
            <w:t>(CARVALHO, 2015)</w:t>
          </w:r>
          <w:r w:rsidR="00392697">
            <w:fldChar w:fldCharType="end"/>
          </w:r>
        </w:sdtContent>
      </w:sdt>
      <w:r w:rsidR="008D3297">
        <w:t>.</w:t>
      </w:r>
      <w:r w:rsidR="00091950">
        <w:t xml:space="preserve"> </w:t>
      </w:r>
      <w:r w:rsidR="00392697">
        <w:t xml:space="preserve">O MySQL </w:t>
      </w:r>
      <w:r w:rsidR="002F6699">
        <w:t>é um SGBD gratuito</w:t>
      </w:r>
      <w:r w:rsidR="00A37067">
        <w:t xml:space="preserve"> e com base de licença </w:t>
      </w:r>
      <w:r w:rsidR="00A37067" w:rsidRPr="00952162">
        <w:rPr>
          <w:i/>
        </w:rPr>
        <w:t xml:space="preserve">open </w:t>
      </w:r>
      <w:proofErr w:type="spellStart"/>
      <w:r w:rsidR="00A37067" w:rsidRPr="00952162">
        <w:rPr>
          <w:i/>
        </w:rPr>
        <w:t>source</w:t>
      </w:r>
      <w:proofErr w:type="spellEnd"/>
      <w:r w:rsidR="002F6699">
        <w:t>, com ferramentas de desenvolvimento</w:t>
      </w:r>
      <w:r w:rsidR="00A37067">
        <w:t xml:space="preserve"> robustas e de qualidade </w:t>
      </w:r>
      <w:sdt>
        <w:sdtPr>
          <w:id w:val="-978228274"/>
          <w:citation/>
        </w:sdtPr>
        <w:sdtEndPr/>
        <w:sdtContent>
          <w:r w:rsidR="00B24BE4">
            <w:fldChar w:fldCharType="begin"/>
          </w:r>
          <w:r w:rsidR="00B24BE4">
            <w:instrText xml:space="preserve"> CITATION Car15 \l 1046 </w:instrText>
          </w:r>
          <w:r w:rsidR="00B24BE4">
            <w:fldChar w:fldCharType="separate"/>
          </w:r>
          <w:r w:rsidR="004D1124">
            <w:rPr>
              <w:noProof/>
            </w:rPr>
            <w:t>(CARVALHO, 2015)</w:t>
          </w:r>
          <w:r w:rsidR="00B24BE4">
            <w:fldChar w:fldCharType="end"/>
          </w:r>
        </w:sdtContent>
      </w:sdt>
      <w:r w:rsidR="00B24BE4">
        <w:t>.</w:t>
      </w:r>
      <w:r w:rsidR="00713453">
        <w:t xml:space="preserve"> A</w:t>
      </w:r>
      <w:r w:rsidR="00F93875">
        <w:t xml:space="preserve"> </w:t>
      </w:r>
      <w:r w:rsidR="00F93875">
        <w:fldChar w:fldCharType="begin"/>
      </w:r>
      <w:r w:rsidR="00F93875">
        <w:instrText xml:space="preserve"> REF _Ref526697739 \h </w:instrText>
      </w:r>
      <w:r w:rsidR="00F93875">
        <w:fldChar w:fldCharType="separate"/>
      </w:r>
      <w:r w:rsidR="005555D4">
        <w:t xml:space="preserve">figura </w:t>
      </w:r>
      <w:r w:rsidR="005555D4">
        <w:rPr>
          <w:noProof/>
        </w:rPr>
        <w:t>28</w:t>
      </w:r>
      <w:r w:rsidR="00F93875">
        <w:fldChar w:fldCharType="end"/>
      </w:r>
      <w:r w:rsidR="00F93875">
        <w:t xml:space="preserve"> </w:t>
      </w:r>
      <w:del w:id="359" w:author="Ryan Lemos" w:date="2018-10-18T22:40:00Z">
        <w:r w:rsidR="00F93875" w:rsidDel="003C6B27">
          <w:delText xml:space="preserve">apresenta </w:delText>
        </w:r>
      </w:del>
      <w:ins w:id="360" w:author="Ryan Lemos" w:date="2018-10-18T22:40:00Z">
        <w:r w:rsidR="003C6B27">
          <w:t xml:space="preserve">representa </w:t>
        </w:r>
      </w:ins>
      <w:r w:rsidR="00F93875">
        <w:t>um mapa mental que contém as principais características do MySQL</w:t>
      </w:r>
      <w:r w:rsidR="005C1EF3">
        <w:t>.</w:t>
      </w:r>
    </w:p>
    <w:p w14:paraId="61FF685C" w14:textId="45DFF11A" w:rsidR="00773355" w:rsidRDefault="00713453" w:rsidP="00952162">
      <w:pPr>
        <w:pStyle w:val="Fontes"/>
      </w:pPr>
      <w:r>
        <w:t xml:space="preserve"> </w:t>
      </w:r>
    </w:p>
    <w:p w14:paraId="21BC8BF3" w14:textId="58B881F6" w:rsidR="00F93875" w:rsidRDefault="00F93875" w:rsidP="00952162">
      <w:pPr>
        <w:pStyle w:val="Legenda"/>
        <w:keepNext/>
      </w:pPr>
      <w:bookmarkStart w:id="361" w:name="_Ref526697739"/>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28</w:t>
      </w:r>
      <w:r w:rsidR="00691107">
        <w:rPr>
          <w:noProof/>
        </w:rPr>
        <w:fldChar w:fldCharType="end"/>
      </w:r>
      <w:bookmarkEnd w:id="361"/>
      <w:r>
        <w:t xml:space="preserve"> - Características do MySQL</w:t>
      </w:r>
    </w:p>
    <w:p w14:paraId="4FF3E8A6" w14:textId="6A711EE9" w:rsidR="003C6E5C" w:rsidRDefault="003C6E5C" w:rsidP="00952162">
      <w:pPr>
        <w:pStyle w:val="Fontes"/>
      </w:pPr>
      <w:r>
        <w:rPr>
          <w:noProof/>
        </w:rPr>
        <w:drawing>
          <wp:inline distT="0" distB="0" distL="0" distR="0" wp14:anchorId="10F1A41E" wp14:editId="73787845">
            <wp:extent cx="4149948" cy="2590800"/>
            <wp:effectExtent l="133350" t="114300" r="155575" b="1714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4182859" cy="26113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BBB0DB" w14:textId="74B6FFB5" w:rsidR="00F93875" w:rsidRDefault="00F93875" w:rsidP="00F93875">
      <w:pPr>
        <w:pStyle w:val="Fontes"/>
      </w:pPr>
      <w:r>
        <w:t>Fonte: CARVALHO, 2015</w:t>
      </w:r>
      <w:r w:rsidR="00237DB9">
        <w:t>, p.3</w:t>
      </w:r>
      <w:r>
        <w:t>.</w:t>
      </w:r>
    </w:p>
    <w:p w14:paraId="4CD58555" w14:textId="77777777" w:rsidR="00C3517F" w:rsidRDefault="00C3517F" w:rsidP="00F93875">
      <w:pPr>
        <w:pStyle w:val="Fontes"/>
      </w:pPr>
    </w:p>
    <w:p w14:paraId="745821DC" w14:textId="40E5F9E0" w:rsidR="00C3517F" w:rsidRDefault="00D65636" w:rsidP="00952162">
      <w:r>
        <w:t>Com o MySQL é possível criar</w:t>
      </w:r>
      <w:r w:rsidR="00306B0C">
        <w:t>, editar e excluir dados através de sentenças na linguagem SQL</w:t>
      </w:r>
      <w:r>
        <w:t>.</w:t>
      </w:r>
      <w:r w:rsidR="00306B0C">
        <w:t xml:space="preserve"> Além disso como visto na </w:t>
      </w:r>
      <w:ins w:id="362" w:author="Ryan Lemos" w:date="2018-10-18T22:39:00Z">
        <w:r w:rsidR="003C6B27">
          <w:fldChar w:fldCharType="begin"/>
        </w:r>
        <w:r w:rsidR="003C6B27">
          <w:instrText xml:space="preserve"> REF _Ref526697739 \h </w:instrText>
        </w:r>
      </w:ins>
      <w:ins w:id="363" w:author="Ryan Lemos" w:date="2018-10-18T22:39:00Z">
        <w:r w:rsidR="003C6B27">
          <w:fldChar w:fldCharType="separate"/>
        </w:r>
        <w:r w:rsidR="003C6B27">
          <w:t xml:space="preserve">figura </w:t>
        </w:r>
        <w:r w:rsidR="003C6B27">
          <w:rPr>
            <w:noProof/>
          </w:rPr>
          <w:t>28</w:t>
        </w:r>
        <w:r w:rsidR="003C6B27">
          <w:fldChar w:fldCharType="end"/>
        </w:r>
      </w:ins>
      <w:del w:id="364" w:author="Ryan Lemos" w:date="2018-10-18T22:39:00Z">
        <w:r w:rsidR="00306B0C" w:rsidDel="003C6B27">
          <w:delText xml:space="preserve">figura </w:delText>
        </w:r>
        <w:r w:rsidR="00306B0C" w:rsidRPr="001B451C" w:rsidDel="003C6B27">
          <w:rPr>
            <w:highlight w:val="yellow"/>
            <w:rPrChange w:id="365" w:author="Ryan Lemos" w:date="2018-10-16T16:14:00Z">
              <w:rPr/>
            </w:rPrChange>
          </w:rPr>
          <w:delText>acima</w:delText>
        </w:r>
      </w:del>
      <w:r w:rsidR="0026109D">
        <w:t>,</w:t>
      </w:r>
      <w:r w:rsidR="00306B0C">
        <w:t xml:space="preserve"> apresenta</w:t>
      </w:r>
      <w:ins w:id="366" w:author="Ryan Lemos" w:date="2018-10-18T22:39:00Z">
        <w:r w:rsidR="003C6B27">
          <w:t xml:space="preserve"> </w:t>
        </w:r>
      </w:ins>
      <w:del w:id="367" w:author="Ryan Lemos" w:date="2018-10-18T22:39:00Z">
        <w:r w:rsidR="00306B0C" w:rsidDel="003C6B27">
          <w:delText xml:space="preserve"> algumas </w:delText>
        </w:r>
      </w:del>
      <w:r w:rsidR="00306B0C">
        <w:t xml:space="preserve">características </w:t>
      </w:r>
      <w:r w:rsidR="009969D1">
        <w:t>como possibilidade de uso de mais de um usuário, estabilidade, etc.</w:t>
      </w:r>
      <w:r w:rsidR="00306B0C">
        <w:t xml:space="preserve"> </w:t>
      </w:r>
      <w:r w:rsidR="00C3517F">
        <w:t xml:space="preserve">Diversas linguagens de programação oferecem </w:t>
      </w:r>
      <w:r w:rsidR="007140BA">
        <w:t>integração com o MySQL, e uma delas é o PHP</w:t>
      </w:r>
      <w:r w:rsidR="00BF3A66">
        <w:t xml:space="preserve"> </w:t>
      </w:r>
      <w:r w:rsidR="001A2AEE">
        <w:t>e,</w:t>
      </w:r>
      <w:r w:rsidR="00BF3A66">
        <w:t xml:space="preserve"> por conseguinte o </w:t>
      </w:r>
      <w:proofErr w:type="spellStart"/>
      <w:r w:rsidR="00BF3A66">
        <w:t>Laravel</w:t>
      </w:r>
      <w:proofErr w:type="spellEnd"/>
      <w:r w:rsidR="00B65AD2">
        <w:t xml:space="preserve"> </w:t>
      </w:r>
      <w:sdt>
        <w:sdtPr>
          <w:id w:val="-669867819"/>
          <w:citation/>
        </w:sdtPr>
        <w:sdtEndPr/>
        <w:sdtContent>
          <w:r w:rsidR="00B65AD2">
            <w:fldChar w:fldCharType="begin"/>
          </w:r>
          <w:r w:rsidR="00B65AD2">
            <w:instrText xml:space="preserve"> CITATION Sta17 \l 1046 </w:instrText>
          </w:r>
          <w:r w:rsidR="00B65AD2">
            <w:fldChar w:fldCharType="separate"/>
          </w:r>
          <w:r w:rsidR="004D1124">
            <w:rPr>
              <w:noProof/>
            </w:rPr>
            <w:t>(STAUFFER, 2017)</w:t>
          </w:r>
          <w:r w:rsidR="00B65AD2">
            <w:fldChar w:fldCharType="end"/>
          </w:r>
        </w:sdtContent>
      </w:sdt>
      <w:r w:rsidR="00BF3A66">
        <w:t xml:space="preserve">. Um dos motivos da escolha do MySQL como </w:t>
      </w:r>
      <w:r w:rsidR="001A2AEE">
        <w:t xml:space="preserve">SGBD deste trabalho foi o fato de ser </w:t>
      </w:r>
      <w:r w:rsidR="00C25861">
        <w:t xml:space="preserve">gratuito e a fácil integração com o </w:t>
      </w:r>
      <w:proofErr w:type="spellStart"/>
      <w:r w:rsidR="00C25861">
        <w:t>Laravel</w:t>
      </w:r>
      <w:proofErr w:type="spellEnd"/>
      <w:r w:rsidR="00C25861">
        <w:t>, sem se esquecer d</w:t>
      </w:r>
      <w:r w:rsidR="00624323">
        <w:t xml:space="preserve">as características que auxiliam </w:t>
      </w:r>
      <w:r w:rsidR="0026109D">
        <w:t xml:space="preserve">em </w:t>
      </w:r>
      <w:r w:rsidR="00624323">
        <w:t>qualidade</w:t>
      </w:r>
      <w:r w:rsidR="0026109D">
        <w:t xml:space="preserve"> e</w:t>
      </w:r>
      <w:r w:rsidR="00624323">
        <w:t xml:space="preserve"> que foram </w:t>
      </w:r>
      <w:del w:id="368" w:author="Ryan Lemos" w:date="2018-10-18T22:40:00Z">
        <w:r w:rsidR="00624323" w:rsidDel="003C6B27">
          <w:delText xml:space="preserve">apresentadas </w:delText>
        </w:r>
      </w:del>
      <w:ins w:id="369" w:author="Ryan Lemos" w:date="2018-10-18T22:40:00Z">
        <w:r w:rsidR="003C6B27">
          <w:t xml:space="preserve">descritas </w:t>
        </w:r>
      </w:ins>
      <w:r w:rsidR="00624323">
        <w:t xml:space="preserve">na </w:t>
      </w:r>
      <w:r w:rsidR="00624323">
        <w:fldChar w:fldCharType="begin"/>
      </w:r>
      <w:r w:rsidR="00624323">
        <w:instrText xml:space="preserve"> REF _Ref526697739 \h </w:instrText>
      </w:r>
      <w:r w:rsidR="00624323">
        <w:fldChar w:fldCharType="separate"/>
      </w:r>
      <w:r w:rsidR="0026109D">
        <w:t xml:space="preserve">Figura </w:t>
      </w:r>
      <w:r w:rsidR="0026109D">
        <w:rPr>
          <w:noProof/>
        </w:rPr>
        <w:t>28</w:t>
      </w:r>
      <w:r w:rsidR="00624323">
        <w:fldChar w:fldCharType="end"/>
      </w:r>
      <w:r w:rsidR="00624323">
        <w:t>.</w:t>
      </w:r>
    </w:p>
    <w:p w14:paraId="5AFCA823" w14:textId="77777777" w:rsidR="00F93875" w:rsidRPr="009B3841" w:rsidRDefault="00F93875" w:rsidP="00952162">
      <w:pPr>
        <w:pStyle w:val="Fontes"/>
      </w:pPr>
    </w:p>
    <w:p w14:paraId="371D1884" w14:textId="5C76FEE1" w:rsidR="009C33D3" w:rsidRDefault="009C33D3" w:rsidP="00952162">
      <w:pPr>
        <w:ind w:firstLine="0"/>
      </w:pPr>
      <w:r>
        <w:br w:type="page"/>
      </w:r>
    </w:p>
    <w:p w14:paraId="4D8072F6" w14:textId="20F48227" w:rsidR="00525649" w:rsidRDefault="004C3E78" w:rsidP="009C33D3">
      <w:pPr>
        <w:pStyle w:val="Ttulo1"/>
        <w:rPr>
          <w:ins w:id="370" w:author="Ryan Lemos" w:date="2018-10-15T07:58:00Z"/>
        </w:rPr>
      </w:pPr>
      <w:r w:rsidRPr="006A6D09">
        <w:lastRenderedPageBreak/>
        <w:t>PROCEDIMENTO</w:t>
      </w:r>
      <w:r w:rsidR="001F0260">
        <w:t>s</w:t>
      </w:r>
      <w:r w:rsidRPr="006A6D09">
        <w:t xml:space="preserve"> METODOLÓGICO</w:t>
      </w:r>
      <w:r w:rsidR="001F0260">
        <w:t>s</w:t>
      </w:r>
    </w:p>
    <w:p w14:paraId="5F31D6BA" w14:textId="1DFC7739" w:rsidR="00D36DE6" w:rsidRDefault="00D36DE6" w:rsidP="00D36DE6">
      <w:pPr>
        <w:rPr>
          <w:ins w:id="371" w:author="Ryan Lemos" w:date="2018-10-15T19:32:00Z"/>
        </w:rPr>
      </w:pPr>
    </w:p>
    <w:p w14:paraId="79769461" w14:textId="69239FB4" w:rsidR="00A6213E" w:rsidRDefault="00A6213E">
      <w:pPr>
        <w:rPr>
          <w:ins w:id="372" w:author="Ryan Lemos" w:date="2018-10-15T19:32:00Z"/>
        </w:rPr>
      </w:pPr>
      <w:ins w:id="373" w:author="Ryan Lemos" w:date="2018-10-15T19:34:00Z">
        <w:r>
          <w:t>Marconi e Lakatos</w:t>
        </w:r>
      </w:ins>
      <w:customXmlInsRangeStart w:id="374" w:author="Ryan Lemos" w:date="2018-10-15T19:34:00Z"/>
      <w:sdt>
        <w:sdtPr>
          <w:id w:val="-1568106846"/>
          <w:citation/>
        </w:sdtPr>
        <w:sdtEndPr/>
        <w:sdtContent>
          <w:customXmlInsRangeEnd w:id="374"/>
          <w:ins w:id="375" w:author="Ryan Lemos" w:date="2018-10-15T19:34:00Z">
            <w:r>
              <w:fldChar w:fldCharType="begin"/>
            </w:r>
            <w:r>
              <w:instrText xml:space="preserve">CITATION Mar03 \p 83 \n  \t  \l 1046 </w:instrText>
            </w:r>
          </w:ins>
          <w:r>
            <w:fldChar w:fldCharType="separate"/>
          </w:r>
          <w:ins w:id="376" w:author="Ryan Lemos" w:date="2018-10-15T19:34:00Z">
            <w:r>
              <w:rPr>
                <w:noProof/>
              </w:rPr>
              <w:t xml:space="preserve"> (2003, p. 83)</w:t>
            </w:r>
            <w:r>
              <w:fldChar w:fldCharType="end"/>
            </w:r>
          </w:ins>
          <w:customXmlInsRangeStart w:id="377" w:author="Ryan Lemos" w:date="2018-10-15T19:34:00Z"/>
        </w:sdtContent>
      </w:sdt>
      <w:customXmlInsRangeEnd w:id="377"/>
      <w:ins w:id="378" w:author="Ryan Lemos" w:date="2018-10-15T19:34:00Z">
        <w:r>
          <w:t xml:space="preserve"> de</w:t>
        </w:r>
      </w:ins>
      <w:ins w:id="379" w:author="Ryan Lemos" w:date="2018-10-15T19:35:00Z">
        <w:r>
          <w:t>finem método como sendo “o conjunto de atividades sistemáticas e racionais que, com maior segurança e economia, permite alcançar o objetivo</w:t>
        </w:r>
      </w:ins>
      <w:ins w:id="380" w:author="Ryan Lemos" w:date="2018-10-15T19:36:00Z">
        <w:r>
          <w:t xml:space="preserve"> [...], traçando o caminho a ser seguido, detectando erros e auxiliando as decisões do cientista”</w:t>
        </w:r>
      </w:ins>
      <w:ins w:id="381" w:author="Ryan Lemos" w:date="2018-10-15T19:37:00Z">
        <w:r>
          <w:t xml:space="preserve">. </w:t>
        </w:r>
      </w:ins>
      <w:ins w:id="382" w:author="Ryan Lemos" w:date="2018-10-15T19:40:00Z">
        <w:r>
          <w:t>Metodologia, porém,</w:t>
        </w:r>
      </w:ins>
      <w:ins w:id="383" w:author="Ryan Lemos" w:date="2018-10-15T19:39:00Z">
        <w:r>
          <w:t xml:space="preserve"> tem um significado diferente de método e pode ser entendid</w:t>
        </w:r>
      </w:ins>
      <w:ins w:id="384" w:author="Ryan Lemos" w:date="2018-10-15T19:40:00Z">
        <w:r>
          <w:t>a</w:t>
        </w:r>
      </w:ins>
      <w:ins w:id="385" w:author="Ryan Lemos" w:date="2018-10-15T19:39:00Z">
        <w:r>
          <w:t xml:space="preserve"> como “o estudo dos métod</w:t>
        </w:r>
      </w:ins>
      <w:ins w:id="386" w:author="Ryan Lemos" w:date="2018-10-15T19:40:00Z">
        <w:r>
          <w:t>os”</w:t>
        </w:r>
      </w:ins>
      <w:customXmlInsRangeStart w:id="387" w:author="Ryan Lemos" w:date="2018-10-15T19:40:00Z"/>
      <w:sdt>
        <w:sdtPr>
          <w:id w:val="520204992"/>
          <w:citation/>
        </w:sdtPr>
        <w:sdtEndPr/>
        <w:sdtContent>
          <w:customXmlInsRangeEnd w:id="387"/>
          <w:ins w:id="388" w:author="Ryan Lemos" w:date="2018-10-15T19:40:00Z">
            <w:r>
              <w:fldChar w:fldCharType="begin"/>
            </w:r>
            <w:r>
              <w:instrText xml:space="preserve">CITATION Waz09 \p 39 \l 1046 </w:instrText>
            </w:r>
          </w:ins>
          <w:r>
            <w:fldChar w:fldCharType="separate"/>
          </w:r>
          <w:ins w:id="389" w:author="Ryan Lemos" w:date="2018-10-15T19:40:00Z">
            <w:r>
              <w:rPr>
                <w:noProof/>
              </w:rPr>
              <w:t xml:space="preserve"> (WAZLAWICK, 2009, p. 39)</w:t>
            </w:r>
            <w:r>
              <w:fldChar w:fldCharType="end"/>
            </w:r>
          </w:ins>
          <w:customXmlInsRangeStart w:id="390" w:author="Ryan Lemos" w:date="2018-10-15T19:40:00Z"/>
        </w:sdtContent>
      </w:sdt>
      <w:customXmlInsRangeEnd w:id="390"/>
      <w:ins w:id="391" w:author="Ryan Lemos" w:date="2018-10-15T19:40:00Z">
        <w:r>
          <w:t>.</w:t>
        </w:r>
      </w:ins>
      <w:ins w:id="392" w:author="Ryan Lemos" w:date="2018-10-15T19:46:00Z">
        <w:r w:rsidR="00E05820">
          <w:t xml:space="preserve"> Assim</w:t>
        </w:r>
      </w:ins>
      <w:ins w:id="393" w:author="Ryan Lemos" w:date="2018-10-15T19:45:00Z">
        <w:r w:rsidR="00E05820">
          <w:t xml:space="preserve"> </w:t>
        </w:r>
        <w:proofErr w:type="spellStart"/>
        <w:r w:rsidR="00E05820">
          <w:t>Wazlawick</w:t>
        </w:r>
        <w:proofErr w:type="spellEnd"/>
        <w:r w:rsidR="00E05820">
          <w:t xml:space="preserve"> </w:t>
        </w:r>
      </w:ins>
      <w:customXmlInsRangeStart w:id="394" w:author="Ryan Lemos" w:date="2018-10-15T19:45:00Z"/>
      <w:sdt>
        <w:sdtPr>
          <w:id w:val="-1245259352"/>
          <w:citation/>
        </w:sdtPr>
        <w:sdtEndPr/>
        <w:sdtContent>
          <w:customXmlInsRangeEnd w:id="394"/>
          <w:ins w:id="395" w:author="Ryan Lemos" w:date="2018-10-15T19:45:00Z">
            <w:r w:rsidR="00E05820">
              <w:fldChar w:fldCharType="begin"/>
            </w:r>
            <w:r w:rsidR="00E05820">
              <w:instrText xml:space="preserve">CITATION Waz09 \n  \t  \l 1046 </w:instrText>
            </w:r>
          </w:ins>
          <w:r w:rsidR="00E05820">
            <w:fldChar w:fldCharType="separate"/>
          </w:r>
          <w:ins w:id="396" w:author="Ryan Lemos" w:date="2018-10-15T19:45:00Z">
            <w:r w:rsidR="00E05820">
              <w:rPr>
                <w:noProof/>
              </w:rPr>
              <w:t>(2009)</w:t>
            </w:r>
            <w:r w:rsidR="00E05820">
              <w:fldChar w:fldCharType="end"/>
            </w:r>
          </w:ins>
          <w:customXmlInsRangeStart w:id="397" w:author="Ryan Lemos" w:date="2018-10-15T19:45:00Z"/>
        </w:sdtContent>
      </w:sdt>
      <w:customXmlInsRangeEnd w:id="397"/>
      <w:ins w:id="398" w:author="Ryan Lemos" w:date="2018-10-15T19:45:00Z">
        <w:r w:rsidR="00E05820">
          <w:t xml:space="preserve"> afirma que um trabalho científico deve ser embasado em um método e não em uma metodologia</w:t>
        </w:r>
      </w:ins>
      <w:ins w:id="399" w:author="Ryan Lemos" w:date="2018-10-15T19:46:00Z">
        <w:r w:rsidR="00E05820">
          <w:t>.</w:t>
        </w:r>
      </w:ins>
      <w:ins w:id="400" w:author="Ryan Lemos" w:date="2018-10-15T19:47:00Z">
        <w:r w:rsidR="00E05820">
          <w:t xml:space="preserve"> Ou seja, a pesquisa cientifica</w:t>
        </w:r>
      </w:ins>
      <w:ins w:id="401" w:author="Ryan Lemos" w:date="2018-10-15T19:48:00Z">
        <w:r w:rsidR="00E05820">
          <w:t xml:space="preserve"> então</w:t>
        </w:r>
      </w:ins>
      <w:ins w:id="402" w:author="Ryan Lemos" w:date="2018-10-15T19:47:00Z">
        <w:r w:rsidR="00E05820">
          <w:t xml:space="preserve"> deve ser </w:t>
        </w:r>
      </w:ins>
      <w:ins w:id="403" w:author="Ryan Lemos" w:date="2018-10-15T19:48:00Z">
        <w:r w:rsidR="00E05820">
          <w:t>concebida através</w:t>
        </w:r>
      </w:ins>
      <w:ins w:id="404" w:author="Ryan Lemos" w:date="2018-10-15T19:47:00Z">
        <w:r w:rsidR="00E05820">
          <w:t xml:space="preserve"> d</w:t>
        </w:r>
      </w:ins>
      <w:ins w:id="405" w:author="Ryan Lemos" w:date="2018-10-15T19:48:00Z">
        <w:r w:rsidR="00E05820">
          <w:t>e</w:t>
        </w:r>
      </w:ins>
      <w:ins w:id="406" w:author="Ryan Lemos" w:date="2018-10-15T19:47:00Z">
        <w:r w:rsidR="00E05820">
          <w:t xml:space="preserve"> métodos, por servirem de base</w:t>
        </w:r>
      </w:ins>
      <w:ins w:id="407" w:author="Ryan Lemos" w:date="2018-10-15T19:48:00Z">
        <w:r w:rsidR="00E05820">
          <w:t xml:space="preserve"> e de</w:t>
        </w:r>
      </w:ins>
      <w:ins w:id="408" w:author="Ryan Lemos" w:date="2018-10-15T19:47:00Z">
        <w:r w:rsidR="00E05820">
          <w:t xml:space="preserve"> aux</w:t>
        </w:r>
      </w:ins>
      <w:ins w:id="409" w:author="Ryan Lemos" w:date="2018-10-15T19:48:00Z">
        <w:r w:rsidR="00E05820">
          <w:t>í</w:t>
        </w:r>
      </w:ins>
      <w:ins w:id="410" w:author="Ryan Lemos" w:date="2018-10-15T19:47:00Z">
        <w:r w:rsidR="00E05820">
          <w:t>li</w:t>
        </w:r>
      </w:ins>
      <w:ins w:id="411" w:author="Ryan Lemos" w:date="2018-10-15T19:48:00Z">
        <w:r w:rsidR="00E05820">
          <w:t>o</w:t>
        </w:r>
      </w:ins>
      <w:ins w:id="412" w:author="Ryan Lemos" w:date="2018-10-15T19:47:00Z">
        <w:r w:rsidR="00E05820">
          <w:t xml:space="preserve"> no alcance dos resultados, ou objetivos, desejados.</w:t>
        </w:r>
      </w:ins>
    </w:p>
    <w:p w14:paraId="44C39373" w14:textId="77777777" w:rsidR="00A6213E" w:rsidRDefault="00A6213E" w:rsidP="00D36DE6">
      <w:pPr>
        <w:rPr>
          <w:ins w:id="413" w:author="Ryan Lemos" w:date="2018-10-15T07:58:00Z"/>
        </w:rPr>
      </w:pPr>
    </w:p>
    <w:p w14:paraId="7112C8A3" w14:textId="5654A3C9" w:rsidR="005873D5" w:rsidRDefault="005873D5" w:rsidP="005873D5">
      <w:pPr>
        <w:pStyle w:val="Ttulo2"/>
        <w:rPr>
          <w:ins w:id="414" w:author="Ryan Lemos" w:date="2018-10-15T20:03:00Z"/>
        </w:rPr>
      </w:pPr>
      <w:bookmarkStart w:id="415" w:name="_Toc466488447"/>
      <w:ins w:id="416" w:author="Ryan Lemos" w:date="2018-10-15T08:04:00Z">
        <w:r w:rsidRPr="005873D5">
          <w:t>CLASSIFICAÇÃO</w:t>
        </w:r>
        <w:r>
          <w:t xml:space="preserve"> DA PESQUISA/MÉTODO</w:t>
        </w:r>
      </w:ins>
      <w:bookmarkEnd w:id="415"/>
    </w:p>
    <w:p w14:paraId="7952A8D8" w14:textId="77777777" w:rsidR="003407D8" w:rsidRDefault="003407D8" w:rsidP="00CC15AB">
      <w:pPr>
        <w:rPr>
          <w:ins w:id="417" w:author="Ryan Lemos" w:date="2018-10-15T20:03:00Z"/>
        </w:rPr>
      </w:pPr>
    </w:p>
    <w:p w14:paraId="57F395AD" w14:textId="660EBB51" w:rsidR="003407D8" w:rsidRDefault="003407D8" w:rsidP="00CC15AB">
      <w:pPr>
        <w:rPr>
          <w:ins w:id="418" w:author="Ryan Lemos" w:date="2018-10-15T21:33:00Z"/>
        </w:rPr>
      </w:pPr>
      <w:ins w:id="419" w:author="Ryan Lemos" w:date="2018-10-15T20:03:00Z">
        <w:r>
          <w:t>A pesquisa se refere a</w:t>
        </w:r>
      </w:ins>
      <w:ins w:id="420" w:author="Ryan Lemos" w:date="2018-10-15T20:04:00Z">
        <w:r>
          <w:t>o “procedimento formal, com método de pensamento reflexivo</w:t>
        </w:r>
      </w:ins>
      <w:ins w:id="421" w:author="Ryan Lemos" w:date="2018-10-15T20:05:00Z">
        <w:r>
          <w:t xml:space="preserve">, que requer um tratamento científico e se constitui no caminho para conhecer a realidade ou para descobrir verdades parciais” </w:t>
        </w:r>
      </w:ins>
      <w:customXmlInsRangeStart w:id="422" w:author="Ryan Lemos" w:date="2018-10-15T20:05:00Z"/>
      <w:sdt>
        <w:sdtPr>
          <w:id w:val="-687374092"/>
          <w:citation/>
        </w:sdtPr>
        <w:sdtEndPr/>
        <w:sdtContent>
          <w:customXmlInsRangeEnd w:id="422"/>
          <w:ins w:id="423" w:author="Ryan Lemos" w:date="2018-10-15T20:05:00Z">
            <w:r>
              <w:fldChar w:fldCharType="begin"/>
            </w:r>
          </w:ins>
          <w:ins w:id="424" w:author="Ryan Lemos" w:date="2018-10-15T20:06:00Z">
            <w:r>
              <w:instrText xml:space="preserve">CITATION Mar03 \p 155 \l 1046 </w:instrText>
            </w:r>
          </w:ins>
          <w:r>
            <w:fldChar w:fldCharType="separate"/>
          </w:r>
          <w:ins w:id="425" w:author="Ryan Lemos" w:date="2018-10-15T20:06:00Z">
            <w:r>
              <w:rPr>
                <w:noProof/>
              </w:rPr>
              <w:t>(MARCONI e LAKATOS, 2003, p. 155)</w:t>
            </w:r>
          </w:ins>
          <w:ins w:id="426" w:author="Ryan Lemos" w:date="2018-10-15T20:05:00Z">
            <w:r>
              <w:fldChar w:fldCharType="end"/>
            </w:r>
          </w:ins>
          <w:customXmlInsRangeStart w:id="427" w:author="Ryan Lemos" w:date="2018-10-15T20:05:00Z"/>
        </w:sdtContent>
      </w:sdt>
      <w:customXmlInsRangeEnd w:id="427"/>
      <w:ins w:id="428" w:author="Ryan Lemos" w:date="2018-10-15T20:05:00Z">
        <w:r>
          <w:t>.</w:t>
        </w:r>
      </w:ins>
      <w:ins w:id="429" w:author="Ryan Lemos" w:date="2018-10-15T20:03:00Z">
        <w:r>
          <w:t xml:space="preserve"> </w:t>
        </w:r>
      </w:ins>
      <w:ins w:id="430" w:author="Ryan Lemos" w:date="2018-10-15T20:07:00Z">
        <w:r>
          <w:t xml:space="preserve">Segundo </w:t>
        </w:r>
      </w:ins>
      <w:customXmlInsRangeStart w:id="431" w:author="Ryan Lemos" w:date="2018-10-15T20:07:00Z"/>
      <w:sdt>
        <w:sdtPr>
          <w:id w:val="325724056"/>
          <w:citation/>
        </w:sdtPr>
        <w:sdtEndPr/>
        <w:sdtContent>
          <w:customXmlInsRangeEnd w:id="431"/>
          <w:ins w:id="432" w:author="Ryan Lemos" w:date="2018-10-15T20:07:00Z">
            <w:r>
              <w:fldChar w:fldCharType="begin"/>
            </w:r>
            <w:r>
              <w:instrText xml:space="preserve"> CITATION Waz09 \l 1046 </w:instrText>
            </w:r>
          </w:ins>
          <w:r>
            <w:fldChar w:fldCharType="separate"/>
          </w:r>
          <w:ins w:id="433" w:author="Ryan Lemos" w:date="2018-10-15T20:07:00Z">
            <w:r>
              <w:rPr>
                <w:noProof/>
              </w:rPr>
              <w:t>(WAZLAWICK, 2009)</w:t>
            </w:r>
            <w:r>
              <w:fldChar w:fldCharType="end"/>
            </w:r>
          </w:ins>
          <w:customXmlInsRangeStart w:id="434" w:author="Ryan Lemos" w:date="2018-10-15T20:07:00Z"/>
        </w:sdtContent>
      </w:sdt>
      <w:customXmlInsRangeEnd w:id="434"/>
      <w:ins w:id="435" w:author="Ryan Lemos" w:date="2018-10-15T20:07:00Z">
        <w:r>
          <w:t xml:space="preserve"> as pesquisas</w:t>
        </w:r>
      </w:ins>
      <w:ins w:id="436" w:author="Ryan Lemos" w:date="2018-10-15T20:11:00Z">
        <w:r>
          <w:t xml:space="preserve"> realizadas em subáreas da computação</w:t>
        </w:r>
      </w:ins>
      <w:ins w:id="437" w:author="Ryan Lemos" w:date="2018-10-15T20:07:00Z">
        <w:r>
          <w:t xml:space="preserve"> podem ser classificadas em três maneiras distintas</w:t>
        </w:r>
      </w:ins>
      <w:ins w:id="438" w:author="Ryan Lemos" w:date="2018-10-15T20:08:00Z">
        <w:r>
          <w:t xml:space="preserve"> sendo</w:t>
        </w:r>
      </w:ins>
      <w:ins w:id="439" w:author="Ryan Lemos" w:date="2018-10-15T20:07:00Z">
        <w:r>
          <w:t>:</w:t>
        </w:r>
      </w:ins>
      <w:ins w:id="440" w:author="Ryan Lemos" w:date="2018-10-15T20:08:00Z">
        <w:r>
          <w:t xml:space="preserve"> Pesquisas formais, pesquisas empíricas</w:t>
        </w:r>
      </w:ins>
      <w:ins w:id="441" w:author="Ryan Lemos" w:date="2018-10-15T20:11:00Z">
        <w:r>
          <w:t>, ou pesquisas exploratórias</w:t>
        </w:r>
      </w:ins>
      <w:ins w:id="442" w:author="Ryan Lemos" w:date="2018-10-15T20:12:00Z">
        <w:r>
          <w:t xml:space="preserve">. </w:t>
        </w:r>
      </w:ins>
      <w:ins w:id="443" w:author="Ryan Lemos" w:date="2018-10-15T21:29:00Z">
        <w:r w:rsidR="00AE5C1E">
          <w:t>Para a confecção deste trabalho optou-se pela utilização da</w:t>
        </w:r>
      </w:ins>
      <w:ins w:id="444" w:author="Ryan Lemos" w:date="2018-10-15T20:12:00Z">
        <w:r>
          <w:t xml:space="preserve"> pesquisa </w:t>
        </w:r>
      </w:ins>
      <w:ins w:id="445" w:author="Ryan Lemos" w:date="2018-10-15T20:13:00Z">
        <w:r>
          <w:t>exploratória</w:t>
        </w:r>
      </w:ins>
      <w:ins w:id="446" w:author="Ryan Lemos" w:date="2018-10-15T21:33:00Z">
        <w:r w:rsidR="00FB6446">
          <w:t>, os motivos dessa escolha, bem como o que se define como pesquisa exploratória serão abordados na próxima subseção</w:t>
        </w:r>
      </w:ins>
      <w:ins w:id="447" w:author="Ryan Lemos" w:date="2018-10-15T21:31:00Z">
        <w:r w:rsidR="00FB6446">
          <w:t>.</w:t>
        </w:r>
      </w:ins>
      <w:ins w:id="448" w:author="Ryan Lemos" w:date="2018-10-15T21:29:00Z">
        <w:r w:rsidR="00FB6446">
          <w:t xml:space="preserve"> </w:t>
        </w:r>
      </w:ins>
    </w:p>
    <w:p w14:paraId="5F71AB5D" w14:textId="77777777" w:rsidR="00FB6446" w:rsidRPr="00D01F6E" w:rsidRDefault="00FB6446">
      <w:pPr>
        <w:rPr>
          <w:ins w:id="449" w:author="Ryan Lemos" w:date="2018-10-15T08:05:00Z"/>
        </w:rPr>
        <w:pPrChange w:id="450" w:author="Ryan Lemos" w:date="2018-10-15T20:03:00Z">
          <w:pPr>
            <w:pStyle w:val="Ttulo2"/>
          </w:pPr>
        </w:pPrChange>
      </w:pPr>
    </w:p>
    <w:p w14:paraId="4FDBD045" w14:textId="5E34F57B" w:rsidR="005873D5" w:rsidRDefault="005873D5" w:rsidP="005873D5">
      <w:pPr>
        <w:pStyle w:val="Ttulo3"/>
        <w:rPr>
          <w:ins w:id="451" w:author="Ryan Lemos" w:date="2018-10-15T21:33:00Z"/>
        </w:rPr>
      </w:pPr>
      <w:bookmarkStart w:id="452" w:name="_Toc466488449"/>
      <w:ins w:id="453" w:author="Ryan Lemos" w:date="2018-10-15T08:05:00Z">
        <w:r w:rsidRPr="005873D5">
          <w:t>Pesquisa</w:t>
        </w:r>
        <w:r>
          <w:t xml:space="preserve"> Exploratória</w:t>
        </w:r>
      </w:ins>
      <w:bookmarkEnd w:id="452"/>
    </w:p>
    <w:p w14:paraId="30BA59EF" w14:textId="2267894D" w:rsidR="00FB6446" w:rsidRDefault="00FB6446" w:rsidP="00FB6446">
      <w:pPr>
        <w:rPr>
          <w:ins w:id="454" w:author="Ryan Lemos" w:date="2018-10-15T21:34:00Z"/>
        </w:rPr>
      </w:pPr>
    </w:p>
    <w:p w14:paraId="5F910ABE" w14:textId="46E67E5F" w:rsidR="00C512E7" w:rsidRDefault="0040509D" w:rsidP="00FB6446">
      <w:pPr>
        <w:rPr>
          <w:ins w:id="455" w:author="Ryan Lemos" w:date="2018-10-15T21:56:00Z"/>
        </w:rPr>
      </w:pPr>
      <w:ins w:id="456" w:author="Ryan Lemos" w:date="2018-10-15T21:41:00Z">
        <w:r>
          <w:t>Uma pesquisa explorat</w:t>
        </w:r>
      </w:ins>
      <w:ins w:id="457" w:author="Ryan Lemos" w:date="2018-10-15T21:42:00Z">
        <w:r>
          <w:t>ória é aquela que tem por objetivo “proporcionar maior familiaridade com o problema, como vistas a torna-lo mais explícito ou a constituir hipóteses</w:t>
        </w:r>
      </w:ins>
      <w:ins w:id="458" w:author="Ryan Lemos" w:date="2018-10-15T21:44:00Z">
        <w:r>
          <w:t>. [...] estas pesquisas t</w:t>
        </w:r>
      </w:ins>
      <w:ins w:id="459" w:author="Ryan Lemos" w:date="2018-10-15T21:46:00Z">
        <w:r>
          <w:t>ê</w:t>
        </w:r>
      </w:ins>
      <w:ins w:id="460" w:author="Ryan Lemos" w:date="2018-10-15T21:44:00Z">
        <w:r>
          <w:t xml:space="preserve">m por objetivo </w:t>
        </w:r>
      </w:ins>
      <w:ins w:id="461" w:author="Ryan Lemos" w:date="2018-10-15T21:45:00Z">
        <w:r>
          <w:t xml:space="preserve">principal o aprimoramento de </w:t>
        </w:r>
        <w:proofErr w:type="spellStart"/>
        <w:r>
          <w:t>idéias</w:t>
        </w:r>
        <w:proofErr w:type="spellEnd"/>
        <w:r>
          <w:t xml:space="preserve"> ou a descoberta de intuições</w:t>
        </w:r>
      </w:ins>
      <w:ins w:id="462" w:author="Ryan Lemos" w:date="2018-10-15T21:48:00Z">
        <w:r>
          <w:t>.</w:t>
        </w:r>
      </w:ins>
      <w:ins w:id="463" w:author="Ryan Lemos" w:date="2018-10-15T21:42:00Z">
        <w:r>
          <w:t>”</w:t>
        </w:r>
      </w:ins>
      <w:customXmlInsRangeStart w:id="464" w:author="Ryan Lemos" w:date="2018-10-15T21:43:00Z"/>
      <w:sdt>
        <w:sdtPr>
          <w:id w:val="-997103861"/>
          <w:citation/>
        </w:sdtPr>
        <w:sdtEndPr/>
        <w:sdtContent>
          <w:customXmlInsRangeEnd w:id="464"/>
          <w:ins w:id="465" w:author="Ryan Lemos" w:date="2018-10-15T21:43:00Z">
            <w:r>
              <w:fldChar w:fldCharType="begin"/>
            </w:r>
            <w:r>
              <w:instrText xml:space="preserve">CITATION Gil02 \p 41 \l 1046 </w:instrText>
            </w:r>
          </w:ins>
          <w:r>
            <w:fldChar w:fldCharType="separate"/>
          </w:r>
          <w:ins w:id="466" w:author="Ryan Lemos" w:date="2018-10-15T21:43:00Z">
            <w:r>
              <w:rPr>
                <w:noProof/>
              </w:rPr>
              <w:t xml:space="preserve"> (GIL, 2002, p. 41)</w:t>
            </w:r>
            <w:r>
              <w:fldChar w:fldCharType="end"/>
            </w:r>
          </w:ins>
          <w:customXmlInsRangeStart w:id="467" w:author="Ryan Lemos" w:date="2018-10-15T21:43:00Z"/>
        </w:sdtContent>
      </w:sdt>
      <w:customXmlInsRangeEnd w:id="467"/>
      <w:ins w:id="468" w:author="Ryan Lemos" w:date="2018-10-15T21:49:00Z">
        <w:r>
          <w:t xml:space="preserve">. </w:t>
        </w:r>
      </w:ins>
      <w:ins w:id="469" w:author="Ryan Lemos" w:date="2018-10-15T21:50:00Z">
        <w:r>
          <w:t>Esse tipo de pesquisa então, serve como apoio</w:t>
        </w:r>
      </w:ins>
      <w:ins w:id="470" w:author="Ryan Lemos" w:date="2018-10-15T21:51:00Z">
        <w:r w:rsidR="00C512E7">
          <w:t xml:space="preserve"> ao entendimento do problema a ser resolvido</w:t>
        </w:r>
      </w:ins>
      <w:ins w:id="471" w:author="Ryan Lemos" w:date="2018-10-15T21:52:00Z">
        <w:r w:rsidR="00C512E7">
          <w:t xml:space="preserve"> e intuições a cerca de uma solução</w:t>
        </w:r>
      </w:ins>
      <w:ins w:id="472" w:author="Ryan Lemos" w:date="2018-10-15T21:51:00Z">
        <w:r w:rsidR="00C512E7">
          <w:t>.</w:t>
        </w:r>
      </w:ins>
      <w:ins w:id="473" w:author="Ryan Lemos" w:date="2018-10-15T21:52:00Z">
        <w:r w:rsidR="00C512E7">
          <w:t xml:space="preserve"> </w:t>
        </w:r>
        <w:proofErr w:type="spellStart"/>
        <w:r w:rsidR="00C512E7">
          <w:t>Wazlawick</w:t>
        </w:r>
      </w:ins>
      <w:proofErr w:type="spellEnd"/>
      <w:customXmlInsRangeStart w:id="474" w:author="Ryan Lemos" w:date="2018-10-15T21:54:00Z"/>
      <w:sdt>
        <w:sdtPr>
          <w:id w:val="346213559"/>
          <w:citation/>
        </w:sdtPr>
        <w:sdtEndPr/>
        <w:sdtContent>
          <w:customXmlInsRangeEnd w:id="474"/>
          <w:ins w:id="475" w:author="Ryan Lemos" w:date="2018-10-15T21:54:00Z">
            <w:r w:rsidR="00C512E7">
              <w:fldChar w:fldCharType="begin"/>
            </w:r>
          </w:ins>
          <w:ins w:id="476" w:author="Ryan Lemos" w:date="2018-10-15T21:55:00Z">
            <w:r w:rsidR="00C512E7">
              <w:instrText xml:space="preserve">CITATION Waz09 \p 14 \n  \t  \l 1046 </w:instrText>
            </w:r>
          </w:ins>
          <w:r w:rsidR="00C512E7">
            <w:fldChar w:fldCharType="separate"/>
          </w:r>
          <w:ins w:id="477" w:author="Ryan Lemos" w:date="2018-10-15T21:55:00Z">
            <w:r w:rsidR="00C512E7">
              <w:rPr>
                <w:noProof/>
              </w:rPr>
              <w:t xml:space="preserve"> (2009, p. 14)</w:t>
            </w:r>
          </w:ins>
          <w:ins w:id="478" w:author="Ryan Lemos" w:date="2018-10-15T21:54:00Z">
            <w:r w:rsidR="00C512E7">
              <w:fldChar w:fldCharType="end"/>
            </w:r>
          </w:ins>
          <w:customXmlInsRangeStart w:id="479" w:author="Ryan Lemos" w:date="2018-10-15T21:54:00Z"/>
        </w:sdtContent>
      </w:sdt>
      <w:customXmlInsRangeEnd w:id="479"/>
      <w:ins w:id="480" w:author="Ryan Lemos" w:date="2018-10-15T21:52:00Z">
        <w:r w:rsidR="00C512E7">
          <w:t xml:space="preserve"> </w:t>
        </w:r>
      </w:ins>
      <w:ins w:id="481" w:author="Ryan Lemos" w:date="2018-10-15T21:53:00Z">
        <w:r w:rsidR="00C512E7">
          <w:t>reforça isso dizendo que nesse tipo de pesquisa “não se consegue provar uma teoria nem apresen</w:t>
        </w:r>
      </w:ins>
      <w:ins w:id="482" w:author="Ryan Lemos" w:date="2018-10-15T21:54:00Z">
        <w:r w:rsidR="00C512E7">
          <w:t>tar resultados estatisticamente aceitos.”</w:t>
        </w:r>
      </w:ins>
    </w:p>
    <w:p w14:paraId="790B031F" w14:textId="63F740DE" w:rsidR="00FB6446" w:rsidRDefault="00C512E7" w:rsidP="00FB6446">
      <w:pPr>
        <w:rPr>
          <w:ins w:id="483" w:author="Ryan Lemos" w:date="2018-10-15T21:34:00Z"/>
        </w:rPr>
      </w:pPr>
      <w:ins w:id="484" w:author="Ryan Lemos" w:date="2018-10-15T21:57:00Z">
        <w:r>
          <w:t>Acredita-se que este projeto científico seja classificado como uma pesquisa exploratória p</w:t>
        </w:r>
      </w:ins>
      <w:ins w:id="485" w:author="Ryan Lemos" w:date="2018-10-15T21:58:00Z">
        <w:r>
          <w:t xml:space="preserve">elo fato de que não propõe uma solução considerada a melhor possível em termos estatísticos ou </w:t>
        </w:r>
      </w:ins>
      <w:ins w:id="486" w:author="Ryan Lemos" w:date="2018-10-15T21:59:00Z">
        <w:r>
          <w:t xml:space="preserve">de caráter inovador. Porém se trata de uma solução que une características de </w:t>
        </w:r>
        <w:r>
          <w:lastRenderedPageBreak/>
          <w:t xml:space="preserve">outras soluções </w:t>
        </w:r>
      </w:ins>
      <w:ins w:id="487" w:author="Ryan Lemos" w:date="2018-10-15T22:00:00Z">
        <w:r>
          <w:t>já existentes</w:t>
        </w:r>
      </w:ins>
      <w:ins w:id="488" w:author="Ryan Lemos" w:date="2018-10-15T22:02:00Z">
        <w:r w:rsidR="007F6E7C">
          <w:t>,</w:t>
        </w:r>
      </w:ins>
      <w:ins w:id="489" w:author="Ryan Lemos" w:date="2018-10-15T22:01:00Z">
        <w:r w:rsidR="007F6E7C">
          <w:t xml:space="preserve"> mas fazendo-o de maneira diferente a se adequar a realidade da empresa</w:t>
        </w:r>
      </w:ins>
      <w:ins w:id="490" w:author="Ryan Lemos" w:date="2018-10-15T22:02:00Z">
        <w:r w:rsidR="007F6E7C">
          <w:t xml:space="preserve"> que será usada como base</w:t>
        </w:r>
      </w:ins>
      <w:ins w:id="491" w:author="Ryan Lemos" w:date="2018-10-15T22:01:00Z">
        <w:r w:rsidR="007F6E7C">
          <w:t xml:space="preserve"> (no caso a escola </w:t>
        </w:r>
      </w:ins>
      <w:ins w:id="492" w:author="Ryan Lemos" w:date="2018-10-15T22:03:00Z">
        <w:r w:rsidR="007F6E7C">
          <w:t>d</w:t>
        </w:r>
      </w:ins>
      <w:ins w:id="493" w:author="Ryan Lemos" w:date="2018-10-15T22:01:00Z">
        <w:r w:rsidR="007F6E7C">
          <w:t>e inglês).</w:t>
        </w:r>
      </w:ins>
      <w:ins w:id="494" w:author="Ryan Lemos" w:date="2018-10-15T22:02:00Z">
        <w:r w:rsidR="007F6E7C">
          <w:t xml:space="preserve"> </w:t>
        </w:r>
      </w:ins>
    </w:p>
    <w:p w14:paraId="489DCDC3" w14:textId="77777777" w:rsidR="00FB6446" w:rsidRPr="00D01F6E" w:rsidRDefault="00FB6446">
      <w:pPr>
        <w:rPr>
          <w:ins w:id="495" w:author="Ryan Lemos" w:date="2018-10-15T08:05:00Z"/>
        </w:rPr>
        <w:pPrChange w:id="496" w:author="Ryan Lemos" w:date="2018-10-15T21:33:00Z">
          <w:pPr>
            <w:pStyle w:val="Ttulo3"/>
          </w:pPr>
        </w:pPrChange>
      </w:pPr>
    </w:p>
    <w:p w14:paraId="34DAD44D" w14:textId="3F2B3282" w:rsidR="005873D5" w:rsidRDefault="005873D5" w:rsidP="005873D5">
      <w:pPr>
        <w:pStyle w:val="Ttulo2"/>
        <w:rPr>
          <w:ins w:id="497" w:author="Ryan Lemos" w:date="2018-10-19T10:32:00Z"/>
        </w:rPr>
      </w:pPr>
      <w:bookmarkStart w:id="498" w:name="_Toc466488450"/>
      <w:ins w:id="499" w:author="Ryan Lemos" w:date="2018-10-15T08:06:00Z">
        <w:r>
          <w:t>TÉCNICAS DE PESQUISA</w:t>
        </w:r>
      </w:ins>
      <w:bookmarkEnd w:id="498"/>
    </w:p>
    <w:p w14:paraId="773D79AB" w14:textId="4304A2A0" w:rsidR="00151E21" w:rsidRDefault="00151E21" w:rsidP="00151E21">
      <w:pPr>
        <w:rPr>
          <w:ins w:id="500" w:author="Ryan Lemos" w:date="2018-10-19T10:32:00Z"/>
        </w:rPr>
      </w:pPr>
    </w:p>
    <w:p w14:paraId="23DFB84E" w14:textId="64CD0DCC" w:rsidR="00151E21" w:rsidRDefault="007819E1" w:rsidP="00151E21">
      <w:pPr>
        <w:rPr>
          <w:ins w:id="501" w:author="Ryan Lemos" w:date="2018-10-19T10:32:00Z"/>
        </w:rPr>
      </w:pPr>
      <w:ins w:id="502" w:author="Ryan Lemos" w:date="2018-10-19T10:32:00Z">
        <w:r>
          <w:t>T</w:t>
        </w:r>
        <w:r w:rsidR="00465E41">
          <w:t>é</w:t>
        </w:r>
      </w:ins>
      <w:ins w:id="503" w:author="Ryan Lemos" w:date="2018-10-19T10:33:00Z">
        <w:r w:rsidR="00465E41">
          <w:t>cnica se refere a “um conjunto de preceitos ou processos de que se serve uma ciência ou arte</w:t>
        </w:r>
        <w:r w:rsidR="00A23E32">
          <w:t>; é a habilidade para usar esses preceitos</w:t>
        </w:r>
      </w:ins>
      <w:ins w:id="504" w:author="Ryan Lemos" w:date="2018-10-19T10:34:00Z">
        <w:r w:rsidR="00A23E32">
          <w:t xml:space="preserve"> ou normas, a parte prática</w:t>
        </w:r>
      </w:ins>
      <w:ins w:id="505" w:author="Ryan Lemos" w:date="2018-10-19T10:35:00Z">
        <w:r w:rsidR="00207D76">
          <w:t>.</w:t>
        </w:r>
      </w:ins>
      <w:ins w:id="506" w:author="Ryan Lemos" w:date="2018-10-19T10:34:00Z">
        <w:r w:rsidR="00207D76">
          <w:t xml:space="preserve">” </w:t>
        </w:r>
      </w:ins>
      <w:customXmlInsRangeStart w:id="507" w:author="Ryan Lemos" w:date="2018-10-19T10:34:00Z"/>
      <w:sdt>
        <w:sdtPr>
          <w:id w:val="1474180989"/>
          <w:citation/>
        </w:sdtPr>
        <w:sdtEndPr/>
        <w:sdtContent>
          <w:customXmlInsRangeEnd w:id="507"/>
          <w:ins w:id="508" w:author="Ryan Lemos" w:date="2018-10-19T10:34:00Z">
            <w:r w:rsidR="00207D76">
              <w:fldChar w:fldCharType="begin"/>
            </w:r>
          </w:ins>
          <w:ins w:id="509" w:author="Ryan Lemos" w:date="2018-10-19T10:35:00Z">
            <w:r w:rsidR="00207D76">
              <w:instrText xml:space="preserve">CITATION Mar03 \p 174 \l 1046 </w:instrText>
            </w:r>
          </w:ins>
          <w:r w:rsidR="00207D76">
            <w:fldChar w:fldCharType="separate"/>
          </w:r>
          <w:ins w:id="510" w:author="Ryan Lemos" w:date="2018-10-19T10:35:00Z">
            <w:r w:rsidR="00207D76">
              <w:rPr>
                <w:noProof/>
              </w:rPr>
              <w:t>(MARCONI e LAKATOS, 2003, p. 174)</w:t>
            </w:r>
          </w:ins>
          <w:ins w:id="511" w:author="Ryan Lemos" w:date="2018-10-19T10:34:00Z">
            <w:r w:rsidR="00207D76">
              <w:fldChar w:fldCharType="end"/>
            </w:r>
          </w:ins>
          <w:customXmlInsRangeStart w:id="512" w:author="Ryan Lemos" w:date="2018-10-19T10:34:00Z"/>
        </w:sdtContent>
      </w:sdt>
      <w:customXmlInsRangeEnd w:id="512"/>
      <w:ins w:id="513" w:author="Ryan Lemos" w:date="2018-10-19T10:34:00Z">
        <w:r w:rsidR="00207D76">
          <w:t>.</w:t>
        </w:r>
      </w:ins>
      <w:ins w:id="514" w:author="Ryan Lemos" w:date="2018-10-19T10:33:00Z">
        <w:r w:rsidR="00465E41">
          <w:t xml:space="preserve"> </w:t>
        </w:r>
      </w:ins>
      <w:ins w:id="515" w:author="Ryan Lemos" w:date="2018-10-19T10:35:00Z">
        <w:r w:rsidR="007E0D3C">
          <w:t xml:space="preserve"> Ou seja</w:t>
        </w:r>
      </w:ins>
      <w:ins w:id="516" w:author="Ryan Lemos" w:date="2018-10-19T10:36:00Z">
        <w:r w:rsidR="002720E4">
          <w:t xml:space="preserve">, a maneira que se dará a aplicação prática da pesquisa. Para este trabalho </w:t>
        </w:r>
        <w:r w:rsidR="00764323">
          <w:t>escolheu</w:t>
        </w:r>
      </w:ins>
      <w:ins w:id="517" w:author="Ryan Lemos" w:date="2018-10-19T10:37:00Z">
        <w:r w:rsidR="00764323">
          <w:t>-se como técnicas de pesquisa a pesquisa bibliográfica, a observação e a entrevista.</w:t>
        </w:r>
      </w:ins>
    </w:p>
    <w:p w14:paraId="7ACE163E" w14:textId="77777777" w:rsidR="00151E21" w:rsidRPr="00F8198B" w:rsidRDefault="00151E21">
      <w:pPr>
        <w:rPr>
          <w:ins w:id="518" w:author="Ryan Lemos" w:date="2018-10-15T08:06:00Z"/>
        </w:rPr>
        <w:pPrChange w:id="519" w:author="Ryan Lemos" w:date="2018-10-19T10:32:00Z">
          <w:pPr>
            <w:pStyle w:val="Ttulo2"/>
          </w:pPr>
        </w:pPrChange>
      </w:pPr>
    </w:p>
    <w:p w14:paraId="3877B2AA" w14:textId="2522D535" w:rsidR="005873D5" w:rsidRDefault="005873D5" w:rsidP="005873D5">
      <w:pPr>
        <w:pStyle w:val="Ttulo3"/>
        <w:rPr>
          <w:ins w:id="520" w:author="Ryan Lemos" w:date="2018-10-19T10:37:00Z"/>
        </w:rPr>
      </w:pPr>
      <w:bookmarkStart w:id="521" w:name="_Toc466488451"/>
      <w:ins w:id="522" w:author="Ryan Lemos" w:date="2018-10-15T08:06:00Z">
        <w:r>
          <w:t xml:space="preserve">Pesquisa </w:t>
        </w:r>
        <w:r w:rsidRPr="005873D5">
          <w:t>Bibliográfica</w:t>
        </w:r>
      </w:ins>
      <w:bookmarkEnd w:id="521"/>
    </w:p>
    <w:p w14:paraId="445A0A3A" w14:textId="18FA4584" w:rsidR="00D06B75" w:rsidRDefault="00D06B75" w:rsidP="00D06B75">
      <w:pPr>
        <w:rPr>
          <w:ins w:id="523" w:author="Ryan Lemos" w:date="2018-10-19T10:37:00Z"/>
        </w:rPr>
      </w:pPr>
    </w:p>
    <w:p w14:paraId="5347EE41" w14:textId="319DDFE2" w:rsidR="00A06192" w:rsidRDefault="00AD7CAF" w:rsidP="00D06B75">
      <w:pPr>
        <w:rPr>
          <w:ins w:id="524" w:author="Ryan Lemos" w:date="2018-10-19T10:44:00Z"/>
        </w:rPr>
      </w:pPr>
      <w:ins w:id="525" w:author="Ryan Lemos" w:date="2018-10-19T10:38:00Z">
        <w:r>
          <w:t xml:space="preserve">Gil </w:t>
        </w:r>
      </w:ins>
      <w:customXmlInsRangeStart w:id="526" w:author="Ryan Lemos" w:date="2018-10-19T10:38:00Z"/>
      <w:sdt>
        <w:sdtPr>
          <w:id w:val="1725109195"/>
          <w:citation/>
        </w:sdtPr>
        <w:sdtEndPr/>
        <w:sdtContent>
          <w:customXmlInsRangeEnd w:id="526"/>
          <w:ins w:id="527" w:author="Ryan Lemos" w:date="2018-10-19T10:38:00Z">
            <w:r>
              <w:fldChar w:fldCharType="begin"/>
            </w:r>
            <w:r>
              <w:instrText xml:space="preserve">CITATION Gil02 \p 44 \n  \t  \l 1046 </w:instrText>
            </w:r>
          </w:ins>
          <w:r>
            <w:fldChar w:fldCharType="separate"/>
          </w:r>
          <w:ins w:id="528" w:author="Ryan Lemos" w:date="2018-10-19T10:38:00Z">
            <w:r>
              <w:rPr>
                <w:noProof/>
              </w:rPr>
              <w:t>(2002, p. 44)</w:t>
            </w:r>
            <w:r>
              <w:fldChar w:fldCharType="end"/>
            </w:r>
          </w:ins>
          <w:customXmlInsRangeStart w:id="529" w:author="Ryan Lemos" w:date="2018-10-19T10:38:00Z"/>
        </w:sdtContent>
      </w:sdt>
      <w:customXmlInsRangeEnd w:id="529"/>
      <w:ins w:id="530" w:author="Ryan Lemos" w:date="2018-10-19T10:38:00Z">
        <w:r>
          <w:t xml:space="preserve"> define a pesquisa </w:t>
        </w:r>
      </w:ins>
      <w:ins w:id="531" w:author="Ryan Lemos" w:date="2018-10-19T10:39:00Z">
        <w:r>
          <w:t>b</w:t>
        </w:r>
        <w:r w:rsidR="00D05E65">
          <w:t>ibliográfica como aquela que é “</w:t>
        </w:r>
      </w:ins>
      <w:ins w:id="532" w:author="Ryan Lemos" w:date="2018-10-19T10:45:00Z">
        <w:r w:rsidR="00AC4EC6">
          <w:t xml:space="preserve">[...] </w:t>
        </w:r>
      </w:ins>
      <w:ins w:id="533" w:author="Ryan Lemos" w:date="2018-10-19T10:39:00Z">
        <w:r w:rsidR="00D05E65">
          <w:t>desenvolvida com base em material já elabora</w:t>
        </w:r>
      </w:ins>
      <w:ins w:id="534" w:author="Ryan Lemos" w:date="2018-10-19T10:56:00Z">
        <w:r w:rsidR="00182D61">
          <w:t>do</w:t>
        </w:r>
      </w:ins>
      <w:ins w:id="535" w:author="Ryan Lemos" w:date="2018-10-19T10:39:00Z">
        <w:r w:rsidR="00D05E65">
          <w:t>, constituído principalmente de livros e artigos científicos”.</w:t>
        </w:r>
      </w:ins>
      <w:ins w:id="536" w:author="Ryan Lemos" w:date="2018-10-19T10:40:00Z">
        <w:r w:rsidR="00145B59">
          <w:t xml:space="preserve"> Já Marconi e Lakatos </w:t>
        </w:r>
      </w:ins>
      <w:customXmlInsRangeStart w:id="537" w:author="Ryan Lemos" w:date="2018-10-19T10:40:00Z"/>
      <w:sdt>
        <w:sdtPr>
          <w:id w:val="-808706592"/>
          <w:citation/>
        </w:sdtPr>
        <w:sdtEndPr/>
        <w:sdtContent>
          <w:customXmlInsRangeEnd w:id="537"/>
          <w:ins w:id="538" w:author="Ryan Lemos" w:date="2018-10-19T10:40:00Z">
            <w:r w:rsidR="00145B59">
              <w:fldChar w:fldCharType="begin"/>
            </w:r>
          </w:ins>
          <w:ins w:id="539" w:author="Ryan Lemos" w:date="2018-10-19T10:41:00Z">
            <w:r w:rsidR="00421CAC">
              <w:instrText xml:space="preserve">CITATION Mar03 \p 183 \n  \t  \l 1046 </w:instrText>
            </w:r>
          </w:ins>
          <w:ins w:id="540" w:author="Ryan Lemos" w:date="2018-10-19T10:40:00Z">
            <w:r w:rsidR="00145B59">
              <w:fldChar w:fldCharType="separate"/>
            </w:r>
          </w:ins>
          <w:ins w:id="541" w:author="Ryan Lemos" w:date="2018-10-19T10:41:00Z">
            <w:r w:rsidR="00421CAC">
              <w:rPr>
                <w:noProof/>
              </w:rPr>
              <w:t>(2003, p. 183)</w:t>
            </w:r>
          </w:ins>
          <w:ins w:id="542" w:author="Ryan Lemos" w:date="2018-10-19T10:40:00Z">
            <w:r w:rsidR="00145B59">
              <w:fldChar w:fldCharType="end"/>
            </w:r>
          </w:ins>
          <w:customXmlInsRangeStart w:id="543" w:author="Ryan Lemos" w:date="2018-10-19T10:40:00Z"/>
        </w:sdtContent>
      </w:sdt>
      <w:customXmlInsRangeEnd w:id="543"/>
      <w:ins w:id="544" w:author="Ryan Lemos" w:date="2018-10-19T10:41:00Z">
        <w:r w:rsidR="0051065B">
          <w:t xml:space="preserve"> </w:t>
        </w:r>
      </w:ins>
      <w:ins w:id="545" w:author="Ryan Lemos" w:date="2018-10-19T10:42:00Z">
        <w:r w:rsidR="00E2667C">
          <w:t>estabelecem como pesquisa bibliográfica aquela</w:t>
        </w:r>
        <w:r w:rsidR="00E23FC6">
          <w:t xml:space="preserve"> que</w:t>
        </w:r>
      </w:ins>
      <w:ins w:id="546" w:author="Ryan Lemos" w:date="2018-10-19T10:44:00Z">
        <w:r w:rsidR="00AC4EC6">
          <w:t>:</w:t>
        </w:r>
      </w:ins>
      <w:ins w:id="547" w:author="Ryan Lemos" w:date="2018-10-19T10:42:00Z">
        <w:r w:rsidR="00E23FC6">
          <w:t xml:space="preserve"> </w:t>
        </w:r>
      </w:ins>
    </w:p>
    <w:p w14:paraId="416176F1" w14:textId="77777777" w:rsidR="00974AE8" w:rsidRDefault="00974AE8" w:rsidP="00974AE8">
      <w:pPr>
        <w:pStyle w:val="CitaoLonga"/>
        <w:rPr>
          <w:ins w:id="548" w:author="Ryan Lemos" w:date="2018-10-19T10:45:00Z"/>
        </w:rPr>
      </w:pPr>
    </w:p>
    <w:p w14:paraId="544990C6" w14:textId="531CD9E2" w:rsidR="00D06B75" w:rsidRDefault="00AC4EC6" w:rsidP="00974AE8">
      <w:pPr>
        <w:pStyle w:val="CitaoLonga"/>
        <w:rPr>
          <w:ins w:id="549" w:author="Ryan Lemos" w:date="2018-10-19T10:45:00Z"/>
        </w:rPr>
      </w:pPr>
      <w:ins w:id="550" w:author="Ryan Lemos" w:date="2018-10-19T10:45:00Z">
        <w:r>
          <w:t xml:space="preserve">[...] </w:t>
        </w:r>
      </w:ins>
      <w:ins w:id="551" w:author="Ryan Lemos" w:date="2018-10-19T10:42:00Z">
        <w:r w:rsidR="00E23FC6">
          <w:t>abrange toda bibliografia já tornada públ</w:t>
        </w:r>
      </w:ins>
      <w:ins w:id="552" w:author="Ryan Lemos" w:date="2018-10-19T10:43:00Z">
        <w:r w:rsidR="00E23FC6">
          <w:t>ica em relação ao tema de estudo, desde publicações avulsas, boletins, jornais, revistas, livros, pesquisas, monografias, teses</w:t>
        </w:r>
        <w:r w:rsidR="00A06192">
          <w:t>, material cartográfico etc</w:t>
        </w:r>
      </w:ins>
      <w:ins w:id="553" w:author="Ryan Lemos" w:date="2018-10-19T10:44:00Z">
        <w:r w:rsidR="00A06192">
          <w:t>., até meios de comunicação orais: rádio, gravações em fita magnética e audiovisuais</w:t>
        </w:r>
        <w:r>
          <w:t>; filmes e televisão</w:t>
        </w:r>
      </w:ins>
      <w:ins w:id="554" w:author="Ryan Lemos" w:date="2018-10-19T10:45:00Z">
        <w:r>
          <w:t>.</w:t>
        </w:r>
      </w:ins>
    </w:p>
    <w:p w14:paraId="14DFA73E" w14:textId="77777777" w:rsidR="00974AE8" w:rsidRDefault="00974AE8">
      <w:pPr>
        <w:pStyle w:val="CitaoLonga"/>
        <w:rPr>
          <w:ins w:id="555" w:author="Ryan Lemos" w:date="2018-10-19T10:45:00Z"/>
        </w:rPr>
        <w:pPrChange w:id="556" w:author="Ryan Lemos" w:date="2018-10-19T10:45:00Z">
          <w:pPr/>
        </w:pPrChange>
      </w:pPr>
    </w:p>
    <w:p w14:paraId="72D1DD09" w14:textId="0CE663C3" w:rsidR="00974AE8" w:rsidRDefault="005A61AA" w:rsidP="00D06B75">
      <w:pPr>
        <w:rPr>
          <w:ins w:id="557" w:author="Ryan Lemos" w:date="2018-10-19T10:59:00Z"/>
        </w:rPr>
      </w:pPr>
      <w:ins w:id="558" w:author="Ryan Lemos" w:date="2018-10-19T10:46:00Z">
        <w:r>
          <w:t>Todos esses meios de informação que contenham informações relevantes devem ser checados</w:t>
        </w:r>
      </w:ins>
      <w:ins w:id="559" w:author="Ryan Lemos" w:date="2018-10-19T10:47:00Z">
        <w:r w:rsidR="00CD5731">
          <w:t xml:space="preserve"> e utilizados no trabalho</w:t>
        </w:r>
      </w:ins>
      <w:ins w:id="560" w:author="Ryan Lemos" w:date="2018-10-19T10:46:00Z">
        <w:r>
          <w:t xml:space="preserve"> a</w:t>
        </w:r>
      </w:ins>
      <w:ins w:id="561" w:author="Ryan Lemos" w:date="2018-10-19T12:47:00Z">
        <w:r w:rsidR="00FF5C36">
          <w:t xml:space="preserve"> </w:t>
        </w:r>
      </w:ins>
      <w:ins w:id="562" w:author="Ryan Lemos" w:date="2018-10-19T10:46:00Z">
        <w:r>
          <w:t>fim de</w:t>
        </w:r>
      </w:ins>
      <w:ins w:id="563" w:author="Ryan Lemos" w:date="2018-10-19T10:48:00Z">
        <w:r w:rsidR="00CD5731">
          <w:t xml:space="preserve"> aumentar </w:t>
        </w:r>
        <w:r w:rsidR="00635E2C">
          <w:t xml:space="preserve">os conhecimentos </w:t>
        </w:r>
        <w:r w:rsidR="008D15A0">
          <w:t xml:space="preserve">do pesquisador, tendo em vista que outros autores </w:t>
        </w:r>
        <w:r w:rsidR="006B26F1">
          <w:t xml:space="preserve">já </w:t>
        </w:r>
      </w:ins>
      <w:ins w:id="564" w:author="Ryan Lemos" w:date="2018-10-19T10:51:00Z">
        <w:r w:rsidR="0060171D">
          <w:t>escreveram sobre</w:t>
        </w:r>
      </w:ins>
      <w:ins w:id="565" w:author="Ryan Lemos" w:date="2018-10-19T10:48:00Z">
        <w:r w:rsidR="006B26F1">
          <w:t xml:space="preserve"> algo </w:t>
        </w:r>
      </w:ins>
      <w:ins w:id="566" w:author="Ryan Lemos" w:date="2018-10-19T10:51:00Z">
        <w:r w:rsidR="00CF0E53">
          <w:t>semelhante</w:t>
        </w:r>
      </w:ins>
      <w:ins w:id="567" w:author="Ryan Lemos" w:date="2018-10-19T10:48:00Z">
        <w:r w:rsidR="006B26F1">
          <w:t>. Ou</w:t>
        </w:r>
      </w:ins>
      <w:ins w:id="568" w:author="Ryan Lemos" w:date="2018-10-19T10:49:00Z">
        <w:r w:rsidR="006B26F1">
          <w:t xml:space="preserve"> seja</w:t>
        </w:r>
        <w:r w:rsidR="00ED3C34">
          <w:t>,</w:t>
        </w:r>
        <w:r w:rsidR="006B26F1">
          <w:t xml:space="preserve"> é necessário pois além do conhecimento obtido, evita retrabalho caso</w:t>
        </w:r>
        <w:r w:rsidR="00ED3C34">
          <w:t xml:space="preserve"> se encontre</w:t>
        </w:r>
        <w:r w:rsidR="006B26F1">
          <w:t xml:space="preserve"> uma solução semelhante a solução</w:t>
        </w:r>
        <w:r w:rsidR="00ED3C34">
          <w:t xml:space="preserve"> proposta</w:t>
        </w:r>
      </w:ins>
      <w:ins w:id="569" w:author="Ryan Lemos" w:date="2018-10-19T10:50:00Z">
        <w:r w:rsidR="004A2AEB">
          <w:t xml:space="preserve"> pelo pesquisador, assim só se baseia ou</w:t>
        </w:r>
      </w:ins>
      <w:ins w:id="570" w:author="Ryan Lemos" w:date="2018-10-19T10:52:00Z">
        <w:r w:rsidR="00E80E7B">
          <w:t xml:space="preserve"> se</w:t>
        </w:r>
      </w:ins>
      <w:ins w:id="571" w:author="Ryan Lemos" w:date="2018-10-19T10:50:00Z">
        <w:r w:rsidR="004A2AEB">
          <w:t xml:space="preserve"> modifica a ideia de pesquisa proposta.</w:t>
        </w:r>
      </w:ins>
      <w:ins w:id="572" w:author="Ryan Lemos" w:date="2018-10-19T10:53:00Z">
        <w:r w:rsidR="006A7E46">
          <w:t xml:space="preserve"> Como afirma Marconi e Lakatos </w:t>
        </w:r>
      </w:ins>
      <w:customXmlInsRangeStart w:id="573" w:author="Ryan Lemos" w:date="2018-10-19T10:54:00Z"/>
      <w:sdt>
        <w:sdtPr>
          <w:id w:val="-1522307725"/>
          <w:citation/>
        </w:sdtPr>
        <w:sdtEndPr/>
        <w:sdtContent>
          <w:customXmlInsRangeEnd w:id="573"/>
          <w:ins w:id="574" w:author="Ryan Lemos" w:date="2018-10-19T10:54:00Z">
            <w:r w:rsidR="006A7E46">
              <w:fldChar w:fldCharType="begin"/>
            </w:r>
            <w:r w:rsidR="006A7E46">
              <w:instrText xml:space="preserve">CITATION Mar03 \n  \t  \l 1046 </w:instrText>
            </w:r>
            <w:r w:rsidR="006A7E46">
              <w:fldChar w:fldCharType="separate"/>
            </w:r>
            <w:r w:rsidR="006A7E46">
              <w:rPr>
                <w:noProof/>
              </w:rPr>
              <w:t>(2003)</w:t>
            </w:r>
            <w:r w:rsidR="006A7E46">
              <w:fldChar w:fldCharType="end"/>
            </w:r>
          </w:ins>
          <w:customXmlInsRangeStart w:id="575" w:author="Ryan Lemos" w:date="2018-10-19T10:54:00Z"/>
        </w:sdtContent>
      </w:sdt>
      <w:customXmlInsRangeEnd w:id="575"/>
      <w:ins w:id="576" w:author="Ryan Lemos" w:date="2018-10-19T10:54:00Z">
        <w:r w:rsidR="006A7E46">
          <w:t xml:space="preserve"> a pesquisa bibliográfica também pode servir para a constatação de uma ideia nova, já que consultando</w:t>
        </w:r>
        <w:r w:rsidR="00B92B4E">
          <w:t>-se de materiais pode-se verificar ou não a existência d</w:t>
        </w:r>
      </w:ins>
      <w:ins w:id="577" w:author="Ryan Lemos" w:date="2018-10-19T10:55:00Z">
        <w:r w:rsidR="00B92B4E">
          <w:t xml:space="preserve">e uma solução semelhante </w:t>
        </w:r>
      </w:ins>
      <w:ins w:id="578" w:author="Ryan Lemos" w:date="2018-10-19T12:10:00Z">
        <w:r w:rsidR="00846BB1">
          <w:t>à</w:t>
        </w:r>
      </w:ins>
      <w:ins w:id="579" w:author="Ryan Lemos" w:date="2018-10-19T10:55:00Z">
        <w:r w:rsidR="00B92B4E">
          <w:t xml:space="preserve"> proposta pelo pesquisador.</w:t>
        </w:r>
      </w:ins>
    </w:p>
    <w:p w14:paraId="1E5CB750" w14:textId="1D6893EC" w:rsidR="00627B70" w:rsidRDefault="001A2D1A" w:rsidP="00D06B75">
      <w:pPr>
        <w:rPr>
          <w:ins w:id="580" w:author="Ryan Lemos" w:date="2018-10-19T12:17:00Z"/>
        </w:rPr>
      </w:pPr>
      <w:ins w:id="581" w:author="Ryan Lemos" w:date="2018-10-19T10:59:00Z">
        <w:r>
          <w:t>Gil</w:t>
        </w:r>
      </w:ins>
      <w:ins w:id="582" w:author="Ryan Lemos" w:date="2018-10-19T12:12:00Z">
        <w:r w:rsidR="00964252" w:rsidRPr="00964252">
          <w:t xml:space="preserve"> </w:t>
        </w:r>
      </w:ins>
      <w:customXmlInsRangeStart w:id="583" w:author="Ryan Lemos" w:date="2018-10-19T12:12:00Z"/>
      <w:sdt>
        <w:sdtPr>
          <w:id w:val="-449866556"/>
          <w:citation/>
        </w:sdtPr>
        <w:sdtEndPr/>
        <w:sdtContent>
          <w:customXmlInsRangeEnd w:id="583"/>
          <w:ins w:id="584" w:author="Ryan Lemos" w:date="2018-10-19T12:12:00Z">
            <w:r w:rsidR="00964252">
              <w:fldChar w:fldCharType="begin"/>
            </w:r>
            <w:r w:rsidR="00964252">
              <w:instrText xml:space="preserve">CITATION Gil02 \p 45 \n  \t  \l 1046 </w:instrText>
            </w:r>
            <w:r w:rsidR="00964252">
              <w:fldChar w:fldCharType="separate"/>
            </w:r>
            <w:r w:rsidR="00964252">
              <w:rPr>
                <w:noProof/>
              </w:rPr>
              <w:t>(2002, p. 45)</w:t>
            </w:r>
            <w:r w:rsidR="00964252">
              <w:fldChar w:fldCharType="end"/>
            </w:r>
          </w:ins>
          <w:customXmlInsRangeStart w:id="585" w:author="Ryan Lemos" w:date="2018-10-19T12:12:00Z"/>
        </w:sdtContent>
      </w:sdt>
      <w:customXmlInsRangeEnd w:id="585"/>
      <w:ins w:id="586" w:author="Ryan Lemos" w:date="2018-10-19T12:10:00Z">
        <w:r w:rsidR="005F7938">
          <w:t xml:space="preserve"> apresenta</w:t>
        </w:r>
        <w:r w:rsidR="00846BB1">
          <w:t xml:space="preserve"> como sendo a principal vantagem</w:t>
        </w:r>
      </w:ins>
      <w:ins w:id="587" w:author="Ryan Lemos" w:date="2018-10-19T12:13:00Z">
        <w:r w:rsidR="00E22135">
          <w:t xml:space="preserve"> da pesquisa bibliográfica</w:t>
        </w:r>
      </w:ins>
      <w:ins w:id="588" w:author="Ryan Lemos" w:date="2018-10-19T12:10:00Z">
        <w:r w:rsidR="00846BB1">
          <w:t xml:space="preserve"> o fato de </w:t>
        </w:r>
      </w:ins>
      <w:ins w:id="589" w:author="Ryan Lemos" w:date="2018-10-19T12:11:00Z">
        <w:r w:rsidR="00846BB1">
          <w:t>que e</w:t>
        </w:r>
        <w:r w:rsidR="00A53868">
          <w:t>l</w:t>
        </w:r>
        <w:r w:rsidR="00846BB1">
          <w:t>a permite</w:t>
        </w:r>
        <w:r w:rsidR="00A53868">
          <w:t xml:space="preserve"> “[...] ao investigador a cobertura de uma gama de fenômenos muito mais ampla </w:t>
        </w:r>
      </w:ins>
      <w:ins w:id="590" w:author="Ryan Lemos" w:date="2018-10-19T12:12:00Z">
        <w:r w:rsidR="00A53868">
          <w:t>do que aquela que poderia pesquisar diretamente</w:t>
        </w:r>
        <w:r w:rsidR="00964252">
          <w:t xml:space="preserve">”. </w:t>
        </w:r>
      </w:ins>
      <w:ins w:id="591" w:author="Ryan Lemos" w:date="2018-10-19T12:13:00Z">
        <w:r w:rsidR="008A760D">
          <w:t>Porém Gi</w:t>
        </w:r>
      </w:ins>
      <w:ins w:id="592" w:author="Ryan Lemos" w:date="2018-10-19T12:14:00Z">
        <w:r w:rsidR="008A760D">
          <w:t xml:space="preserve">l </w:t>
        </w:r>
      </w:ins>
      <w:customXmlInsRangeStart w:id="593" w:author="Ryan Lemos" w:date="2018-10-19T12:14:00Z"/>
      <w:sdt>
        <w:sdtPr>
          <w:id w:val="992530948"/>
          <w:citation/>
        </w:sdtPr>
        <w:sdtEndPr/>
        <w:sdtContent>
          <w:customXmlInsRangeEnd w:id="593"/>
          <w:ins w:id="594" w:author="Ryan Lemos" w:date="2018-10-19T12:14:00Z">
            <w:r w:rsidR="008A760D">
              <w:fldChar w:fldCharType="begin"/>
            </w:r>
          </w:ins>
          <w:ins w:id="595" w:author="Ryan Lemos" w:date="2018-10-19T12:15:00Z">
            <w:r w:rsidR="009C7E85">
              <w:instrText xml:space="preserve">CITATION Gil02 \n  \t  \l 1046 </w:instrText>
            </w:r>
          </w:ins>
          <w:ins w:id="596" w:author="Ryan Lemos" w:date="2018-10-19T12:14:00Z">
            <w:r w:rsidR="008A760D">
              <w:fldChar w:fldCharType="separate"/>
            </w:r>
          </w:ins>
          <w:ins w:id="597" w:author="Ryan Lemos" w:date="2018-10-19T12:15:00Z">
            <w:r w:rsidR="009C7E85">
              <w:rPr>
                <w:noProof/>
              </w:rPr>
              <w:t>(2002)</w:t>
            </w:r>
          </w:ins>
          <w:ins w:id="598" w:author="Ryan Lemos" w:date="2018-10-19T12:14:00Z">
            <w:r w:rsidR="008A760D">
              <w:fldChar w:fldCharType="end"/>
            </w:r>
          </w:ins>
          <w:customXmlInsRangeStart w:id="599" w:author="Ryan Lemos" w:date="2018-10-19T12:14:00Z"/>
        </w:sdtContent>
      </w:sdt>
      <w:customXmlInsRangeEnd w:id="599"/>
      <w:ins w:id="600" w:author="Ryan Lemos" w:date="2018-10-19T12:14:00Z">
        <w:r w:rsidR="008A760D">
          <w:t xml:space="preserve"> afirma que em contrapartida</w:t>
        </w:r>
        <w:r w:rsidR="000F52B5">
          <w:t xml:space="preserve"> essa vantage</w:t>
        </w:r>
      </w:ins>
      <w:ins w:id="601" w:author="Ryan Lemos" w:date="2018-10-19T12:15:00Z">
        <w:r w:rsidR="009C7E85">
          <w:t>m</w:t>
        </w:r>
      </w:ins>
      <w:ins w:id="602" w:author="Ryan Lemos" w:date="2018-10-19T12:14:00Z">
        <w:r w:rsidR="000F52B5">
          <w:t xml:space="preserve"> </w:t>
        </w:r>
        <w:r w:rsidR="009C7E85">
          <w:t>pode diminuir a qualidade</w:t>
        </w:r>
      </w:ins>
      <w:ins w:id="603" w:author="Ryan Lemos" w:date="2018-10-19T12:15:00Z">
        <w:r w:rsidR="009C7E85">
          <w:t xml:space="preserve"> final</w:t>
        </w:r>
      </w:ins>
      <w:ins w:id="604" w:author="Ryan Lemos" w:date="2018-10-19T12:14:00Z">
        <w:r w:rsidR="009C7E85">
          <w:t xml:space="preserve"> da pesquisa</w:t>
        </w:r>
      </w:ins>
      <w:ins w:id="605" w:author="Ryan Lemos" w:date="2018-10-19T12:15:00Z">
        <w:r w:rsidR="009C7E85">
          <w:t xml:space="preserve">, pois </w:t>
        </w:r>
        <w:r w:rsidR="007B05F6">
          <w:t>podem apresentar informações erradas ou equivocadas</w:t>
        </w:r>
      </w:ins>
      <w:ins w:id="606" w:author="Ryan Lemos" w:date="2018-10-19T12:16:00Z">
        <w:r w:rsidR="007B05F6">
          <w:t xml:space="preserve"> </w:t>
        </w:r>
        <w:r w:rsidR="00A87119">
          <w:t>e</w:t>
        </w:r>
        <w:r w:rsidR="007B05F6">
          <w:t xml:space="preserve"> que</w:t>
        </w:r>
        <w:r w:rsidR="00A87119">
          <w:t xml:space="preserve"> podem levar o pesquisador a </w:t>
        </w:r>
        <w:r w:rsidR="00A87119">
          <w:lastRenderedPageBreak/>
          <w:t>cometer os mesmos erros apresentados</w:t>
        </w:r>
        <w:r w:rsidR="007E3B43">
          <w:t xml:space="preserve"> nas fontes bibliogr</w:t>
        </w:r>
      </w:ins>
      <w:ins w:id="607" w:author="Ryan Lemos" w:date="2018-10-19T12:17:00Z">
        <w:r w:rsidR="007E3B43">
          <w:t>á</w:t>
        </w:r>
      </w:ins>
      <w:ins w:id="608" w:author="Ryan Lemos" w:date="2018-10-19T12:16:00Z">
        <w:r w:rsidR="007E3B43">
          <w:t>ficas.</w:t>
        </w:r>
      </w:ins>
      <w:ins w:id="609" w:author="Ryan Lemos" w:date="2018-10-19T12:17:00Z">
        <w:r w:rsidR="007E3B43">
          <w:t xml:space="preserve"> Portanto é necessário que se filtre</w:t>
        </w:r>
        <w:r w:rsidR="00627B70">
          <w:t xml:space="preserve"> e identifique a fonte de pesquisa e quanto a veracidade das informações dispostas.</w:t>
        </w:r>
      </w:ins>
    </w:p>
    <w:p w14:paraId="51E92B69" w14:textId="38A64C51" w:rsidR="00D87793" w:rsidRDefault="00627B70" w:rsidP="00D06B75">
      <w:pPr>
        <w:rPr>
          <w:ins w:id="610" w:author="Ryan Lemos" w:date="2018-10-19T10:37:00Z"/>
        </w:rPr>
      </w:pPr>
      <w:ins w:id="611" w:author="Ryan Lemos" w:date="2018-10-19T12:17:00Z">
        <w:r>
          <w:t xml:space="preserve">Para a pesquisa bibliográfica deste trabalho, pretende-se fazer uso de </w:t>
        </w:r>
      </w:ins>
      <w:ins w:id="612" w:author="Ryan Lemos" w:date="2018-10-19T12:18:00Z">
        <w:r w:rsidR="008E3183">
          <w:t>livros, artigos, a</w:t>
        </w:r>
      </w:ins>
      <w:ins w:id="613" w:author="Ryan Lemos" w:date="2018-10-19T12:19:00Z">
        <w:r w:rsidR="004312B8">
          <w:t>postilas e periódicos, sejam eles em</w:t>
        </w:r>
        <w:r w:rsidR="00482E33">
          <w:t xml:space="preserve"> meio digital (dispostos na</w:t>
        </w:r>
      </w:ins>
      <w:ins w:id="614" w:author="Ryan Lemos" w:date="2018-10-19T12:20:00Z">
        <w:r w:rsidR="00482E33">
          <w:t xml:space="preserve"> </w:t>
        </w:r>
        <w:r w:rsidR="00482E33" w:rsidRPr="00482E33">
          <w:rPr>
            <w:i/>
            <w:rPrChange w:id="615" w:author="Ryan Lemos" w:date="2018-10-19T12:20:00Z">
              <w:rPr/>
            </w:rPrChange>
          </w:rPr>
          <w:t>web</w:t>
        </w:r>
      </w:ins>
      <w:ins w:id="616" w:author="Ryan Lemos" w:date="2018-10-19T12:19:00Z">
        <w:r w:rsidR="00482E33" w:rsidRPr="00482E33">
          <w:rPr>
            <w:rPrChange w:id="617" w:author="Ryan Lemos" w:date="2018-10-19T12:19:00Z">
              <w:rPr>
                <w:i/>
              </w:rPr>
            </w:rPrChange>
          </w:rPr>
          <w:t>)</w:t>
        </w:r>
      </w:ins>
      <w:ins w:id="618" w:author="Ryan Lemos" w:date="2018-10-19T12:20:00Z">
        <w:r w:rsidR="00482E33">
          <w:t>, ou o material físico</w:t>
        </w:r>
        <w:r w:rsidR="00D26A27">
          <w:t>.</w:t>
        </w:r>
      </w:ins>
      <w:ins w:id="619" w:author="Ryan Lemos" w:date="2018-10-19T12:19:00Z">
        <w:r w:rsidR="004312B8">
          <w:t xml:space="preserve"> </w:t>
        </w:r>
      </w:ins>
    </w:p>
    <w:p w14:paraId="3CC3ED23" w14:textId="77777777" w:rsidR="00D06B75" w:rsidRPr="00F8198B" w:rsidRDefault="00D06B75">
      <w:pPr>
        <w:rPr>
          <w:ins w:id="620" w:author="Ryan Lemos" w:date="2018-10-15T08:07:00Z"/>
        </w:rPr>
        <w:pPrChange w:id="621" w:author="Ryan Lemos" w:date="2018-10-19T10:37:00Z">
          <w:pPr>
            <w:pStyle w:val="Ttulo3"/>
          </w:pPr>
        </w:pPrChange>
      </w:pPr>
    </w:p>
    <w:p w14:paraId="130260B9" w14:textId="46341FB8" w:rsidR="005873D5" w:rsidRDefault="005873D5" w:rsidP="005873D5">
      <w:pPr>
        <w:pStyle w:val="Ttulo3"/>
        <w:rPr>
          <w:ins w:id="622" w:author="Ryan Lemos" w:date="2018-10-19T12:24:00Z"/>
        </w:rPr>
      </w:pPr>
      <w:bookmarkStart w:id="623" w:name="_Toc466488452"/>
      <w:ins w:id="624" w:author="Ryan Lemos" w:date="2018-10-15T08:07:00Z">
        <w:r w:rsidRPr="005873D5">
          <w:t>Observação</w:t>
        </w:r>
      </w:ins>
      <w:bookmarkEnd w:id="623"/>
    </w:p>
    <w:p w14:paraId="58B1A964" w14:textId="0367C135" w:rsidR="001700C2" w:rsidRDefault="001700C2" w:rsidP="001700C2">
      <w:pPr>
        <w:rPr>
          <w:ins w:id="625" w:author="Ryan Lemos" w:date="2018-10-19T12:24:00Z"/>
        </w:rPr>
      </w:pPr>
    </w:p>
    <w:p w14:paraId="3E6BB9F0" w14:textId="5490C322" w:rsidR="001700C2" w:rsidRDefault="002424A1" w:rsidP="001700C2">
      <w:pPr>
        <w:rPr>
          <w:ins w:id="626" w:author="Ryan Lemos" w:date="2018-10-19T12:35:00Z"/>
        </w:rPr>
      </w:pPr>
      <w:ins w:id="627" w:author="Ryan Lemos" w:date="2018-10-19T12:31:00Z">
        <w:r>
          <w:t>A observação pode ser entendida como uma “[...] técnica de coleta de dados para conseguir informações e utiliza os sentidos</w:t>
        </w:r>
      </w:ins>
      <w:ins w:id="628" w:author="Ryan Lemos" w:date="2018-10-19T12:32:00Z">
        <w:r>
          <w:t xml:space="preserve"> na obtenção de determinados aspectos da realidade”</w:t>
        </w:r>
      </w:ins>
      <w:customXmlInsRangeStart w:id="629" w:author="Ryan Lemos" w:date="2018-10-19T12:32:00Z"/>
      <w:sdt>
        <w:sdtPr>
          <w:id w:val="1413272911"/>
          <w:citation/>
        </w:sdtPr>
        <w:sdtEndPr/>
        <w:sdtContent>
          <w:customXmlInsRangeEnd w:id="629"/>
          <w:ins w:id="630" w:author="Ryan Lemos" w:date="2018-10-19T12:32:00Z">
            <w:r w:rsidR="00657D9D">
              <w:fldChar w:fldCharType="begin"/>
            </w:r>
            <w:r w:rsidR="00657D9D">
              <w:instrText xml:space="preserve">CITATION Mar03 \p 190 \l 1046 </w:instrText>
            </w:r>
          </w:ins>
          <w:r w:rsidR="00657D9D">
            <w:fldChar w:fldCharType="separate"/>
          </w:r>
          <w:ins w:id="631" w:author="Ryan Lemos" w:date="2018-10-19T12:32:00Z">
            <w:r w:rsidR="00657D9D">
              <w:rPr>
                <w:noProof/>
              </w:rPr>
              <w:t xml:space="preserve"> (MARCONI e LAKATOS, 2003, p. 190)</w:t>
            </w:r>
            <w:r w:rsidR="00657D9D">
              <w:fldChar w:fldCharType="end"/>
            </w:r>
          </w:ins>
          <w:customXmlInsRangeStart w:id="632" w:author="Ryan Lemos" w:date="2018-10-19T12:32:00Z"/>
        </w:sdtContent>
      </w:sdt>
      <w:customXmlInsRangeEnd w:id="632"/>
      <w:ins w:id="633" w:author="Ryan Lemos" w:date="2018-10-19T12:32:00Z">
        <w:r>
          <w:t>.</w:t>
        </w:r>
      </w:ins>
      <w:ins w:id="634" w:author="Ryan Lemos" w:date="2018-10-19T12:33:00Z">
        <w:r w:rsidR="00F06680">
          <w:t xml:space="preserve"> </w:t>
        </w:r>
        <w:r w:rsidR="004B6856">
          <w:t>Assim o pesq</w:t>
        </w:r>
      </w:ins>
      <w:ins w:id="635" w:author="Ryan Lemos" w:date="2018-10-19T12:34:00Z">
        <w:r w:rsidR="004B6856">
          <w:t xml:space="preserve">uisador é capaz de adquirir dados e informações acerca de algo </w:t>
        </w:r>
        <w:r w:rsidR="001B4094">
          <w:t>analisando a maneira que é feito, como por exemplo observando um determinado processo de uma organização para faz</w:t>
        </w:r>
      </w:ins>
      <w:ins w:id="636" w:author="Ryan Lemos" w:date="2018-10-19T12:35:00Z">
        <w:r w:rsidR="001B4094">
          <w:t>er a sua modelagem</w:t>
        </w:r>
        <w:r w:rsidR="00B47252">
          <w:t>.</w:t>
        </w:r>
      </w:ins>
    </w:p>
    <w:p w14:paraId="509ADA93" w14:textId="2A734CC7" w:rsidR="002D1E6C" w:rsidRDefault="002D1E6C" w:rsidP="001700C2">
      <w:pPr>
        <w:rPr>
          <w:ins w:id="637" w:author="Ryan Lemos" w:date="2018-10-19T12:42:00Z"/>
        </w:rPr>
      </w:pPr>
      <w:ins w:id="638" w:author="Ryan Lemos" w:date="2018-10-19T12:35:00Z">
        <w:r>
          <w:t>Marconi e Lakatos</w:t>
        </w:r>
      </w:ins>
      <w:customXmlInsRangeStart w:id="639" w:author="Ryan Lemos" w:date="2018-10-19T12:36:00Z"/>
      <w:sdt>
        <w:sdtPr>
          <w:id w:val="1618790160"/>
          <w:citation/>
        </w:sdtPr>
        <w:sdtEndPr/>
        <w:sdtContent>
          <w:customXmlInsRangeEnd w:id="639"/>
          <w:ins w:id="640" w:author="Ryan Lemos" w:date="2018-10-19T12:36:00Z">
            <w:r w:rsidR="008514BF">
              <w:fldChar w:fldCharType="begin"/>
            </w:r>
            <w:r w:rsidR="008514BF">
              <w:instrText xml:space="preserve">CITATION Mar03 \n  \t  \l 1046 </w:instrText>
            </w:r>
          </w:ins>
          <w:r w:rsidR="008514BF">
            <w:fldChar w:fldCharType="separate"/>
          </w:r>
          <w:ins w:id="641" w:author="Ryan Lemos" w:date="2018-10-19T12:36:00Z">
            <w:r w:rsidR="008514BF">
              <w:rPr>
                <w:noProof/>
              </w:rPr>
              <w:t xml:space="preserve"> (2003)</w:t>
            </w:r>
            <w:r w:rsidR="008514BF">
              <w:fldChar w:fldCharType="end"/>
            </w:r>
          </w:ins>
          <w:customXmlInsRangeStart w:id="642" w:author="Ryan Lemos" w:date="2018-10-19T12:36:00Z"/>
        </w:sdtContent>
      </w:sdt>
      <w:customXmlInsRangeEnd w:id="642"/>
      <w:ins w:id="643" w:author="Ryan Lemos" w:date="2018-10-19T12:35:00Z">
        <w:r>
          <w:t xml:space="preserve"> </w:t>
        </w:r>
      </w:ins>
      <w:ins w:id="644" w:author="Ryan Lemos" w:date="2018-10-19T12:36:00Z">
        <w:r>
          <w:t>citam algumas vantagens e limitações da observação</w:t>
        </w:r>
        <w:r w:rsidR="001F0729">
          <w:t>,</w:t>
        </w:r>
        <w:r w:rsidR="008514BF">
          <w:t xml:space="preserve"> </w:t>
        </w:r>
        <w:r w:rsidR="001F0729">
          <w:t>d</w:t>
        </w:r>
        <w:r w:rsidR="008514BF">
          <w:t>e</w:t>
        </w:r>
        <w:r w:rsidR="001F0729">
          <w:t xml:space="preserve">ntre as </w:t>
        </w:r>
      </w:ins>
      <w:ins w:id="645" w:author="Ryan Lemos" w:date="2018-10-19T12:37:00Z">
        <w:r w:rsidR="001F0729">
          <w:t xml:space="preserve">vantagens há o fato de possibilitar de maneira satisfatória </w:t>
        </w:r>
        <w:r w:rsidR="00C33DBD">
          <w:t>o estudo de uma ampla gama de fen</w:t>
        </w:r>
      </w:ins>
      <w:ins w:id="646" w:author="Ryan Lemos" w:date="2018-10-19T12:38:00Z">
        <w:r w:rsidR="00C33DBD">
          <w:t>ômenos (como o exemplo do processo)</w:t>
        </w:r>
        <w:r w:rsidR="00102687">
          <w:t>, exigir menos esforço do observador se comparada a outras técnicas</w:t>
        </w:r>
      </w:ins>
      <w:ins w:id="647" w:author="Ryan Lemos" w:date="2018-10-19T12:39:00Z">
        <w:r w:rsidR="00D13FC7">
          <w:t xml:space="preserve">, permitir </w:t>
        </w:r>
        <w:r w:rsidR="00FD44EA">
          <w:t>que se adquira informações através da observação comportamental</w:t>
        </w:r>
      </w:ins>
      <w:ins w:id="648" w:author="Ryan Lemos" w:date="2018-10-19T12:40:00Z">
        <w:r w:rsidR="006130CA">
          <w:t xml:space="preserve"> de atitudes típicas. Dentre as limitações</w:t>
        </w:r>
        <w:r w:rsidR="00EC36CF">
          <w:t xml:space="preserve">, essa técnica pode levar </w:t>
        </w:r>
        <w:r w:rsidR="0043531F">
          <w:t xml:space="preserve">o observador </w:t>
        </w:r>
      </w:ins>
      <w:ins w:id="649" w:author="Ryan Lemos" w:date="2018-10-19T12:41:00Z">
        <w:r w:rsidR="0043531F">
          <w:t>a ser influenciado pelo observado, criando no observador</w:t>
        </w:r>
        <w:r w:rsidR="00CE5CA1">
          <w:t xml:space="preserve"> impressões favoráveis ou não. Há também como limitação o fato de que fat</w:t>
        </w:r>
      </w:ins>
      <w:ins w:id="650" w:author="Ryan Lemos" w:date="2018-10-19T12:42:00Z">
        <w:r w:rsidR="00CE5CA1">
          <w:t>ores inesperados po</w:t>
        </w:r>
        <w:r w:rsidR="002474B1">
          <w:t>derem influenciar e até atrapalhar o processo de observa</w:t>
        </w:r>
        <w:r w:rsidR="00C845ED">
          <w:t>ção do pesquisador.</w:t>
        </w:r>
      </w:ins>
    </w:p>
    <w:p w14:paraId="24554789" w14:textId="4EBCBBD6" w:rsidR="00C845ED" w:rsidRDefault="00C845ED" w:rsidP="001700C2">
      <w:pPr>
        <w:rPr>
          <w:ins w:id="651" w:author="Ryan Lemos" w:date="2018-10-19T12:24:00Z"/>
        </w:rPr>
      </w:pPr>
      <w:ins w:id="652" w:author="Ryan Lemos" w:date="2018-10-19T12:42:00Z">
        <w:r>
          <w:t>A observação neste trabalho será util</w:t>
        </w:r>
      </w:ins>
      <w:ins w:id="653" w:author="Ryan Lemos" w:date="2018-10-19T12:43:00Z">
        <w:r>
          <w:t>izada principalmente para se conhecer o</w:t>
        </w:r>
        <w:r w:rsidR="00C6586F">
          <w:t>s</w:t>
        </w:r>
        <w:r>
          <w:t xml:space="preserve"> processo</w:t>
        </w:r>
        <w:r w:rsidR="00C6586F">
          <w:t>s a qual a escola escolhida est</w:t>
        </w:r>
        <w:r w:rsidR="00F270DB">
          <w:t xml:space="preserve">á submetida. </w:t>
        </w:r>
      </w:ins>
      <w:ins w:id="654" w:author="Ryan Lemos" w:date="2018-10-19T12:44:00Z">
        <w:r w:rsidR="00F270DB">
          <w:t>Colaborando</w:t>
        </w:r>
      </w:ins>
      <w:ins w:id="655" w:author="Ryan Lemos" w:date="2018-10-19T12:43:00Z">
        <w:r w:rsidR="00F270DB">
          <w:t xml:space="preserve"> assi</w:t>
        </w:r>
      </w:ins>
      <w:ins w:id="656" w:author="Ryan Lemos" w:date="2018-10-19T12:44:00Z">
        <w:r w:rsidR="00F270DB">
          <w:t>m no processo de modelagem e auxílio na melhora dos processos.</w:t>
        </w:r>
      </w:ins>
      <w:ins w:id="657" w:author="Ryan Lemos" w:date="2018-10-19T12:43:00Z">
        <w:r>
          <w:t xml:space="preserve"> </w:t>
        </w:r>
      </w:ins>
    </w:p>
    <w:p w14:paraId="7939BDAC" w14:textId="77777777" w:rsidR="001700C2" w:rsidRPr="00F8198B" w:rsidRDefault="001700C2">
      <w:pPr>
        <w:rPr>
          <w:ins w:id="658" w:author="Ryan Lemos" w:date="2018-10-15T08:07:00Z"/>
        </w:rPr>
        <w:pPrChange w:id="659" w:author="Ryan Lemos" w:date="2018-10-19T12:24:00Z">
          <w:pPr>
            <w:pStyle w:val="Ttulo3"/>
          </w:pPr>
        </w:pPrChange>
      </w:pPr>
    </w:p>
    <w:p w14:paraId="7937EB7B" w14:textId="57C2872A" w:rsidR="005873D5" w:rsidRDefault="005873D5" w:rsidP="005873D5">
      <w:pPr>
        <w:pStyle w:val="Ttulo3"/>
        <w:rPr>
          <w:ins w:id="660" w:author="Ryan Lemos" w:date="2018-10-19T12:24:00Z"/>
        </w:rPr>
      </w:pPr>
      <w:bookmarkStart w:id="661" w:name="_Toc466488453"/>
      <w:ins w:id="662" w:author="Ryan Lemos" w:date="2018-10-15T08:07:00Z">
        <w:r w:rsidRPr="005873D5">
          <w:t>Entrevista</w:t>
        </w:r>
      </w:ins>
      <w:bookmarkEnd w:id="661"/>
    </w:p>
    <w:p w14:paraId="5CC836FD" w14:textId="54C0E38A" w:rsidR="001700C2" w:rsidRDefault="001700C2" w:rsidP="001700C2">
      <w:pPr>
        <w:rPr>
          <w:ins w:id="663" w:author="Ryan Lemos" w:date="2018-10-19T12:24:00Z"/>
        </w:rPr>
      </w:pPr>
    </w:p>
    <w:p w14:paraId="06E618E7" w14:textId="071D772A" w:rsidR="001700C2" w:rsidRDefault="00F058F6" w:rsidP="001700C2">
      <w:pPr>
        <w:rPr>
          <w:ins w:id="664" w:author="Ryan Lemos" w:date="2018-10-19T12:55:00Z"/>
        </w:rPr>
      </w:pPr>
      <w:ins w:id="665" w:author="Ryan Lemos" w:date="2018-10-19T12:45:00Z">
        <w:r>
          <w:t>A entrevista pode ser entendida como “</w:t>
        </w:r>
        <w:r w:rsidR="00AD536D">
          <w:t>um encontro entre duas pessoas, a fim</w:t>
        </w:r>
      </w:ins>
      <w:ins w:id="666" w:author="Ryan Lemos" w:date="2018-10-19T12:48:00Z">
        <w:r w:rsidR="003F219C">
          <w:t xml:space="preserve"> de que uma delas obtenha informações a respeito de um determinado assunto, mediante uma conversação de natureza profissional</w:t>
        </w:r>
      </w:ins>
      <w:ins w:id="667" w:author="Ryan Lemos" w:date="2018-10-19T12:49:00Z">
        <w:r w:rsidR="003F219C">
          <w:t>”</w:t>
        </w:r>
      </w:ins>
      <w:customXmlInsRangeStart w:id="668" w:author="Ryan Lemos" w:date="2018-10-19T12:49:00Z"/>
      <w:sdt>
        <w:sdtPr>
          <w:id w:val="-813645718"/>
          <w:citation/>
        </w:sdtPr>
        <w:sdtEndPr/>
        <w:sdtContent>
          <w:customXmlInsRangeEnd w:id="668"/>
          <w:ins w:id="669" w:author="Ryan Lemos" w:date="2018-10-19T12:49:00Z">
            <w:r w:rsidR="003F219C">
              <w:fldChar w:fldCharType="begin"/>
            </w:r>
            <w:r w:rsidR="003F219C">
              <w:instrText xml:space="preserve">CITATION Mar03 \p 195 \l 1046 </w:instrText>
            </w:r>
          </w:ins>
          <w:r w:rsidR="003F219C">
            <w:fldChar w:fldCharType="separate"/>
          </w:r>
          <w:ins w:id="670" w:author="Ryan Lemos" w:date="2018-10-19T12:49:00Z">
            <w:r w:rsidR="003F219C">
              <w:rPr>
                <w:noProof/>
              </w:rPr>
              <w:t xml:space="preserve"> (MARCONI e LAKATOS, 2003, p. 195)</w:t>
            </w:r>
            <w:r w:rsidR="003F219C">
              <w:fldChar w:fldCharType="end"/>
            </w:r>
          </w:ins>
          <w:customXmlInsRangeStart w:id="671" w:author="Ryan Lemos" w:date="2018-10-19T12:49:00Z"/>
        </w:sdtContent>
      </w:sdt>
      <w:customXmlInsRangeEnd w:id="671"/>
      <w:ins w:id="672" w:author="Ryan Lemos" w:date="2018-10-19T12:48:00Z">
        <w:r w:rsidR="003F219C">
          <w:t>.</w:t>
        </w:r>
      </w:ins>
      <w:ins w:id="673" w:author="Ryan Lemos" w:date="2018-10-19T12:50:00Z">
        <w:r w:rsidR="00904D38">
          <w:t xml:space="preserve"> O intuito dessa pesquisa é que</w:t>
        </w:r>
        <w:r w:rsidR="009858FE">
          <w:t xml:space="preserve"> o pesquisador possa retirar informações necessárias</w:t>
        </w:r>
      </w:ins>
      <w:ins w:id="674" w:author="Ryan Lemos" w:date="2018-10-19T12:51:00Z">
        <w:r w:rsidR="008C12E1">
          <w:t xml:space="preserve"> sobre um determinado ass</w:t>
        </w:r>
      </w:ins>
      <w:ins w:id="675" w:author="Ryan Lemos" w:date="2018-10-19T12:52:00Z">
        <w:r w:rsidR="008C12E1">
          <w:t>unto ou competência</w:t>
        </w:r>
      </w:ins>
      <w:ins w:id="676" w:author="Ryan Lemos" w:date="2018-10-19T12:50:00Z">
        <w:r w:rsidR="009858FE">
          <w:t xml:space="preserve"> </w:t>
        </w:r>
      </w:ins>
      <w:ins w:id="677" w:author="Ryan Lemos" w:date="2018-10-19T12:51:00Z">
        <w:r w:rsidR="009858FE">
          <w:t>por meio de uma conversa direta e contato face-a-face</w:t>
        </w:r>
      </w:ins>
      <w:ins w:id="678" w:author="Ryan Lemos" w:date="2018-10-19T12:52:00Z">
        <w:r w:rsidR="008C12E1">
          <w:t xml:space="preserve"> com outra pessoa</w:t>
        </w:r>
      </w:ins>
      <w:ins w:id="679" w:author="Ryan Lemos" w:date="2018-10-19T12:51:00Z">
        <w:r w:rsidR="009858FE">
          <w:t>.</w:t>
        </w:r>
      </w:ins>
      <w:ins w:id="680" w:author="Ryan Lemos" w:date="2018-10-19T12:54:00Z">
        <w:r w:rsidR="006C3EB5">
          <w:t xml:space="preserve"> </w:t>
        </w:r>
      </w:ins>
    </w:p>
    <w:p w14:paraId="064B7929" w14:textId="0D359901" w:rsidR="00007D72" w:rsidRDefault="00DC2E54" w:rsidP="001700C2">
      <w:pPr>
        <w:rPr>
          <w:ins w:id="681" w:author="Ryan Lemos" w:date="2018-10-19T13:08:00Z"/>
        </w:rPr>
      </w:pPr>
      <w:ins w:id="682" w:author="Ryan Lemos" w:date="2018-10-19T12:55:00Z">
        <w:r>
          <w:t>Marconi e Lakatos</w:t>
        </w:r>
      </w:ins>
      <w:ins w:id="683" w:author="Ryan Lemos" w:date="2018-10-19T12:57:00Z">
        <w:r w:rsidR="00247D7C">
          <w:t xml:space="preserve"> </w:t>
        </w:r>
        <w:r w:rsidR="00247D7C">
          <w:rPr>
            <w:noProof/>
          </w:rPr>
          <w:t>(2003)</w:t>
        </w:r>
      </w:ins>
      <w:ins w:id="684" w:author="Ryan Lemos" w:date="2018-10-19T12:55:00Z">
        <w:r>
          <w:t xml:space="preserve"> afirmam que </w:t>
        </w:r>
      </w:ins>
      <w:ins w:id="685" w:author="Ryan Lemos" w:date="2018-10-19T12:56:00Z">
        <w:r>
          <w:t>uma</w:t>
        </w:r>
      </w:ins>
      <w:ins w:id="686" w:author="Ryan Lemos" w:date="2018-10-19T12:55:00Z">
        <w:r>
          <w:t xml:space="preserve"> entrevista pode</w:t>
        </w:r>
      </w:ins>
      <w:ins w:id="687" w:author="Ryan Lemos" w:date="2018-10-19T12:56:00Z">
        <w:r>
          <w:t xml:space="preserve"> </w:t>
        </w:r>
      </w:ins>
      <w:ins w:id="688" w:author="Ryan Lemos" w:date="2018-10-19T12:55:00Z">
        <w:r>
          <w:t>ser classificada em</w:t>
        </w:r>
      </w:ins>
      <w:ins w:id="689" w:author="Ryan Lemos" w:date="2018-10-19T12:56:00Z">
        <w:r w:rsidR="001C74DF">
          <w:t xml:space="preserve"> três tipos: Padronizada ou Estruturada, </w:t>
        </w:r>
      </w:ins>
      <w:ins w:id="690" w:author="Ryan Lemos" w:date="2018-10-19T13:21:00Z">
        <w:r w:rsidR="00FB50D2">
          <w:t xml:space="preserve">não </w:t>
        </w:r>
      </w:ins>
      <w:ins w:id="691" w:author="Ryan Lemos" w:date="2018-10-19T12:56:00Z">
        <w:r w:rsidR="001C74DF">
          <w:t>padronizada ou não-estruturada</w:t>
        </w:r>
        <w:r w:rsidR="00D84DFA">
          <w:t xml:space="preserve"> e </w:t>
        </w:r>
      </w:ins>
      <w:ins w:id="692" w:author="Ryan Lemos" w:date="2018-10-19T12:57:00Z">
        <w:r w:rsidR="00D84DFA">
          <w:t>Painel.</w:t>
        </w:r>
      </w:ins>
      <w:ins w:id="693" w:author="Ryan Lemos" w:date="2018-10-19T12:59:00Z">
        <w:r w:rsidR="00702D32">
          <w:t xml:space="preserve"> Segundo </w:t>
        </w:r>
        <w:r w:rsidR="00702D32">
          <w:lastRenderedPageBreak/>
          <w:t xml:space="preserve">Marconi e Lakatos </w:t>
        </w:r>
        <w:r w:rsidR="00702D32">
          <w:rPr>
            <w:noProof/>
          </w:rPr>
          <w:t>(2003)</w:t>
        </w:r>
      </w:ins>
      <w:ins w:id="694" w:author="Ryan Lemos" w:date="2018-10-19T12:57:00Z">
        <w:r w:rsidR="00D84DFA">
          <w:t xml:space="preserve"> </w:t>
        </w:r>
      </w:ins>
      <w:ins w:id="695" w:author="Ryan Lemos" w:date="2018-10-19T12:59:00Z">
        <w:r w:rsidR="00702D32">
          <w:t>u</w:t>
        </w:r>
      </w:ins>
      <w:ins w:id="696" w:author="Ryan Lemos" w:date="2018-10-19T12:57:00Z">
        <w:r w:rsidR="00D84DFA">
          <w:t xml:space="preserve">ma entrevista estruturada </w:t>
        </w:r>
      </w:ins>
      <w:ins w:id="697" w:author="Ryan Lemos" w:date="2018-10-19T12:58:00Z">
        <w:r w:rsidR="00574FAB">
          <w:t>é</w:t>
        </w:r>
      </w:ins>
      <w:ins w:id="698" w:author="Ryan Lemos" w:date="2018-10-19T12:59:00Z">
        <w:r w:rsidR="007502A9">
          <w:t xml:space="preserve"> uma entrevista a qual se tem um roteiro</w:t>
        </w:r>
      </w:ins>
      <w:ins w:id="699" w:author="Ryan Lemos" w:date="2018-10-19T13:01:00Z">
        <w:r w:rsidR="00F42676">
          <w:t xml:space="preserve"> com perguntas</w:t>
        </w:r>
        <w:r w:rsidR="00C65005">
          <w:t xml:space="preserve"> </w:t>
        </w:r>
        <w:r w:rsidR="00731834">
          <w:t>pr</w:t>
        </w:r>
      </w:ins>
      <w:ins w:id="700" w:author="Ryan Lemos" w:date="2018-10-19T13:02:00Z">
        <w:r w:rsidR="00731834">
          <w:t>é-determinadas</w:t>
        </w:r>
      </w:ins>
      <w:ins w:id="701" w:author="Ryan Lemos" w:date="2018-10-19T12:59:00Z">
        <w:r w:rsidR="007502A9">
          <w:t xml:space="preserve"> e esse roteiro deve ser seguido</w:t>
        </w:r>
      </w:ins>
      <w:ins w:id="702" w:author="Ryan Lemos" w:date="2018-10-19T13:02:00Z">
        <w:r w:rsidR="00731834">
          <w:t>.</w:t>
        </w:r>
        <w:r w:rsidR="00643274">
          <w:t xml:space="preserve"> Já a entrevista não estru</w:t>
        </w:r>
      </w:ins>
      <w:ins w:id="703" w:author="Ryan Lemos" w:date="2018-10-19T13:03:00Z">
        <w:r w:rsidR="00643274">
          <w:t>turada</w:t>
        </w:r>
        <w:r w:rsidR="004C2D5D">
          <w:t xml:space="preserve"> é aquela que apresenta maior liberdade acerca do rumo da entrevista</w:t>
        </w:r>
      </w:ins>
      <w:ins w:id="704" w:author="Ryan Lemos" w:date="2018-10-19T13:04:00Z">
        <w:r w:rsidR="00B70593">
          <w:t>.</w:t>
        </w:r>
        <w:r w:rsidR="001E6C85">
          <w:t xml:space="preserve"> A entrevista em painel por sua vez se trata</w:t>
        </w:r>
      </w:ins>
      <w:ins w:id="705" w:author="Ryan Lemos" w:date="2018-10-19T13:05:00Z">
        <w:r w:rsidR="001E6C85">
          <w:t xml:space="preserve"> </w:t>
        </w:r>
        <w:r w:rsidR="000A7452">
          <w:t>de uma entrevista em que se contenha repetição de perguntas em períodos curtos de tempo</w:t>
        </w:r>
        <w:r w:rsidR="00EC1FDE">
          <w:t xml:space="preserve">, isso se </w:t>
        </w:r>
      </w:ins>
      <w:ins w:id="706" w:author="Ryan Lemos" w:date="2018-10-19T13:07:00Z">
        <w:r w:rsidR="001B23F4">
          <w:t>dá, pois,</w:t>
        </w:r>
      </w:ins>
      <w:ins w:id="707" w:author="Ryan Lemos" w:date="2018-10-19T13:05:00Z">
        <w:r w:rsidR="00EC1FDE">
          <w:t xml:space="preserve"> esse tipo de </w:t>
        </w:r>
      </w:ins>
      <w:ins w:id="708" w:author="Ryan Lemos" w:date="2018-10-19T13:06:00Z">
        <w:r w:rsidR="00EC1FDE">
          <w:t xml:space="preserve">entrevista é </w:t>
        </w:r>
        <w:proofErr w:type="gramStart"/>
        <w:r w:rsidR="00EC1FDE">
          <w:t>utilizada</w:t>
        </w:r>
        <w:proofErr w:type="gramEnd"/>
        <w:r w:rsidR="00EC1FDE">
          <w:t xml:space="preserve"> para </w:t>
        </w:r>
        <w:r w:rsidR="00A70DA8">
          <w:t>estudo da evolução e mudança de opiniões</w:t>
        </w:r>
      </w:ins>
      <w:ins w:id="709" w:author="Ryan Lemos" w:date="2018-10-19T13:08:00Z">
        <w:r w:rsidR="00301625">
          <w:t xml:space="preserve"> em pequenos espaços de tempo</w:t>
        </w:r>
      </w:ins>
      <w:ins w:id="710" w:author="Ryan Lemos" w:date="2018-10-19T13:06:00Z">
        <w:r w:rsidR="00007D72">
          <w:t>.</w:t>
        </w:r>
      </w:ins>
    </w:p>
    <w:p w14:paraId="3E736CEA" w14:textId="77777777" w:rsidR="00F8198B" w:rsidRDefault="001B23F4">
      <w:pPr>
        <w:rPr>
          <w:ins w:id="711" w:author="Ryan Lemos" w:date="2018-10-19T19:40:00Z"/>
          <w:noProof/>
        </w:rPr>
      </w:pPr>
      <w:ins w:id="712" w:author="Ryan Lemos" w:date="2018-10-19T13:08:00Z">
        <w:r>
          <w:t xml:space="preserve">De </w:t>
        </w:r>
      </w:ins>
      <w:ins w:id="713" w:author="Ryan Lemos" w:date="2018-10-19T13:11:00Z">
        <w:r w:rsidR="00416ACC">
          <w:t>acordo com Marconi e Lakatos</w:t>
        </w:r>
        <w:r w:rsidR="00075558">
          <w:t xml:space="preserve"> </w:t>
        </w:r>
        <w:r w:rsidR="00075558">
          <w:rPr>
            <w:noProof/>
          </w:rPr>
          <w:t>(2003)</w:t>
        </w:r>
      </w:ins>
      <w:ins w:id="714" w:author="Ryan Lemos" w:date="2018-10-19T13:12:00Z">
        <w:r w:rsidR="001119F8">
          <w:rPr>
            <w:noProof/>
          </w:rPr>
          <w:t xml:space="preserve">, </w:t>
        </w:r>
      </w:ins>
      <w:ins w:id="715" w:author="Ryan Lemos" w:date="2018-10-19T13:14:00Z">
        <w:r w:rsidR="00BC6DE8">
          <w:rPr>
            <w:noProof/>
          </w:rPr>
          <w:t xml:space="preserve">essa técnica tem como vantagens: poder ser </w:t>
        </w:r>
      </w:ins>
      <w:ins w:id="716" w:author="Ryan Lemos" w:date="2018-10-19T13:15:00Z">
        <w:r w:rsidR="000A5A15">
          <w:rPr>
            <w:noProof/>
          </w:rPr>
          <w:t xml:space="preserve">utilizada em todos os nichos da população, </w:t>
        </w:r>
      </w:ins>
      <w:ins w:id="717" w:author="Ryan Lemos" w:date="2018-10-19T13:16:00Z">
        <w:r w:rsidR="00D93319">
          <w:rPr>
            <w:noProof/>
          </w:rPr>
          <w:t xml:space="preserve">obtenção de dados que não podem ser encontrados em fontes como documentos mas que são </w:t>
        </w:r>
        <w:r w:rsidR="00AC02C6">
          <w:rPr>
            <w:noProof/>
          </w:rPr>
          <w:t>de relevância para o trabalho</w:t>
        </w:r>
      </w:ins>
      <w:ins w:id="718" w:author="Ryan Lemos" w:date="2018-10-19T13:19:00Z">
        <w:r w:rsidR="00D222B9">
          <w:rPr>
            <w:noProof/>
          </w:rPr>
          <w:t>, entre outras</w:t>
        </w:r>
      </w:ins>
      <w:ins w:id="719" w:author="Ryan Lemos" w:date="2018-10-19T13:17:00Z">
        <w:r w:rsidR="00D6032E">
          <w:rPr>
            <w:noProof/>
          </w:rPr>
          <w:t xml:space="preserve">. Dentre as limitações dessa técnica tem-se o fato </w:t>
        </w:r>
        <w:r w:rsidR="00A91B39">
          <w:rPr>
            <w:noProof/>
          </w:rPr>
          <w:t>de</w:t>
        </w:r>
      </w:ins>
      <w:ins w:id="720" w:author="Ryan Lemos" w:date="2018-10-19T13:18:00Z">
        <w:r w:rsidR="00A91B39">
          <w:rPr>
            <w:noProof/>
          </w:rPr>
          <w:t xml:space="preserve"> poder</w:t>
        </w:r>
      </w:ins>
      <w:ins w:id="721" w:author="Ryan Lemos" w:date="2018-10-19T13:17:00Z">
        <w:r w:rsidR="00A91B39">
          <w:rPr>
            <w:noProof/>
          </w:rPr>
          <w:t xml:space="preserve"> haver dificulda</w:t>
        </w:r>
      </w:ins>
      <w:ins w:id="722" w:author="Ryan Lemos" w:date="2018-10-19T13:18:00Z">
        <w:r w:rsidR="00A91B39">
          <w:rPr>
            <w:noProof/>
          </w:rPr>
          <w:t>de de expressão e comunicação</w:t>
        </w:r>
        <w:r w:rsidR="00D222B9">
          <w:rPr>
            <w:noProof/>
          </w:rPr>
          <w:t xml:space="preserve">, possibilidade de influência do </w:t>
        </w:r>
      </w:ins>
      <w:ins w:id="723" w:author="Ryan Lemos" w:date="2018-10-19T13:19:00Z">
        <w:r w:rsidR="00D222B9">
          <w:rPr>
            <w:noProof/>
          </w:rPr>
          <w:t>entrevistador para as respostas do entrevistado</w:t>
        </w:r>
      </w:ins>
      <w:ins w:id="724" w:author="Ryan Lemos" w:date="2018-10-19T13:20:00Z">
        <w:r w:rsidR="003F5CF2">
          <w:rPr>
            <w:noProof/>
          </w:rPr>
          <w:t xml:space="preserve">, </w:t>
        </w:r>
        <w:r w:rsidR="005C6A6B">
          <w:rPr>
            <w:noProof/>
          </w:rPr>
          <w:t>além de que pode ser demorada e dificil de se fazer, entre outras limitações.</w:t>
        </w:r>
      </w:ins>
    </w:p>
    <w:p w14:paraId="10712BE0" w14:textId="7D0C7F09" w:rsidR="00DC2E54" w:rsidRDefault="00F8198B">
      <w:pPr>
        <w:rPr>
          <w:ins w:id="725" w:author="Ryan Lemos" w:date="2018-10-19T12:24:00Z"/>
        </w:rPr>
      </w:pPr>
      <w:ins w:id="726" w:author="Ryan Lemos" w:date="2018-10-19T19:41:00Z">
        <w:r>
          <w:rPr>
            <w:noProof/>
          </w:rPr>
          <w:t xml:space="preserve">A técnica de entrevista </w:t>
        </w:r>
      </w:ins>
      <w:ins w:id="727" w:author="Ryan Lemos" w:date="2018-10-19T19:43:00Z">
        <w:r>
          <w:rPr>
            <w:noProof/>
          </w:rPr>
          <w:t xml:space="preserve">será utilizada neste trabalho pois acredita-se que assim </w:t>
        </w:r>
      </w:ins>
      <w:ins w:id="728" w:author="Ryan Lemos" w:date="2018-10-19T19:42:00Z">
        <w:r>
          <w:rPr>
            <w:noProof/>
          </w:rPr>
          <w:t>se possa conhecer melhor algumas características da escola em que o trabalho será direcionado</w:t>
        </w:r>
      </w:ins>
      <w:ins w:id="729" w:author="Ryan Lemos" w:date="2018-10-19T19:43:00Z">
        <w:r>
          <w:rPr>
            <w:noProof/>
          </w:rPr>
          <w:t>, além de conhecer o</w:t>
        </w:r>
      </w:ins>
      <w:ins w:id="730" w:author="Ryan Lemos" w:date="2018-10-19T19:45:00Z">
        <w:r>
          <w:rPr>
            <w:noProof/>
          </w:rPr>
          <w:t>s</w:t>
        </w:r>
      </w:ins>
      <w:ins w:id="731" w:author="Ryan Lemos" w:date="2018-10-19T19:43:00Z">
        <w:r>
          <w:rPr>
            <w:noProof/>
          </w:rPr>
          <w:t xml:space="preserve"> clien</w:t>
        </w:r>
      </w:ins>
      <w:ins w:id="732" w:author="Ryan Lemos" w:date="2018-10-19T19:44:00Z">
        <w:r>
          <w:rPr>
            <w:noProof/>
          </w:rPr>
          <w:t>te</w:t>
        </w:r>
      </w:ins>
      <w:ins w:id="733" w:author="Ryan Lemos" w:date="2018-10-19T19:45:00Z">
        <w:r>
          <w:rPr>
            <w:noProof/>
          </w:rPr>
          <w:t>s</w:t>
        </w:r>
      </w:ins>
      <w:ins w:id="734" w:author="Ryan Lemos" w:date="2018-10-19T19:44:00Z">
        <w:r>
          <w:rPr>
            <w:noProof/>
          </w:rPr>
          <w:t xml:space="preserve"> mais a fundo</w:t>
        </w:r>
      </w:ins>
      <w:ins w:id="735" w:author="Ryan Lemos" w:date="2018-10-19T19:42:00Z">
        <w:r>
          <w:rPr>
            <w:noProof/>
          </w:rPr>
          <w:t>.</w:t>
        </w:r>
      </w:ins>
      <w:ins w:id="736" w:author="Ryan Lemos" w:date="2018-10-19T19:44:00Z">
        <w:r>
          <w:rPr>
            <w:noProof/>
          </w:rPr>
          <w:t xml:space="preserve"> Será utilizada neste trabalho a entrevista não-estruturada, porque como foi descrito</w:t>
        </w:r>
      </w:ins>
      <w:ins w:id="737" w:author="Ryan Lemos" w:date="2018-10-19T19:46:00Z">
        <w:r w:rsidR="00AB5E8B">
          <w:rPr>
            <w:noProof/>
          </w:rPr>
          <w:t xml:space="preserve"> anteriormente ela</w:t>
        </w:r>
      </w:ins>
      <w:ins w:id="738" w:author="Ryan Lemos" w:date="2018-10-19T19:44:00Z">
        <w:r>
          <w:rPr>
            <w:noProof/>
          </w:rPr>
          <w:t xml:space="preserve"> é uma entrevista com mais liberdade, s</w:t>
        </w:r>
      </w:ins>
      <w:ins w:id="739" w:author="Ryan Lemos" w:date="2018-10-19T19:45:00Z">
        <w:r>
          <w:rPr>
            <w:noProof/>
          </w:rPr>
          <w:t>emelhante a uma conversa informal</w:t>
        </w:r>
      </w:ins>
      <w:ins w:id="740" w:author="Ryan Lemos" w:date="2018-10-19T19:46:00Z">
        <w:r w:rsidR="00AB5E8B">
          <w:rPr>
            <w:noProof/>
          </w:rPr>
          <w:t>.</w:t>
        </w:r>
      </w:ins>
      <w:ins w:id="741" w:author="Ryan Lemos" w:date="2018-10-19T19:45:00Z">
        <w:r>
          <w:rPr>
            <w:noProof/>
          </w:rPr>
          <w:t xml:space="preserve"> </w:t>
        </w:r>
      </w:ins>
      <w:ins w:id="742" w:author="Ryan Lemos" w:date="2018-10-19T19:46:00Z">
        <w:r w:rsidR="00AB5E8B">
          <w:rPr>
            <w:noProof/>
          </w:rPr>
          <w:t xml:space="preserve">Presume-se então que </w:t>
        </w:r>
      </w:ins>
      <w:ins w:id="743" w:author="Ryan Lemos" w:date="2018-10-19T19:45:00Z">
        <w:r>
          <w:rPr>
            <w:noProof/>
          </w:rPr>
          <w:t>os clientes (</w:t>
        </w:r>
        <w:r w:rsidR="00AB5E8B">
          <w:rPr>
            <w:noProof/>
          </w:rPr>
          <w:t>no caso os administradores da escola) po</w:t>
        </w:r>
      </w:ins>
      <w:ins w:id="744" w:author="Ryan Lemos" w:date="2018-10-19T19:46:00Z">
        <w:r w:rsidR="00AB5E8B">
          <w:rPr>
            <w:noProof/>
          </w:rPr>
          <w:t>ssam ficar mais a vontade para responder as perguntas</w:t>
        </w:r>
      </w:ins>
      <w:ins w:id="745" w:author="Ryan Lemos" w:date="2018-10-19T19:47:00Z">
        <w:r w:rsidR="00AB5E8B">
          <w:rPr>
            <w:noProof/>
          </w:rPr>
          <w:t xml:space="preserve"> se forem feitas como uma conversa informal</w:t>
        </w:r>
      </w:ins>
      <w:ins w:id="746" w:author="Ryan Lemos" w:date="2018-10-19T19:46:00Z">
        <w:r w:rsidR="00AB5E8B">
          <w:rPr>
            <w:noProof/>
          </w:rPr>
          <w:t>.</w:t>
        </w:r>
      </w:ins>
    </w:p>
    <w:p w14:paraId="7B79D371" w14:textId="77777777" w:rsidR="001700C2" w:rsidRPr="00F8198B" w:rsidRDefault="001700C2">
      <w:pPr>
        <w:rPr>
          <w:ins w:id="747" w:author="Ryan Lemos" w:date="2018-10-15T08:07:00Z"/>
        </w:rPr>
        <w:pPrChange w:id="748" w:author="Ryan Lemos" w:date="2018-10-19T12:24:00Z">
          <w:pPr>
            <w:pStyle w:val="Ttulo3"/>
          </w:pPr>
        </w:pPrChange>
      </w:pPr>
    </w:p>
    <w:p w14:paraId="077A4F7C" w14:textId="637285FC" w:rsidR="005873D5" w:rsidRDefault="005873D5">
      <w:pPr>
        <w:pStyle w:val="Ttulo2"/>
        <w:rPr>
          <w:ins w:id="749" w:author="Ryan Lemos" w:date="2018-10-19T19:47:00Z"/>
        </w:rPr>
      </w:pPr>
      <w:bookmarkStart w:id="750" w:name="_Toc466488454"/>
      <w:ins w:id="751" w:author="Ryan Lemos" w:date="2018-10-15T08:07:00Z">
        <w:r w:rsidRPr="005873D5">
          <w:t>MÉTODOS</w:t>
        </w:r>
      </w:ins>
      <w:bookmarkEnd w:id="750"/>
    </w:p>
    <w:p w14:paraId="3B8B0F5B" w14:textId="60D8E4BB" w:rsidR="00AB5E8B" w:rsidRDefault="00AB5E8B" w:rsidP="00AB5E8B">
      <w:pPr>
        <w:rPr>
          <w:ins w:id="752" w:author="Ryan Lemos" w:date="2018-10-19T19:50:00Z"/>
        </w:rPr>
      </w:pPr>
    </w:p>
    <w:p w14:paraId="12EDB7AE" w14:textId="286D6AC0" w:rsidR="000B6E5D" w:rsidRDefault="008326B1" w:rsidP="00AB5E8B">
      <w:pPr>
        <w:rPr>
          <w:ins w:id="753" w:author="Ryan Lemos" w:date="2018-10-19T20:43:00Z"/>
        </w:rPr>
      </w:pPr>
      <w:ins w:id="754" w:author="Ryan Lemos" w:date="2018-10-19T19:57:00Z">
        <w:r>
          <w:t>Para o desenvolvimento do ambiente</w:t>
        </w:r>
      </w:ins>
      <w:ins w:id="755" w:author="Ryan Lemos" w:date="2018-10-19T19:58:00Z">
        <w:r>
          <w:t xml:space="preserve"> proposto, se</w:t>
        </w:r>
      </w:ins>
      <w:ins w:id="756" w:author="Ryan Lemos" w:date="2018-10-19T20:06:00Z">
        <w:r w:rsidR="009716A9">
          <w:t>rá seguido</w:t>
        </w:r>
      </w:ins>
      <w:ins w:id="757" w:author="Ryan Lemos" w:date="2018-10-19T19:58:00Z">
        <w:r>
          <w:t xml:space="preserve"> a metodologia XP</w:t>
        </w:r>
      </w:ins>
      <w:ins w:id="758" w:author="Ryan Lemos" w:date="2018-10-19T20:07:00Z">
        <w:r w:rsidR="009716A9">
          <w:t xml:space="preserve"> que é uma metodologia iterativa</w:t>
        </w:r>
      </w:ins>
      <w:ins w:id="759" w:author="Ryan Lemos" w:date="2018-10-19T20:23:00Z">
        <w:r w:rsidR="00B116AB">
          <w:t xml:space="preserve"> e</w:t>
        </w:r>
      </w:ins>
      <w:ins w:id="760" w:author="Ryan Lemos" w:date="2018-10-19T20:24:00Z">
        <w:r w:rsidR="00B116AB">
          <w:t xml:space="preserve"> </w:t>
        </w:r>
      </w:ins>
      <w:ins w:id="761" w:author="Ryan Lemos" w:date="2018-10-19T20:30:00Z">
        <w:r w:rsidR="00A761BD">
          <w:t>com o</w:t>
        </w:r>
      </w:ins>
      <w:ins w:id="762" w:author="Ryan Lemos" w:date="2018-10-19T20:24:00Z">
        <w:r w:rsidR="00B116AB">
          <w:t xml:space="preserve"> desenvolvimento</w:t>
        </w:r>
      </w:ins>
      <w:ins w:id="763" w:author="Ryan Lemos" w:date="2018-10-19T20:31:00Z">
        <w:r w:rsidR="00A761BD">
          <w:t xml:space="preserve"> </w:t>
        </w:r>
      </w:ins>
      <w:ins w:id="764" w:author="Ryan Lemos" w:date="2018-10-19T20:24:00Z">
        <w:r w:rsidR="00B116AB">
          <w:t xml:space="preserve">dividido em </w:t>
        </w:r>
        <w:r w:rsidR="00B116AB" w:rsidRPr="00B116AB">
          <w:rPr>
            <w:i/>
            <w:rPrChange w:id="765" w:author="Ryan Lemos" w:date="2018-10-19T20:24:00Z">
              <w:rPr/>
            </w:rPrChange>
          </w:rPr>
          <w:t>releases</w:t>
        </w:r>
        <w:r w:rsidR="00B116AB">
          <w:rPr>
            <w:i/>
          </w:rPr>
          <w:t xml:space="preserve"> </w:t>
        </w:r>
        <w:r w:rsidR="00B116AB">
          <w:t>(ou entregas constantes</w:t>
        </w:r>
      </w:ins>
      <w:ins w:id="766" w:author="Ryan Lemos" w:date="2018-10-19T20:31:00Z">
        <w:r w:rsidR="00A761BD">
          <w:t xml:space="preserve"> </w:t>
        </w:r>
      </w:ins>
      <w:ins w:id="767" w:author="Ryan Lemos" w:date="2018-10-19T19:58:00Z">
        <w:r>
          <w:t xml:space="preserve">como visto na subseção </w:t>
        </w:r>
      </w:ins>
      <w:ins w:id="768" w:author="Ryan Lemos" w:date="2018-10-19T19:59:00Z">
        <w:r>
          <w:fldChar w:fldCharType="begin"/>
        </w:r>
        <w:r>
          <w:instrText xml:space="preserve"> REF _Ref527668666 \r \h </w:instrText>
        </w:r>
      </w:ins>
      <w:r>
        <w:fldChar w:fldCharType="separate"/>
      </w:r>
      <w:ins w:id="769" w:author="Ryan Lemos" w:date="2018-10-19T19:59:00Z">
        <w:r>
          <w:t>5.2.3.5</w:t>
        </w:r>
        <w:r>
          <w:fldChar w:fldCharType="end"/>
        </w:r>
        <w:r>
          <w:t>)</w:t>
        </w:r>
      </w:ins>
      <w:ins w:id="770" w:author="Ryan Lemos" w:date="2018-10-19T20:06:00Z">
        <w:r w:rsidR="009716A9">
          <w:t>.</w:t>
        </w:r>
      </w:ins>
      <w:ins w:id="771" w:author="Ryan Lemos" w:date="2018-10-19T20:25:00Z">
        <w:r w:rsidR="00B116AB">
          <w:t xml:space="preserve"> Como o período </w:t>
        </w:r>
        <w:r w:rsidR="00A761BD">
          <w:t>de execuç</w:t>
        </w:r>
      </w:ins>
      <w:ins w:id="772" w:author="Ryan Lemos" w:date="2018-10-19T20:26:00Z">
        <w:r w:rsidR="00A761BD">
          <w:t xml:space="preserve">ão do trabalho será de janeiro a setembro de 2019, </w:t>
        </w:r>
      </w:ins>
      <w:ins w:id="773" w:author="Ryan Lemos" w:date="2018-10-19T20:27:00Z">
        <w:r w:rsidR="00A761BD">
          <w:t>sendo um</w:t>
        </w:r>
      </w:ins>
      <w:ins w:id="774" w:author="Ryan Lemos" w:date="2018-10-19T20:26:00Z">
        <w:r w:rsidR="00A761BD">
          <w:t xml:space="preserve"> total de nove meses</w:t>
        </w:r>
      </w:ins>
      <w:ins w:id="775" w:author="Ryan Lemos" w:date="2018-10-19T20:27:00Z">
        <w:r w:rsidR="00A761BD">
          <w:t>, decidiu-se utilizar para desenvolvimento</w:t>
        </w:r>
      </w:ins>
      <w:ins w:id="776" w:author="Ryan Lemos" w:date="2018-10-19T20:28:00Z">
        <w:r w:rsidR="00A761BD">
          <w:t xml:space="preserve"> </w:t>
        </w:r>
      </w:ins>
      <w:ins w:id="777" w:author="Ryan Lemos" w:date="2018-10-19T21:29:00Z">
        <w:r w:rsidR="00E54C0C">
          <w:t>seis</w:t>
        </w:r>
      </w:ins>
      <w:ins w:id="778" w:author="Ryan Lemos" w:date="2018-10-19T20:26:00Z">
        <w:r w:rsidR="00A761BD">
          <w:t xml:space="preserve"> </w:t>
        </w:r>
      </w:ins>
      <w:ins w:id="779" w:author="Ryan Lemos" w:date="2018-10-19T20:28:00Z">
        <w:r w:rsidR="00A761BD">
          <w:t>desses nove meses</w:t>
        </w:r>
      </w:ins>
      <w:ins w:id="780" w:author="Ryan Lemos" w:date="2018-10-19T20:27:00Z">
        <w:r w:rsidR="00A761BD">
          <w:t>.</w:t>
        </w:r>
      </w:ins>
      <w:ins w:id="781" w:author="Ryan Lemos" w:date="2018-10-19T20:28:00Z">
        <w:r w:rsidR="00A761BD">
          <w:t xml:space="preserve"> </w:t>
        </w:r>
      </w:ins>
      <w:ins w:id="782" w:author="Ryan Lemos" w:date="2018-10-19T20:47:00Z">
        <w:r w:rsidR="00754BFB">
          <w:t>E c</w:t>
        </w:r>
      </w:ins>
      <w:ins w:id="783" w:author="Ryan Lemos" w:date="2018-10-19T20:29:00Z">
        <w:r w:rsidR="00A761BD">
          <w:t>omo descrito no nono parágrafo da s</w:t>
        </w:r>
      </w:ins>
      <w:ins w:id="784" w:author="Ryan Lemos" w:date="2018-10-19T20:30:00Z">
        <w:r w:rsidR="00A761BD">
          <w:t xml:space="preserve">ubseção </w:t>
        </w:r>
        <w:r w:rsidR="00A761BD">
          <w:fldChar w:fldCharType="begin"/>
        </w:r>
        <w:r w:rsidR="00A761BD">
          <w:instrText xml:space="preserve"> REF _Ref527668666 \r \h </w:instrText>
        </w:r>
      </w:ins>
      <w:ins w:id="785" w:author="Ryan Lemos" w:date="2018-10-19T20:30:00Z">
        <w:r w:rsidR="00A761BD">
          <w:fldChar w:fldCharType="separate"/>
        </w:r>
        <w:r w:rsidR="00A761BD">
          <w:t>5.2.3.5</w:t>
        </w:r>
        <w:r w:rsidR="00A761BD">
          <w:fldChar w:fldCharType="end"/>
        </w:r>
        <w:r w:rsidR="00A761BD">
          <w:t xml:space="preserve">, os </w:t>
        </w:r>
        <w:r w:rsidR="00A761BD" w:rsidRPr="00A761BD">
          <w:rPr>
            <w:i/>
            <w:rPrChange w:id="786" w:author="Ryan Lemos" w:date="2018-10-19T20:32:00Z">
              <w:rPr/>
            </w:rPrChange>
          </w:rPr>
          <w:t>releases</w:t>
        </w:r>
        <w:r w:rsidR="00A761BD">
          <w:t xml:space="preserve"> são divididos de dois em dois meses</w:t>
        </w:r>
      </w:ins>
      <w:ins w:id="787" w:author="Ryan Lemos" w:date="2018-10-19T20:31:00Z">
        <w:r w:rsidR="00A761BD">
          <w:t xml:space="preserve">, totalizando então para o desenvolvimento </w:t>
        </w:r>
      </w:ins>
      <w:ins w:id="788" w:author="Ryan Lemos" w:date="2018-10-19T21:24:00Z">
        <w:r w:rsidR="00E54C0C">
          <w:t>três</w:t>
        </w:r>
      </w:ins>
      <w:ins w:id="789" w:author="Ryan Lemos" w:date="2018-10-19T20:32:00Z">
        <w:r w:rsidR="00A761BD">
          <w:t xml:space="preserve"> </w:t>
        </w:r>
        <w:r w:rsidR="00A761BD" w:rsidRPr="00A761BD">
          <w:rPr>
            <w:i/>
            <w:rPrChange w:id="790" w:author="Ryan Lemos" w:date="2018-10-19T20:32:00Z">
              <w:rPr/>
            </w:rPrChange>
          </w:rPr>
          <w:t>releases</w:t>
        </w:r>
      </w:ins>
      <w:ins w:id="791" w:author="Ryan Lemos" w:date="2018-10-19T20:30:00Z">
        <w:r w:rsidR="00A761BD">
          <w:t>.</w:t>
        </w:r>
      </w:ins>
      <w:ins w:id="792" w:author="Ryan Lemos" w:date="2018-10-19T20:26:00Z">
        <w:r w:rsidR="00A761BD">
          <w:t xml:space="preserve"> </w:t>
        </w:r>
      </w:ins>
    </w:p>
    <w:p w14:paraId="7BCBCF7E" w14:textId="6F62C846" w:rsidR="00AB5E8B" w:rsidRPr="004B105B" w:rsidRDefault="00B116AB" w:rsidP="00AB5E8B">
      <w:pPr>
        <w:rPr>
          <w:ins w:id="793" w:author="Ryan Lemos" w:date="2018-10-19T20:36:00Z"/>
        </w:rPr>
      </w:pPr>
      <w:ins w:id="794" w:author="Ryan Lemos" w:date="2018-10-19T20:24:00Z">
        <w:r>
          <w:t>Sendo assim</w:t>
        </w:r>
      </w:ins>
      <w:ins w:id="795" w:author="Ryan Lemos" w:date="2018-10-19T20:23:00Z">
        <w:r>
          <w:t xml:space="preserve"> </w:t>
        </w:r>
      </w:ins>
      <w:ins w:id="796" w:author="Ryan Lemos" w:date="2018-10-19T19:59:00Z">
        <w:r w:rsidR="008326B1">
          <w:t xml:space="preserve">a etapa inicial será o planejamento </w:t>
        </w:r>
      </w:ins>
      <w:ins w:id="797" w:author="Ryan Lemos" w:date="2018-10-19T20:22:00Z">
        <w:r>
          <w:t>e entrevistas ao cliente</w:t>
        </w:r>
      </w:ins>
      <w:ins w:id="798" w:author="Ryan Lemos" w:date="2018-10-19T20:25:00Z">
        <w:r>
          <w:t>,</w:t>
        </w:r>
      </w:ins>
      <w:ins w:id="799" w:author="Ryan Lemos" w:date="2018-10-19T20:24:00Z">
        <w:r>
          <w:t xml:space="preserve"> para a coleta d</w:t>
        </w:r>
      </w:ins>
      <w:ins w:id="800" w:author="Ryan Lemos" w:date="2018-10-19T20:25:00Z">
        <w:r>
          <w:t>e estórias de usuário que serão utilizadas</w:t>
        </w:r>
      </w:ins>
      <w:ins w:id="801" w:author="Ryan Lemos" w:date="2018-10-19T20:22:00Z">
        <w:r>
          <w:t xml:space="preserve"> </w:t>
        </w:r>
      </w:ins>
      <w:ins w:id="802" w:author="Ryan Lemos" w:date="2018-10-19T20:25:00Z">
        <w:r>
          <w:t>n</w:t>
        </w:r>
      </w:ins>
      <w:ins w:id="803" w:author="Ryan Lemos" w:date="2018-10-19T20:22:00Z">
        <w:r>
          <w:t xml:space="preserve">o primeiro </w:t>
        </w:r>
        <w:r w:rsidRPr="00B116AB">
          <w:rPr>
            <w:i/>
            <w:rPrChange w:id="804" w:author="Ryan Lemos" w:date="2018-10-19T20:25:00Z">
              <w:rPr/>
            </w:rPrChange>
          </w:rPr>
          <w:t>release</w:t>
        </w:r>
      </w:ins>
      <w:ins w:id="805" w:author="Ryan Lemos" w:date="2018-10-19T20:33:00Z">
        <w:r w:rsidR="00A761BD">
          <w:t>.</w:t>
        </w:r>
      </w:ins>
      <w:ins w:id="806" w:author="Ryan Lemos" w:date="2018-10-19T20:34:00Z">
        <w:r w:rsidR="00A761BD">
          <w:t xml:space="preserve"> Com as estórias de usuários coletadas, partirá para a modelagem dos processos, bem como modelagem do banco de dados</w:t>
        </w:r>
      </w:ins>
      <w:ins w:id="807" w:author="Ryan Lemos" w:date="2018-10-19T20:35:00Z">
        <w:r w:rsidR="00A761BD">
          <w:t>. Uma vez modelados e bem definidos os processos e</w:t>
        </w:r>
      </w:ins>
      <w:ins w:id="808" w:author="Ryan Lemos" w:date="2018-10-19T20:48:00Z">
        <w:r w:rsidR="00754BFB">
          <w:t xml:space="preserve"> o</w:t>
        </w:r>
      </w:ins>
      <w:ins w:id="809" w:author="Ryan Lemos" w:date="2018-10-19T20:35:00Z">
        <w:r w:rsidR="00A761BD">
          <w:t xml:space="preserve"> banco de dados, se iniciará o processo de desenvolvimento que será aliado com os testes</w:t>
        </w:r>
      </w:ins>
      <w:ins w:id="810" w:author="Ryan Lemos" w:date="2018-10-19T20:44:00Z">
        <w:r w:rsidR="000B6E5D">
          <w:t xml:space="preserve"> afim de oferecer uma melhor </w:t>
        </w:r>
        <w:r w:rsidR="000B6E5D">
          <w:lastRenderedPageBreak/>
          <w:t>qualidade no código final</w:t>
        </w:r>
      </w:ins>
      <w:ins w:id="811" w:author="Ryan Lemos" w:date="2018-10-19T20:36:00Z">
        <w:r w:rsidR="000B6E5D">
          <w:t>.</w:t>
        </w:r>
      </w:ins>
      <w:ins w:id="812" w:author="Ryan Lemos" w:date="2018-10-19T21:13:00Z">
        <w:r w:rsidR="004B105B">
          <w:t xml:space="preserve"> Para validar as funcionalidades, bem como a retirada de possíveis dúvidas, o XP prega que o cliente deve estar presente no processo de desenvolvimento, portanto reuniões frequentes com o cliente serão feitas no decorrer do desenvolvimento para sanar possíveis dúvidas e validar funcionalidades implementadas. </w:t>
        </w:r>
      </w:ins>
      <w:ins w:id="813" w:author="Ryan Lemos" w:date="2018-10-19T21:10:00Z">
        <w:r w:rsidR="004B105B">
          <w:t>Ao final do desenvolvimento</w:t>
        </w:r>
      </w:ins>
      <w:ins w:id="814" w:author="Ryan Lemos" w:date="2018-10-19T21:14:00Z">
        <w:r w:rsidR="004B105B">
          <w:t xml:space="preserve"> do primeiro </w:t>
        </w:r>
        <w:r w:rsidR="004B105B" w:rsidRPr="004B105B">
          <w:rPr>
            <w:i/>
            <w:rPrChange w:id="815" w:author="Ryan Lemos" w:date="2018-10-19T21:14:00Z">
              <w:rPr/>
            </w:rPrChange>
          </w:rPr>
          <w:t>release</w:t>
        </w:r>
        <w:r w:rsidR="004B105B">
          <w:t xml:space="preserve"> pretende-se</w:t>
        </w:r>
      </w:ins>
      <w:ins w:id="816" w:author="Ryan Lemos" w:date="2018-10-19T21:10:00Z">
        <w:r w:rsidR="004B105B">
          <w:t xml:space="preserve"> </w:t>
        </w:r>
      </w:ins>
      <w:ins w:id="817" w:author="Ryan Lemos" w:date="2018-10-19T21:11:00Z">
        <w:r w:rsidR="004B105B">
          <w:t>reunir-se com o cliente e entregar o</w:t>
        </w:r>
      </w:ins>
      <w:ins w:id="818" w:author="Ryan Lemos" w:date="2018-10-19T21:14:00Z">
        <w:r w:rsidR="004B105B">
          <w:t xml:space="preserve"> que foi desenvolvido no</w:t>
        </w:r>
      </w:ins>
      <w:ins w:id="819" w:author="Ryan Lemos" w:date="2018-10-19T21:11:00Z">
        <w:r w:rsidR="004B105B">
          <w:t xml:space="preserve"> primeiro </w:t>
        </w:r>
        <w:r w:rsidR="004B105B" w:rsidRPr="004B105B">
          <w:rPr>
            <w:i/>
            <w:rPrChange w:id="820" w:author="Ryan Lemos" w:date="2018-10-19T21:11:00Z">
              <w:rPr/>
            </w:rPrChange>
          </w:rPr>
          <w:t>release</w:t>
        </w:r>
        <w:r w:rsidR="004B105B">
          <w:t xml:space="preserve">. </w:t>
        </w:r>
      </w:ins>
    </w:p>
    <w:p w14:paraId="7CC7E3D6" w14:textId="3907BB3C" w:rsidR="004C160B" w:rsidRDefault="000B6E5D" w:rsidP="00AB5E8B">
      <w:pPr>
        <w:rPr>
          <w:ins w:id="821" w:author="Ryan Lemos" w:date="2018-10-19T20:56:00Z"/>
        </w:rPr>
      </w:pPr>
      <w:ins w:id="822" w:author="Ryan Lemos" w:date="2018-10-19T20:36:00Z">
        <w:r>
          <w:t>Esse</w:t>
        </w:r>
      </w:ins>
      <w:ins w:id="823" w:author="Ryan Lemos" w:date="2018-10-19T20:37:00Z">
        <w:r>
          <w:t>s</w:t>
        </w:r>
      </w:ins>
      <w:ins w:id="824" w:author="Ryan Lemos" w:date="2018-10-19T20:36:00Z">
        <w:r>
          <w:t xml:space="preserve"> processo</w:t>
        </w:r>
      </w:ins>
      <w:ins w:id="825" w:author="Ryan Lemos" w:date="2018-10-19T20:37:00Z">
        <w:r>
          <w:t>s de desenvolvimento se repetirão ao longo de cada</w:t>
        </w:r>
      </w:ins>
      <w:ins w:id="826" w:author="Ryan Lemos" w:date="2018-10-19T20:48:00Z">
        <w:r w:rsidR="00754BFB">
          <w:t xml:space="preserve"> um d</w:t>
        </w:r>
      </w:ins>
      <w:ins w:id="827" w:author="Ryan Lemos" w:date="2018-10-19T20:52:00Z">
        <w:r w:rsidR="004C160B">
          <w:t>o</w:t>
        </w:r>
      </w:ins>
      <w:ins w:id="828" w:author="Ryan Lemos" w:date="2018-10-19T20:48:00Z">
        <w:r w:rsidR="00754BFB">
          <w:t xml:space="preserve">s </w:t>
        </w:r>
      </w:ins>
      <w:ins w:id="829" w:author="Ryan Lemos" w:date="2018-10-19T21:24:00Z">
        <w:r w:rsidR="00E54C0C">
          <w:t>três</w:t>
        </w:r>
      </w:ins>
      <w:ins w:id="830" w:author="Ryan Lemos" w:date="2018-10-19T20:37:00Z">
        <w:r>
          <w:t xml:space="preserve"> </w:t>
        </w:r>
      </w:ins>
      <w:ins w:id="831" w:author="Ryan Lemos" w:date="2018-10-19T20:52:00Z">
        <w:r w:rsidR="004C160B" w:rsidRPr="004C160B">
          <w:rPr>
            <w:i/>
            <w:rPrChange w:id="832" w:author="Ryan Lemos" w:date="2018-10-19T20:52:00Z">
              <w:rPr/>
            </w:rPrChange>
          </w:rPr>
          <w:t>release</w:t>
        </w:r>
      </w:ins>
      <w:ins w:id="833" w:author="Ryan Lemos" w:date="2018-10-19T20:53:00Z">
        <w:r w:rsidR="004C160B">
          <w:rPr>
            <w:i/>
          </w:rPr>
          <w:t>s</w:t>
        </w:r>
      </w:ins>
      <w:ins w:id="834" w:author="Ryan Lemos" w:date="2018-10-19T20:38:00Z">
        <w:r>
          <w:t>. Ao final d</w:t>
        </w:r>
      </w:ins>
      <w:ins w:id="835" w:author="Ryan Lemos" w:date="2018-10-19T20:53:00Z">
        <w:r w:rsidR="004C160B">
          <w:t>o</w:t>
        </w:r>
      </w:ins>
      <w:ins w:id="836" w:author="Ryan Lemos" w:date="2018-10-19T20:38:00Z">
        <w:r>
          <w:t xml:space="preserve"> </w:t>
        </w:r>
      </w:ins>
      <w:ins w:id="837" w:author="Ryan Lemos" w:date="2018-10-19T21:24:00Z">
        <w:r w:rsidR="00E54C0C">
          <w:t>terceiro</w:t>
        </w:r>
      </w:ins>
      <w:ins w:id="838" w:author="Ryan Lemos" w:date="2018-10-19T20:38:00Z">
        <w:r>
          <w:t xml:space="preserve"> </w:t>
        </w:r>
      </w:ins>
      <w:ins w:id="839" w:author="Ryan Lemos" w:date="2018-10-19T20:53:00Z">
        <w:r w:rsidR="004C160B" w:rsidRPr="004C160B">
          <w:rPr>
            <w:i/>
            <w:rPrChange w:id="840" w:author="Ryan Lemos" w:date="2018-10-19T20:53:00Z">
              <w:rPr/>
            </w:rPrChange>
          </w:rPr>
          <w:t>release</w:t>
        </w:r>
      </w:ins>
      <w:ins w:id="841" w:author="Ryan Lemos" w:date="2018-10-19T20:38:00Z">
        <w:r>
          <w:t xml:space="preserve"> pretende-se disponibilizar o sistema completo para testes de aceitação do cliente. Esses t</w:t>
        </w:r>
      </w:ins>
      <w:ins w:id="842" w:author="Ryan Lemos" w:date="2018-10-19T20:39:00Z">
        <w:r>
          <w:t xml:space="preserve">estes servirão para o </w:t>
        </w:r>
      </w:ins>
      <w:ins w:id="843" w:author="Ryan Lemos" w:date="2018-10-19T20:40:00Z">
        <w:r>
          <w:t>cliente</w:t>
        </w:r>
      </w:ins>
      <w:ins w:id="844" w:author="Ryan Lemos" w:date="2018-10-19T20:39:00Z">
        <w:r>
          <w:t xml:space="preserve"> constatar e validar a completude </w:t>
        </w:r>
      </w:ins>
      <w:ins w:id="845" w:author="Ryan Lemos" w:date="2018-10-19T20:40:00Z">
        <w:r>
          <w:t>d</w:t>
        </w:r>
      </w:ins>
      <w:ins w:id="846" w:author="Ryan Lemos" w:date="2018-10-19T20:39:00Z">
        <w:r>
          <w:t>as funcionalidades requisitadas</w:t>
        </w:r>
      </w:ins>
      <w:ins w:id="847" w:author="Ryan Lemos" w:date="2018-10-19T20:41:00Z">
        <w:r>
          <w:t xml:space="preserve">, bem como </w:t>
        </w:r>
      </w:ins>
      <w:ins w:id="848" w:author="Ryan Lemos" w:date="2018-10-19T20:42:00Z">
        <w:r>
          <w:t>testar o sistema como um todo</w:t>
        </w:r>
      </w:ins>
      <w:ins w:id="849" w:author="Ryan Lemos" w:date="2018-10-19T20:40:00Z">
        <w:r>
          <w:t>.</w:t>
        </w:r>
      </w:ins>
      <w:ins w:id="850" w:author="Ryan Lemos" w:date="2018-10-19T20:54:00Z">
        <w:r w:rsidR="004C160B">
          <w:t xml:space="preserve"> Caso necessite, correções serão feitas ne</w:t>
        </w:r>
      </w:ins>
      <w:ins w:id="851" w:author="Ryan Lemos" w:date="2018-10-19T20:55:00Z">
        <w:r w:rsidR="004C160B">
          <w:t>ssa etapa a fim de</w:t>
        </w:r>
      </w:ins>
      <w:ins w:id="852" w:author="Ryan Lemos" w:date="2018-10-19T20:56:00Z">
        <w:r w:rsidR="004C160B">
          <w:t xml:space="preserve"> que se alcance o que foi requisitado.</w:t>
        </w:r>
      </w:ins>
    </w:p>
    <w:p w14:paraId="27C6D966" w14:textId="07B1C24E" w:rsidR="000B6E5D" w:rsidRDefault="00967928" w:rsidP="00AB5E8B">
      <w:pPr>
        <w:rPr>
          <w:ins w:id="853" w:author="Ryan Lemos" w:date="2018-10-19T20:54:00Z"/>
        </w:rPr>
      </w:pPr>
      <w:ins w:id="854" w:author="Ryan Lemos" w:date="2018-10-19T20:56:00Z">
        <w:r>
          <w:t>Ap</w:t>
        </w:r>
      </w:ins>
      <w:ins w:id="855" w:author="Ryan Lemos" w:date="2018-10-19T20:57:00Z">
        <w:r>
          <w:t xml:space="preserve">ós o sistema ter sido entregue ao cliente, o processo de avaliação da metodologia XP será iniciado, e deve ser terminado em cerca de duas semanas. </w:t>
        </w:r>
      </w:ins>
      <w:ins w:id="856" w:author="Ryan Lemos" w:date="2018-10-19T20:58:00Z">
        <w:r>
          <w:t>Ao final deste processo pretende-se entregar uma avaliação pessoal acerca do uso do XP, apresentando potenciais dificuldades bem como facilidades no uso dessa meto</w:t>
        </w:r>
      </w:ins>
      <w:ins w:id="857" w:author="Ryan Lemos" w:date="2018-10-19T20:59:00Z">
        <w:r>
          <w:t>dologia.</w:t>
        </w:r>
      </w:ins>
      <w:ins w:id="858" w:author="Ryan Lemos" w:date="2018-10-19T20:57:00Z">
        <w:r>
          <w:t xml:space="preserve"> </w:t>
        </w:r>
      </w:ins>
      <w:ins w:id="859" w:author="Ryan Lemos" w:date="2018-10-19T20:56:00Z">
        <w:r>
          <w:t xml:space="preserve"> </w:t>
        </w:r>
        <w:r w:rsidR="004C160B">
          <w:t xml:space="preserve"> </w:t>
        </w:r>
      </w:ins>
    </w:p>
    <w:p w14:paraId="6B73ADB4" w14:textId="77777777" w:rsidR="005873D5" w:rsidRPr="0061287F" w:rsidRDefault="005873D5">
      <w:pPr>
        <w:rPr>
          <w:ins w:id="860" w:author="Ryan Lemos" w:date="2018-10-15T08:05:00Z"/>
        </w:rPr>
        <w:pPrChange w:id="861" w:author="Ryan Lemos" w:date="2018-10-15T08:05:00Z">
          <w:pPr>
            <w:pStyle w:val="Ttulo3"/>
            <w:numPr>
              <w:numId w:val="12"/>
            </w:numPr>
          </w:pPr>
        </w:pPrChange>
      </w:pPr>
    </w:p>
    <w:p w14:paraId="156FB4C1" w14:textId="77777777" w:rsidR="00967928" w:rsidRDefault="00967928">
      <w:pPr>
        <w:rPr>
          <w:ins w:id="862" w:author="Ryan Lemos" w:date="2018-10-19T21:02:00Z"/>
        </w:rPr>
        <w:sectPr w:rsidR="00967928" w:rsidSect="004B117A">
          <w:headerReference w:type="default" r:id="rId44"/>
          <w:pgSz w:w="11906" w:h="16838"/>
          <w:pgMar w:top="1701" w:right="1134" w:bottom="1134" w:left="1701" w:header="708" w:footer="708" w:gutter="0"/>
          <w:cols w:space="708"/>
          <w:docGrid w:linePitch="360"/>
        </w:sectPr>
      </w:pPr>
    </w:p>
    <w:p w14:paraId="38A4DB7F" w14:textId="3C3D9982" w:rsidR="00D36DE6" w:rsidRPr="00D36DE6" w:rsidDel="00967928" w:rsidRDefault="00D36DE6">
      <w:pPr>
        <w:ind w:firstLine="0"/>
        <w:rPr>
          <w:del w:id="863" w:author="Ryan Lemos" w:date="2018-10-19T21:02:00Z"/>
        </w:rPr>
        <w:pPrChange w:id="864" w:author="Ryan Lemos" w:date="2018-10-15T08:04:00Z">
          <w:pPr>
            <w:pStyle w:val="Ttulo1"/>
          </w:pPr>
        </w:pPrChange>
      </w:pPr>
    </w:p>
    <w:p w14:paraId="3779D63A" w14:textId="31734C31" w:rsidR="00525649" w:rsidDel="00967928" w:rsidRDefault="00525649">
      <w:pPr>
        <w:ind w:firstLine="0"/>
        <w:rPr>
          <w:del w:id="865" w:author="Ryan Lemos" w:date="2018-10-19T21:02:00Z"/>
          <w:rFonts w:eastAsiaTheme="majorEastAsia" w:cstheme="majorBidi"/>
          <w:szCs w:val="32"/>
        </w:rPr>
        <w:pPrChange w:id="866" w:author="Ryan Lemos" w:date="2018-10-19T21:02:00Z">
          <w:pPr>
            <w:spacing w:after="160" w:line="259" w:lineRule="auto"/>
            <w:ind w:firstLine="0"/>
            <w:jc w:val="left"/>
            <w:outlineLvl w:val="9"/>
          </w:pPr>
        </w:pPrChange>
      </w:pPr>
      <w:del w:id="867" w:author="Ryan Lemos" w:date="2018-10-19T21:02:00Z">
        <w:r w:rsidDel="00967928">
          <w:br w:type="page"/>
        </w:r>
      </w:del>
    </w:p>
    <w:p w14:paraId="6229C3EF" w14:textId="77777777" w:rsidR="00967928" w:rsidRDefault="00654EED" w:rsidP="009C33D3">
      <w:pPr>
        <w:pStyle w:val="Ttulo1"/>
        <w:rPr>
          <w:ins w:id="868" w:author="Ryan Lemos" w:date="2018-10-19T21:03:00Z"/>
        </w:rPr>
      </w:pPr>
      <w:r>
        <w:lastRenderedPageBreak/>
        <w:t>Cronograma</w:t>
      </w:r>
    </w:p>
    <w:p w14:paraId="1BDC50E5" w14:textId="77777777" w:rsidR="00967928" w:rsidRDefault="00967928" w:rsidP="00967928">
      <w:pPr>
        <w:rPr>
          <w:ins w:id="869" w:author="Ryan Lemos" w:date="2018-10-19T21:03:00Z"/>
        </w:rPr>
      </w:pPr>
    </w:p>
    <w:tbl>
      <w:tblPr>
        <w:tblStyle w:val="Tabelacomgrade"/>
        <w:tblpPr w:leftFromText="141" w:rightFromText="141" w:vertAnchor="page" w:horzAnchor="margin" w:tblpY="2197"/>
        <w:tblW w:w="12930" w:type="dxa"/>
        <w:tblLook w:val="04A0" w:firstRow="1" w:lastRow="0" w:firstColumn="1" w:lastColumn="0" w:noHBand="0" w:noVBand="1"/>
        <w:tblPrChange w:id="870" w:author="Ryan Lemos" w:date="2018-10-19T21:07:00Z">
          <w:tblPr>
            <w:tblpPr w:leftFromText="141" w:rightFromText="141" w:vertAnchor="page" w:horzAnchor="margin" w:tblpY="2197"/>
            <w:tblW w:w="12800" w:type="dxa"/>
            <w:tblCellMar>
              <w:left w:w="70" w:type="dxa"/>
              <w:right w:w="70" w:type="dxa"/>
            </w:tblCellMar>
            <w:tblLook w:val="04A0" w:firstRow="1" w:lastRow="0" w:firstColumn="1" w:lastColumn="0" w:noHBand="0" w:noVBand="1"/>
          </w:tblPr>
        </w:tblPrChange>
      </w:tblPr>
      <w:tblGrid>
        <w:gridCol w:w="3026"/>
        <w:gridCol w:w="957"/>
        <w:gridCol w:w="967"/>
        <w:gridCol w:w="1037"/>
        <w:gridCol w:w="997"/>
        <w:gridCol w:w="1106"/>
        <w:gridCol w:w="1055"/>
        <w:gridCol w:w="936"/>
        <w:gridCol w:w="1016"/>
        <w:gridCol w:w="952"/>
        <w:gridCol w:w="881"/>
        <w:tblGridChange w:id="871">
          <w:tblGrid>
            <w:gridCol w:w="5"/>
            <w:gridCol w:w="5"/>
            <w:gridCol w:w="3016"/>
            <w:gridCol w:w="5"/>
            <w:gridCol w:w="356"/>
            <w:gridCol w:w="34"/>
            <w:gridCol w:w="562"/>
            <w:gridCol w:w="5"/>
            <w:gridCol w:w="342"/>
            <w:gridCol w:w="620"/>
            <w:gridCol w:w="5"/>
            <w:gridCol w:w="275"/>
            <w:gridCol w:w="757"/>
            <w:gridCol w:w="5"/>
            <w:gridCol w:w="208"/>
            <w:gridCol w:w="784"/>
            <w:gridCol w:w="5"/>
            <w:gridCol w:w="181"/>
            <w:gridCol w:w="920"/>
            <w:gridCol w:w="5"/>
            <w:gridCol w:w="35"/>
            <w:gridCol w:w="82"/>
            <w:gridCol w:w="933"/>
            <w:gridCol w:w="5"/>
            <w:gridCol w:w="117"/>
            <w:gridCol w:w="814"/>
            <w:gridCol w:w="5"/>
            <w:gridCol w:w="71"/>
            <w:gridCol w:w="940"/>
            <w:gridCol w:w="5"/>
            <w:gridCol w:w="4"/>
            <w:gridCol w:w="943"/>
            <w:gridCol w:w="5"/>
            <w:gridCol w:w="4"/>
            <w:gridCol w:w="752"/>
            <w:gridCol w:w="120"/>
            <w:gridCol w:w="5"/>
            <w:gridCol w:w="5"/>
          </w:tblGrid>
        </w:tblGridChange>
      </w:tblGrid>
      <w:tr w:rsidR="00967928" w:rsidRPr="00152547" w14:paraId="38CB3E25" w14:textId="77777777" w:rsidTr="004B105B">
        <w:trPr>
          <w:trHeight w:val="305"/>
          <w:ins w:id="872" w:author="Ryan Lemos" w:date="2018-10-19T21:04:00Z"/>
          <w:trPrChange w:id="873" w:author="Ryan Lemos" w:date="2018-10-19T21:07:00Z">
            <w:trPr>
              <w:gridBefore w:val="2"/>
              <w:gridAfter w:val="0"/>
              <w:trHeight w:val="300"/>
            </w:trPr>
          </w:trPrChange>
        </w:trPr>
        <w:tc>
          <w:tcPr>
            <w:tcW w:w="3026" w:type="dxa"/>
            <w:vMerge w:val="restart"/>
            <w:hideMark/>
            <w:tcPrChange w:id="874" w:author="Ryan Lemos" w:date="2018-10-19T21:07:00Z">
              <w:tcPr>
                <w:tcW w:w="3646" w:type="dxa"/>
                <w:gridSpan w:val="3"/>
                <w:vMerge w:val="restart"/>
                <w:tcBorders>
                  <w:top w:val="single" w:sz="8" w:space="0" w:color="auto"/>
                  <w:left w:val="single" w:sz="8" w:space="0" w:color="auto"/>
                  <w:bottom w:val="single" w:sz="4" w:space="0" w:color="auto"/>
                  <w:right w:val="single" w:sz="4" w:space="0" w:color="auto"/>
                </w:tcBorders>
                <w:shd w:val="clear" w:color="auto" w:fill="auto"/>
                <w:vAlign w:val="center"/>
                <w:hideMark/>
              </w:tcPr>
            </w:tcPrChange>
          </w:tcPr>
          <w:p w14:paraId="3C08934E" w14:textId="77777777" w:rsidR="00967928" w:rsidRPr="00152547" w:rsidRDefault="00967928" w:rsidP="00967928">
            <w:pPr>
              <w:spacing w:line="240" w:lineRule="auto"/>
              <w:ind w:firstLine="0"/>
              <w:jc w:val="center"/>
              <w:rPr>
                <w:ins w:id="875" w:author="Ryan Lemos" w:date="2018-10-19T21:04:00Z"/>
                <w:rFonts w:eastAsia="Times New Roman" w:cs="Times New Roman"/>
                <w:color w:val="000000"/>
                <w:sz w:val="22"/>
                <w:lang w:eastAsia="pt-BR"/>
              </w:rPr>
            </w:pPr>
            <w:ins w:id="876" w:author="Ryan Lemos" w:date="2018-10-19T21:04:00Z">
              <w:r w:rsidRPr="00152547">
                <w:rPr>
                  <w:rFonts w:eastAsia="Times New Roman" w:cs="Times New Roman"/>
                  <w:color w:val="000000"/>
                  <w:sz w:val="22"/>
                  <w:lang w:eastAsia="pt-BR"/>
                </w:rPr>
                <w:t>ATIVIDADES</w:t>
              </w:r>
            </w:ins>
          </w:p>
        </w:tc>
        <w:tc>
          <w:tcPr>
            <w:tcW w:w="5064" w:type="dxa"/>
            <w:gridSpan w:val="5"/>
            <w:noWrap/>
            <w:hideMark/>
            <w:tcPrChange w:id="877" w:author="Ryan Lemos" w:date="2018-10-19T21:07:00Z">
              <w:tcPr>
                <w:tcW w:w="4554" w:type="dxa"/>
                <w:gridSpan w:val="16"/>
                <w:tcBorders>
                  <w:top w:val="single" w:sz="8" w:space="0" w:color="auto"/>
                  <w:left w:val="nil"/>
                  <w:bottom w:val="single" w:sz="4" w:space="0" w:color="auto"/>
                  <w:right w:val="single" w:sz="4" w:space="0" w:color="auto"/>
                </w:tcBorders>
                <w:shd w:val="clear" w:color="auto" w:fill="auto"/>
                <w:noWrap/>
                <w:vAlign w:val="bottom"/>
                <w:hideMark/>
              </w:tcPr>
            </w:tcPrChange>
          </w:tcPr>
          <w:p w14:paraId="3007EE7B" w14:textId="0FF41BE5" w:rsidR="00967928" w:rsidRPr="00152547" w:rsidRDefault="00967928" w:rsidP="00967928">
            <w:pPr>
              <w:spacing w:line="240" w:lineRule="auto"/>
              <w:ind w:firstLine="0"/>
              <w:jc w:val="center"/>
              <w:rPr>
                <w:ins w:id="878" w:author="Ryan Lemos" w:date="2018-10-19T21:04:00Z"/>
                <w:rFonts w:eastAsia="Times New Roman" w:cs="Times New Roman"/>
                <w:color w:val="000000"/>
                <w:sz w:val="22"/>
                <w:lang w:eastAsia="pt-BR"/>
              </w:rPr>
            </w:pPr>
            <w:ins w:id="879" w:author="Ryan Lemos" w:date="2018-10-19T21:04:00Z">
              <w:r>
                <w:rPr>
                  <w:rFonts w:eastAsia="Times New Roman" w:cs="Times New Roman"/>
                  <w:color w:val="000000"/>
                  <w:sz w:val="22"/>
                  <w:lang w:eastAsia="pt-BR"/>
                </w:rPr>
                <w:t>1</w:t>
              </w:r>
              <w:r w:rsidRPr="00152547">
                <w:rPr>
                  <w:rFonts w:eastAsia="Times New Roman" w:cs="Times New Roman"/>
                  <w:color w:val="000000"/>
                  <w:sz w:val="22"/>
                  <w:lang w:eastAsia="pt-BR"/>
                </w:rPr>
                <w:t>º SEMESTRE 201</w:t>
              </w:r>
              <w:r>
                <w:rPr>
                  <w:rFonts w:eastAsia="Times New Roman" w:cs="Times New Roman"/>
                  <w:color w:val="000000"/>
                  <w:sz w:val="22"/>
                  <w:lang w:eastAsia="pt-BR"/>
                </w:rPr>
                <w:t>9</w:t>
              </w:r>
            </w:ins>
          </w:p>
        </w:tc>
        <w:tc>
          <w:tcPr>
            <w:tcW w:w="4840" w:type="dxa"/>
            <w:gridSpan w:val="5"/>
            <w:noWrap/>
            <w:hideMark/>
            <w:tcPrChange w:id="880" w:author="Ryan Lemos" w:date="2018-10-19T21:07:00Z">
              <w:tcPr>
                <w:tcW w:w="4600" w:type="dxa"/>
                <w:gridSpan w:val="14"/>
                <w:tcBorders>
                  <w:top w:val="single" w:sz="8" w:space="0" w:color="auto"/>
                  <w:left w:val="nil"/>
                  <w:bottom w:val="single" w:sz="4" w:space="0" w:color="auto"/>
                  <w:right w:val="single" w:sz="8" w:space="0" w:color="000000"/>
                </w:tcBorders>
                <w:shd w:val="clear" w:color="auto" w:fill="auto"/>
                <w:noWrap/>
                <w:vAlign w:val="bottom"/>
                <w:hideMark/>
              </w:tcPr>
            </w:tcPrChange>
          </w:tcPr>
          <w:p w14:paraId="3B54A1AD" w14:textId="00D7854C" w:rsidR="00967928" w:rsidRPr="00152547" w:rsidRDefault="00967928">
            <w:pPr>
              <w:spacing w:line="240" w:lineRule="auto"/>
              <w:ind w:right="-213" w:firstLine="0"/>
              <w:jc w:val="center"/>
              <w:rPr>
                <w:ins w:id="881" w:author="Ryan Lemos" w:date="2018-10-19T21:04:00Z"/>
                <w:rFonts w:eastAsia="Times New Roman" w:cs="Times New Roman"/>
                <w:color w:val="000000"/>
                <w:sz w:val="22"/>
                <w:lang w:eastAsia="pt-BR"/>
              </w:rPr>
              <w:pPrChange w:id="882" w:author="Ryan Lemos" w:date="2018-10-19T21:35:00Z">
                <w:pPr>
                  <w:framePr w:hSpace="141" w:wrap="around" w:vAnchor="page" w:hAnchor="margin" w:y="2197"/>
                  <w:spacing w:line="240" w:lineRule="auto"/>
                  <w:ind w:firstLine="0"/>
                  <w:jc w:val="center"/>
                </w:pPr>
              </w:pPrChange>
            </w:pPr>
            <w:ins w:id="883" w:author="Ryan Lemos" w:date="2018-10-19T21:04:00Z">
              <w:r>
                <w:rPr>
                  <w:rFonts w:eastAsia="Times New Roman" w:cs="Times New Roman"/>
                  <w:color w:val="000000"/>
                  <w:sz w:val="22"/>
                  <w:lang w:eastAsia="pt-BR"/>
                </w:rPr>
                <w:t>2</w:t>
              </w:r>
              <w:r w:rsidRPr="00152547">
                <w:rPr>
                  <w:rFonts w:eastAsia="Times New Roman" w:cs="Times New Roman"/>
                  <w:color w:val="000000"/>
                  <w:sz w:val="22"/>
                  <w:lang w:eastAsia="pt-BR"/>
                </w:rPr>
                <w:t>º SEMESTRE 201</w:t>
              </w:r>
              <w:r>
                <w:rPr>
                  <w:rFonts w:eastAsia="Times New Roman" w:cs="Times New Roman"/>
                  <w:color w:val="000000"/>
                  <w:sz w:val="22"/>
                  <w:lang w:eastAsia="pt-BR"/>
                </w:rPr>
                <w:t>9</w:t>
              </w:r>
            </w:ins>
          </w:p>
        </w:tc>
      </w:tr>
      <w:tr w:rsidR="004B105B" w:rsidRPr="00152547" w14:paraId="58113045" w14:textId="77777777" w:rsidTr="004B105B">
        <w:trPr>
          <w:trHeight w:val="305"/>
          <w:ins w:id="884" w:author="Ryan Lemos" w:date="2018-10-19T21:04:00Z"/>
        </w:trPr>
        <w:tc>
          <w:tcPr>
            <w:tcW w:w="3026" w:type="dxa"/>
            <w:vMerge/>
            <w:hideMark/>
          </w:tcPr>
          <w:p w14:paraId="681BD22D" w14:textId="77777777" w:rsidR="00967928" w:rsidRPr="00152547" w:rsidRDefault="00967928" w:rsidP="00967928">
            <w:pPr>
              <w:spacing w:line="240" w:lineRule="auto"/>
              <w:ind w:firstLine="0"/>
              <w:jc w:val="left"/>
              <w:rPr>
                <w:ins w:id="885" w:author="Ryan Lemos" w:date="2018-10-19T21:04:00Z"/>
                <w:rFonts w:eastAsia="Times New Roman" w:cs="Times New Roman"/>
                <w:color w:val="000000"/>
                <w:sz w:val="22"/>
                <w:lang w:eastAsia="pt-BR"/>
              </w:rPr>
            </w:pPr>
          </w:p>
        </w:tc>
        <w:tc>
          <w:tcPr>
            <w:tcW w:w="957" w:type="dxa"/>
            <w:noWrap/>
            <w:hideMark/>
          </w:tcPr>
          <w:p w14:paraId="0E5B0628" w14:textId="687B142C" w:rsidR="00967928" w:rsidRPr="00152547" w:rsidRDefault="00967928" w:rsidP="00967928">
            <w:pPr>
              <w:spacing w:line="240" w:lineRule="auto"/>
              <w:ind w:firstLine="0"/>
              <w:jc w:val="center"/>
              <w:rPr>
                <w:ins w:id="886" w:author="Ryan Lemos" w:date="2018-10-19T21:04:00Z"/>
                <w:rFonts w:eastAsia="Times New Roman" w:cs="Times New Roman"/>
                <w:color w:val="000000"/>
                <w:sz w:val="18"/>
                <w:szCs w:val="18"/>
                <w:lang w:eastAsia="pt-BR"/>
              </w:rPr>
            </w:pPr>
            <w:ins w:id="887" w:author="Ryan Lemos" w:date="2018-10-19T21:05:00Z">
              <w:r w:rsidRPr="00152547">
                <w:rPr>
                  <w:rFonts w:eastAsia="Times New Roman" w:cs="Times New Roman"/>
                  <w:color w:val="000000"/>
                  <w:sz w:val="18"/>
                  <w:szCs w:val="18"/>
                  <w:lang w:eastAsia="pt-BR"/>
                </w:rPr>
                <w:t>JAN/201</w:t>
              </w:r>
              <w:r>
                <w:rPr>
                  <w:rFonts w:eastAsia="Times New Roman" w:cs="Times New Roman"/>
                  <w:color w:val="000000"/>
                  <w:sz w:val="18"/>
                  <w:szCs w:val="18"/>
                  <w:lang w:eastAsia="pt-BR"/>
                </w:rPr>
                <w:t>9</w:t>
              </w:r>
            </w:ins>
          </w:p>
        </w:tc>
        <w:tc>
          <w:tcPr>
            <w:tcW w:w="967" w:type="dxa"/>
            <w:noWrap/>
          </w:tcPr>
          <w:p w14:paraId="5507DF08" w14:textId="28323CC3" w:rsidR="00967928" w:rsidRPr="00152547" w:rsidRDefault="00967928" w:rsidP="00967928">
            <w:pPr>
              <w:spacing w:line="240" w:lineRule="auto"/>
              <w:ind w:firstLine="0"/>
              <w:jc w:val="center"/>
              <w:rPr>
                <w:ins w:id="888" w:author="Ryan Lemos" w:date="2018-10-19T21:04:00Z"/>
                <w:rFonts w:eastAsia="Times New Roman" w:cs="Times New Roman"/>
                <w:color w:val="000000"/>
                <w:sz w:val="18"/>
                <w:szCs w:val="18"/>
                <w:lang w:eastAsia="pt-BR"/>
              </w:rPr>
            </w:pPr>
            <w:ins w:id="889" w:author="Ryan Lemos" w:date="2018-10-19T21:05:00Z">
              <w:r w:rsidRPr="00152547">
                <w:rPr>
                  <w:rFonts w:eastAsia="Times New Roman" w:cs="Times New Roman"/>
                  <w:color w:val="000000"/>
                  <w:sz w:val="18"/>
                  <w:szCs w:val="18"/>
                  <w:lang w:eastAsia="pt-BR"/>
                </w:rPr>
                <w:t>FEV/201</w:t>
              </w:r>
              <w:r>
                <w:rPr>
                  <w:rFonts w:eastAsia="Times New Roman" w:cs="Times New Roman"/>
                  <w:color w:val="000000"/>
                  <w:sz w:val="18"/>
                  <w:szCs w:val="18"/>
                  <w:lang w:eastAsia="pt-BR"/>
                </w:rPr>
                <w:t>9</w:t>
              </w:r>
            </w:ins>
          </w:p>
        </w:tc>
        <w:tc>
          <w:tcPr>
            <w:tcW w:w="1037" w:type="dxa"/>
            <w:noWrap/>
          </w:tcPr>
          <w:p w14:paraId="2A042015" w14:textId="215170F7" w:rsidR="00967928" w:rsidRPr="00152547" w:rsidRDefault="00967928" w:rsidP="00967928">
            <w:pPr>
              <w:spacing w:line="240" w:lineRule="auto"/>
              <w:ind w:firstLine="0"/>
              <w:jc w:val="center"/>
              <w:rPr>
                <w:ins w:id="890" w:author="Ryan Lemos" w:date="2018-10-19T21:04:00Z"/>
                <w:rFonts w:eastAsia="Times New Roman" w:cs="Times New Roman"/>
                <w:color w:val="000000"/>
                <w:sz w:val="18"/>
                <w:szCs w:val="18"/>
                <w:lang w:eastAsia="pt-BR"/>
              </w:rPr>
            </w:pPr>
            <w:ins w:id="891" w:author="Ryan Lemos" w:date="2018-10-19T21:05:00Z">
              <w:r w:rsidRPr="00152547">
                <w:rPr>
                  <w:rFonts w:eastAsia="Times New Roman" w:cs="Times New Roman"/>
                  <w:color w:val="000000"/>
                  <w:sz w:val="18"/>
                  <w:szCs w:val="18"/>
                  <w:lang w:eastAsia="pt-BR"/>
                </w:rPr>
                <w:t>MAR/201</w:t>
              </w:r>
              <w:r>
                <w:rPr>
                  <w:rFonts w:eastAsia="Times New Roman" w:cs="Times New Roman"/>
                  <w:color w:val="000000"/>
                  <w:sz w:val="18"/>
                  <w:szCs w:val="18"/>
                  <w:lang w:eastAsia="pt-BR"/>
                </w:rPr>
                <w:t>9</w:t>
              </w:r>
            </w:ins>
          </w:p>
        </w:tc>
        <w:tc>
          <w:tcPr>
            <w:tcW w:w="997" w:type="dxa"/>
            <w:noWrap/>
          </w:tcPr>
          <w:p w14:paraId="7B4F87DD" w14:textId="3625CB78" w:rsidR="00967928" w:rsidRPr="00152547" w:rsidRDefault="00967928" w:rsidP="00967928">
            <w:pPr>
              <w:spacing w:line="240" w:lineRule="auto"/>
              <w:ind w:firstLine="0"/>
              <w:jc w:val="center"/>
              <w:rPr>
                <w:ins w:id="892" w:author="Ryan Lemos" w:date="2018-10-19T21:04:00Z"/>
                <w:rFonts w:eastAsia="Times New Roman" w:cs="Times New Roman"/>
                <w:color w:val="000000"/>
                <w:sz w:val="18"/>
                <w:szCs w:val="18"/>
                <w:lang w:eastAsia="pt-BR"/>
              </w:rPr>
            </w:pPr>
            <w:ins w:id="893" w:author="Ryan Lemos" w:date="2018-10-19T21:05:00Z">
              <w:r w:rsidRPr="00152547">
                <w:rPr>
                  <w:rFonts w:eastAsia="Times New Roman" w:cs="Times New Roman"/>
                  <w:color w:val="000000"/>
                  <w:sz w:val="18"/>
                  <w:szCs w:val="18"/>
                  <w:lang w:eastAsia="pt-BR"/>
                </w:rPr>
                <w:t>ABR/201</w:t>
              </w:r>
              <w:r>
                <w:rPr>
                  <w:rFonts w:eastAsia="Times New Roman" w:cs="Times New Roman"/>
                  <w:color w:val="000000"/>
                  <w:sz w:val="18"/>
                  <w:szCs w:val="18"/>
                  <w:lang w:eastAsia="pt-BR"/>
                </w:rPr>
                <w:t>9</w:t>
              </w:r>
            </w:ins>
          </w:p>
        </w:tc>
        <w:tc>
          <w:tcPr>
            <w:tcW w:w="1106" w:type="dxa"/>
            <w:noWrap/>
          </w:tcPr>
          <w:p w14:paraId="351C1901" w14:textId="682C9B7C" w:rsidR="00967928" w:rsidRPr="00152547" w:rsidRDefault="00967928" w:rsidP="00967928">
            <w:pPr>
              <w:spacing w:line="240" w:lineRule="auto"/>
              <w:ind w:firstLine="0"/>
              <w:jc w:val="center"/>
              <w:rPr>
                <w:ins w:id="894" w:author="Ryan Lemos" w:date="2018-10-19T21:04:00Z"/>
                <w:rFonts w:eastAsia="Times New Roman" w:cs="Times New Roman"/>
                <w:color w:val="000000"/>
                <w:sz w:val="18"/>
                <w:szCs w:val="18"/>
                <w:lang w:eastAsia="pt-BR"/>
              </w:rPr>
            </w:pPr>
            <w:ins w:id="895" w:author="Ryan Lemos" w:date="2018-10-19T21:05:00Z">
              <w:r w:rsidRPr="00152547">
                <w:rPr>
                  <w:rFonts w:eastAsia="Times New Roman" w:cs="Times New Roman"/>
                  <w:color w:val="000000"/>
                  <w:sz w:val="18"/>
                  <w:szCs w:val="18"/>
                  <w:lang w:eastAsia="pt-BR"/>
                </w:rPr>
                <w:t>MAIO/201</w:t>
              </w:r>
              <w:r>
                <w:rPr>
                  <w:rFonts w:eastAsia="Times New Roman" w:cs="Times New Roman"/>
                  <w:color w:val="000000"/>
                  <w:sz w:val="18"/>
                  <w:szCs w:val="18"/>
                  <w:lang w:eastAsia="pt-BR"/>
                </w:rPr>
                <w:t>9</w:t>
              </w:r>
            </w:ins>
          </w:p>
        </w:tc>
        <w:tc>
          <w:tcPr>
            <w:tcW w:w="1055" w:type="dxa"/>
            <w:noWrap/>
          </w:tcPr>
          <w:p w14:paraId="11F80E9D" w14:textId="037E644C" w:rsidR="00967928" w:rsidRPr="00152547" w:rsidRDefault="00967928" w:rsidP="00967928">
            <w:pPr>
              <w:spacing w:line="240" w:lineRule="auto"/>
              <w:ind w:firstLine="0"/>
              <w:jc w:val="center"/>
              <w:rPr>
                <w:ins w:id="896" w:author="Ryan Lemos" w:date="2018-10-19T21:04:00Z"/>
                <w:rFonts w:eastAsia="Times New Roman" w:cs="Times New Roman"/>
                <w:color w:val="000000"/>
                <w:sz w:val="18"/>
                <w:szCs w:val="18"/>
                <w:lang w:eastAsia="pt-BR"/>
              </w:rPr>
            </w:pPr>
            <w:ins w:id="897" w:author="Ryan Lemos" w:date="2018-10-19T21:05:00Z">
              <w:r w:rsidRPr="00152547">
                <w:rPr>
                  <w:rFonts w:eastAsia="Times New Roman" w:cs="Times New Roman"/>
                  <w:color w:val="000000"/>
                  <w:sz w:val="18"/>
                  <w:szCs w:val="18"/>
                  <w:lang w:eastAsia="pt-BR"/>
                </w:rPr>
                <w:t>JUN/201</w:t>
              </w:r>
              <w:r>
                <w:rPr>
                  <w:rFonts w:eastAsia="Times New Roman" w:cs="Times New Roman"/>
                  <w:color w:val="000000"/>
                  <w:sz w:val="18"/>
                  <w:szCs w:val="18"/>
                  <w:lang w:eastAsia="pt-BR"/>
                </w:rPr>
                <w:t>9</w:t>
              </w:r>
            </w:ins>
          </w:p>
        </w:tc>
        <w:tc>
          <w:tcPr>
            <w:tcW w:w="936" w:type="dxa"/>
            <w:noWrap/>
          </w:tcPr>
          <w:p w14:paraId="745548F1" w14:textId="30EED54B" w:rsidR="00967928" w:rsidRPr="00152547" w:rsidRDefault="00967928" w:rsidP="00967928">
            <w:pPr>
              <w:spacing w:line="240" w:lineRule="auto"/>
              <w:ind w:firstLine="0"/>
              <w:jc w:val="center"/>
              <w:rPr>
                <w:ins w:id="898" w:author="Ryan Lemos" w:date="2018-10-19T21:04:00Z"/>
                <w:rFonts w:eastAsia="Times New Roman" w:cs="Times New Roman"/>
                <w:color w:val="000000"/>
                <w:sz w:val="18"/>
                <w:szCs w:val="18"/>
                <w:lang w:eastAsia="pt-BR"/>
              </w:rPr>
            </w:pPr>
            <w:ins w:id="899" w:author="Ryan Lemos" w:date="2018-10-19T21:05:00Z">
              <w:r w:rsidRPr="00152547">
                <w:rPr>
                  <w:rFonts w:eastAsia="Times New Roman" w:cs="Times New Roman"/>
                  <w:color w:val="000000"/>
                  <w:sz w:val="18"/>
                  <w:szCs w:val="18"/>
                  <w:lang w:eastAsia="pt-BR"/>
                </w:rPr>
                <w:t>JUL/201</w:t>
              </w:r>
            </w:ins>
            <w:ins w:id="900" w:author="Ryan Lemos" w:date="2018-10-19T21:06:00Z">
              <w:r>
                <w:rPr>
                  <w:rFonts w:eastAsia="Times New Roman" w:cs="Times New Roman"/>
                  <w:color w:val="000000"/>
                  <w:sz w:val="18"/>
                  <w:szCs w:val="18"/>
                  <w:lang w:eastAsia="pt-BR"/>
                </w:rPr>
                <w:t>9</w:t>
              </w:r>
            </w:ins>
          </w:p>
        </w:tc>
        <w:tc>
          <w:tcPr>
            <w:tcW w:w="1016" w:type="dxa"/>
            <w:noWrap/>
          </w:tcPr>
          <w:p w14:paraId="06DC3054" w14:textId="2F3A5E97" w:rsidR="00967928" w:rsidRPr="00152547" w:rsidRDefault="00967928" w:rsidP="00967928">
            <w:pPr>
              <w:spacing w:line="240" w:lineRule="auto"/>
              <w:ind w:firstLine="0"/>
              <w:jc w:val="center"/>
              <w:rPr>
                <w:ins w:id="901" w:author="Ryan Lemos" w:date="2018-10-19T21:04:00Z"/>
                <w:rFonts w:eastAsia="Times New Roman" w:cs="Times New Roman"/>
                <w:color w:val="000000"/>
                <w:sz w:val="18"/>
                <w:szCs w:val="18"/>
                <w:lang w:eastAsia="pt-BR"/>
              </w:rPr>
            </w:pPr>
            <w:ins w:id="902" w:author="Ryan Lemos" w:date="2018-10-19T21:05:00Z">
              <w:r w:rsidRPr="00152547">
                <w:rPr>
                  <w:rFonts w:eastAsia="Times New Roman" w:cs="Times New Roman"/>
                  <w:color w:val="000000"/>
                  <w:sz w:val="18"/>
                  <w:szCs w:val="18"/>
                  <w:lang w:eastAsia="pt-BR"/>
                </w:rPr>
                <w:t>AGO/201</w:t>
              </w:r>
            </w:ins>
            <w:ins w:id="903" w:author="Ryan Lemos" w:date="2018-10-19T21:06:00Z">
              <w:r>
                <w:rPr>
                  <w:rFonts w:eastAsia="Times New Roman" w:cs="Times New Roman"/>
                  <w:color w:val="000000"/>
                  <w:sz w:val="18"/>
                  <w:szCs w:val="18"/>
                  <w:lang w:eastAsia="pt-BR"/>
                </w:rPr>
                <w:t>9</w:t>
              </w:r>
            </w:ins>
          </w:p>
        </w:tc>
        <w:tc>
          <w:tcPr>
            <w:tcW w:w="952" w:type="dxa"/>
            <w:noWrap/>
          </w:tcPr>
          <w:p w14:paraId="4836B3D9" w14:textId="05EE260B" w:rsidR="00967928" w:rsidRPr="00152547" w:rsidRDefault="00967928" w:rsidP="00967928">
            <w:pPr>
              <w:spacing w:line="240" w:lineRule="auto"/>
              <w:ind w:firstLine="0"/>
              <w:jc w:val="center"/>
              <w:rPr>
                <w:ins w:id="904" w:author="Ryan Lemos" w:date="2018-10-19T21:04:00Z"/>
                <w:rFonts w:eastAsia="Times New Roman" w:cs="Times New Roman"/>
                <w:color w:val="000000"/>
                <w:sz w:val="18"/>
                <w:szCs w:val="18"/>
                <w:lang w:eastAsia="pt-BR"/>
              </w:rPr>
            </w:pPr>
            <w:ins w:id="905" w:author="Ryan Lemos" w:date="2018-10-19T21:05:00Z">
              <w:r w:rsidRPr="00152547">
                <w:rPr>
                  <w:rFonts w:eastAsia="Times New Roman" w:cs="Times New Roman"/>
                  <w:color w:val="000000"/>
                  <w:sz w:val="18"/>
                  <w:szCs w:val="18"/>
                  <w:lang w:eastAsia="pt-BR"/>
                </w:rPr>
                <w:t>SET/201</w:t>
              </w:r>
            </w:ins>
            <w:ins w:id="906" w:author="Ryan Lemos" w:date="2018-10-19T21:06:00Z">
              <w:r>
                <w:rPr>
                  <w:rFonts w:eastAsia="Times New Roman" w:cs="Times New Roman"/>
                  <w:color w:val="000000"/>
                  <w:sz w:val="18"/>
                  <w:szCs w:val="18"/>
                  <w:lang w:eastAsia="pt-BR"/>
                </w:rPr>
                <w:t>9</w:t>
              </w:r>
            </w:ins>
          </w:p>
        </w:tc>
        <w:tc>
          <w:tcPr>
            <w:tcW w:w="881" w:type="dxa"/>
            <w:noWrap/>
          </w:tcPr>
          <w:p w14:paraId="759E618C" w14:textId="62E6BB3C" w:rsidR="00967928" w:rsidRPr="00152547" w:rsidRDefault="00967928" w:rsidP="00967928">
            <w:pPr>
              <w:spacing w:line="240" w:lineRule="auto"/>
              <w:ind w:firstLine="0"/>
              <w:jc w:val="center"/>
              <w:rPr>
                <w:ins w:id="907" w:author="Ryan Lemos" w:date="2018-10-19T21:04:00Z"/>
                <w:rFonts w:eastAsia="Times New Roman" w:cs="Times New Roman"/>
                <w:color w:val="000000"/>
                <w:sz w:val="18"/>
                <w:szCs w:val="18"/>
                <w:lang w:eastAsia="pt-BR"/>
              </w:rPr>
            </w:pPr>
          </w:p>
        </w:tc>
      </w:tr>
      <w:tr w:rsidR="004B105B" w:rsidRPr="00152547" w14:paraId="6D996FF4" w14:textId="77777777" w:rsidTr="00E54C0C">
        <w:tblPrEx>
          <w:tblPrExChange w:id="908" w:author="Ryan Lemos" w:date="2018-10-19T21:28:00Z">
            <w:tblPrEx>
              <w:tblW w:w="12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blPrExChange>
        </w:tblPrEx>
        <w:trPr>
          <w:trHeight w:val="671"/>
          <w:ins w:id="909" w:author="Ryan Lemos" w:date="2018-10-19T21:04:00Z"/>
          <w:trPrChange w:id="910" w:author="Ryan Lemos" w:date="2018-10-19T21:28:00Z">
            <w:trPr>
              <w:gridBefore w:val="1"/>
              <w:gridAfter w:val="0"/>
              <w:trHeight w:val="671"/>
            </w:trPr>
          </w:trPrChange>
        </w:trPr>
        <w:tc>
          <w:tcPr>
            <w:tcW w:w="3026" w:type="dxa"/>
            <w:hideMark/>
            <w:tcPrChange w:id="911" w:author="Ryan Lemos" w:date="2018-10-19T21:28:00Z">
              <w:tcPr>
                <w:tcW w:w="3026" w:type="dxa"/>
                <w:gridSpan w:val="3"/>
                <w:hideMark/>
              </w:tcPr>
            </w:tcPrChange>
          </w:tcPr>
          <w:p w14:paraId="26759D03" w14:textId="29D2B527" w:rsidR="00967928" w:rsidRPr="00152547" w:rsidRDefault="00967928" w:rsidP="00967928">
            <w:pPr>
              <w:spacing w:line="240" w:lineRule="auto"/>
              <w:ind w:firstLine="0"/>
              <w:jc w:val="center"/>
              <w:rPr>
                <w:ins w:id="912" w:author="Ryan Lemos" w:date="2018-10-19T21:04:00Z"/>
                <w:rFonts w:eastAsia="Times New Roman" w:cs="Times New Roman"/>
                <w:sz w:val="21"/>
                <w:szCs w:val="21"/>
                <w:lang w:eastAsia="pt-BR"/>
              </w:rPr>
            </w:pPr>
            <w:ins w:id="913" w:author="Ryan Lemos" w:date="2018-10-19T21:04:00Z">
              <w:r w:rsidRPr="00152547">
                <w:rPr>
                  <w:rFonts w:eastAsia="Times New Roman" w:cs="Times New Roman"/>
                  <w:sz w:val="21"/>
                  <w:szCs w:val="21"/>
                  <w:lang w:eastAsia="pt-BR"/>
                </w:rPr>
                <w:t>Coleta de Dados</w:t>
              </w:r>
            </w:ins>
            <w:ins w:id="914" w:author="Ryan Lemos" w:date="2018-10-19T21:07:00Z">
              <w:r w:rsidR="004B105B">
                <w:rPr>
                  <w:rFonts w:eastAsia="Times New Roman" w:cs="Times New Roman"/>
                  <w:sz w:val="21"/>
                  <w:szCs w:val="21"/>
                  <w:lang w:eastAsia="pt-BR"/>
                </w:rPr>
                <w:t xml:space="preserve"> para </w:t>
              </w:r>
            </w:ins>
            <w:ins w:id="915" w:author="Ryan Lemos" w:date="2018-10-19T21:18:00Z">
              <w:r w:rsidR="00E54C0C">
                <w:rPr>
                  <w:rFonts w:eastAsia="Times New Roman" w:cs="Times New Roman"/>
                  <w:sz w:val="21"/>
                  <w:szCs w:val="21"/>
                  <w:lang w:eastAsia="pt-BR"/>
                </w:rPr>
                <w:t xml:space="preserve">o primeiro </w:t>
              </w:r>
              <w:r w:rsidR="00E54C0C" w:rsidRPr="00F42D4C">
                <w:rPr>
                  <w:rFonts w:eastAsia="Times New Roman" w:cs="Times New Roman"/>
                  <w:i/>
                  <w:sz w:val="21"/>
                  <w:szCs w:val="21"/>
                  <w:lang w:eastAsia="pt-BR"/>
                  <w:rPrChange w:id="916" w:author="Ryan Lemos" w:date="2018-10-19T21:32:00Z">
                    <w:rPr>
                      <w:rFonts w:eastAsia="Times New Roman" w:cs="Times New Roman"/>
                      <w:sz w:val="21"/>
                      <w:szCs w:val="21"/>
                      <w:lang w:eastAsia="pt-BR"/>
                    </w:rPr>
                  </w:rPrChange>
                </w:rPr>
                <w:t>release</w:t>
              </w:r>
              <w:r w:rsidR="00E54C0C" w:rsidRPr="00152547">
                <w:rPr>
                  <w:rFonts w:eastAsia="Times New Roman" w:cs="Times New Roman"/>
                  <w:sz w:val="21"/>
                  <w:szCs w:val="21"/>
                  <w:lang w:eastAsia="pt-BR"/>
                </w:rPr>
                <w:t xml:space="preserve"> </w:t>
              </w:r>
            </w:ins>
            <w:ins w:id="917" w:author="Ryan Lemos" w:date="2018-10-19T21:04:00Z">
              <w:r w:rsidRPr="00152547">
                <w:rPr>
                  <w:rFonts w:eastAsia="Times New Roman" w:cs="Times New Roman"/>
                  <w:sz w:val="21"/>
                  <w:szCs w:val="21"/>
                  <w:lang w:eastAsia="pt-BR"/>
                </w:rPr>
                <w:t>(Pesquisa, Observação e Entrevista)</w:t>
              </w:r>
            </w:ins>
          </w:p>
        </w:tc>
        <w:tc>
          <w:tcPr>
            <w:tcW w:w="957" w:type="dxa"/>
            <w:shd w:val="clear" w:color="auto" w:fill="7F7F7F" w:themeFill="text1" w:themeFillTint="80"/>
            <w:noWrap/>
            <w:hideMark/>
            <w:tcPrChange w:id="918" w:author="Ryan Lemos" w:date="2018-10-19T21:28:00Z">
              <w:tcPr>
                <w:tcW w:w="957" w:type="dxa"/>
                <w:gridSpan w:val="4"/>
                <w:noWrap/>
                <w:hideMark/>
              </w:tcPr>
            </w:tcPrChange>
          </w:tcPr>
          <w:p w14:paraId="09153CAF" w14:textId="77777777" w:rsidR="00967928" w:rsidRPr="00152547" w:rsidRDefault="00967928" w:rsidP="00967928">
            <w:pPr>
              <w:spacing w:line="240" w:lineRule="auto"/>
              <w:ind w:firstLine="0"/>
              <w:jc w:val="center"/>
              <w:rPr>
                <w:ins w:id="919" w:author="Ryan Lemos" w:date="2018-10-19T21:04:00Z"/>
                <w:rFonts w:eastAsia="Times New Roman" w:cs="Times New Roman"/>
                <w:color w:val="000000"/>
                <w:sz w:val="22"/>
                <w:lang w:eastAsia="pt-BR"/>
              </w:rPr>
            </w:pPr>
            <w:ins w:id="920" w:author="Ryan Lemos" w:date="2018-10-19T21:04:00Z">
              <w:r w:rsidRPr="00152547">
                <w:rPr>
                  <w:rFonts w:eastAsia="Times New Roman" w:cs="Times New Roman"/>
                  <w:color w:val="000000"/>
                  <w:sz w:val="22"/>
                  <w:lang w:eastAsia="pt-BR"/>
                </w:rPr>
                <w:t> </w:t>
              </w:r>
            </w:ins>
          </w:p>
        </w:tc>
        <w:tc>
          <w:tcPr>
            <w:tcW w:w="967" w:type="dxa"/>
            <w:noWrap/>
            <w:hideMark/>
            <w:tcPrChange w:id="921" w:author="Ryan Lemos" w:date="2018-10-19T21:28:00Z">
              <w:tcPr>
                <w:tcW w:w="967" w:type="dxa"/>
                <w:gridSpan w:val="3"/>
                <w:noWrap/>
                <w:hideMark/>
              </w:tcPr>
            </w:tcPrChange>
          </w:tcPr>
          <w:p w14:paraId="0EC5A8B8" w14:textId="77777777" w:rsidR="00967928" w:rsidRPr="00152547" w:rsidRDefault="00967928" w:rsidP="00967928">
            <w:pPr>
              <w:spacing w:line="240" w:lineRule="auto"/>
              <w:ind w:firstLine="0"/>
              <w:jc w:val="center"/>
              <w:rPr>
                <w:ins w:id="922" w:author="Ryan Lemos" w:date="2018-10-19T21:04:00Z"/>
                <w:rFonts w:eastAsia="Times New Roman" w:cs="Times New Roman"/>
                <w:color w:val="000000"/>
                <w:sz w:val="22"/>
                <w:lang w:eastAsia="pt-BR"/>
              </w:rPr>
            </w:pPr>
            <w:ins w:id="923" w:author="Ryan Lemos" w:date="2018-10-19T21:04:00Z">
              <w:r w:rsidRPr="00152547">
                <w:rPr>
                  <w:rFonts w:eastAsia="Times New Roman" w:cs="Times New Roman"/>
                  <w:color w:val="000000"/>
                  <w:sz w:val="22"/>
                  <w:lang w:eastAsia="pt-BR"/>
                </w:rPr>
                <w:t> </w:t>
              </w:r>
            </w:ins>
          </w:p>
        </w:tc>
        <w:tc>
          <w:tcPr>
            <w:tcW w:w="1037" w:type="dxa"/>
            <w:noWrap/>
            <w:hideMark/>
            <w:tcPrChange w:id="924" w:author="Ryan Lemos" w:date="2018-10-19T21:28:00Z">
              <w:tcPr>
                <w:tcW w:w="1037" w:type="dxa"/>
                <w:gridSpan w:val="3"/>
                <w:noWrap/>
                <w:hideMark/>
              </w:tcPr>
            </w:tcPrChange>
          </w:tcPr>
          <w:p w14:paraId="4FE65596" w14:textId="77777777" w:rsidR="00967928" w:rsidRPr="00152547" w:rsidRDefault="00967928" w:rsidP="00967928">
            <w:pPr>
              <w:spacing w:line="240" w:lineRule="auto"/>
              <w:ind w:firstLine="0"/>
              <w:jc w:val="center"/>
              <w:rPr>
                <w:ins w:id="925" w:author="Ryan Lemos" w:date="2018-10-19T21:04:00Z"/>
                <w:rFonts w:eastAsia="Times New Roman" w:cs="Times New Roman"/>
                <w:color w:val="000000"/>
                <w:sz w:val="22"/>
                <w:lang w:eastAsia="pt-BR"/>
              </w:rPr>
            </w:pPr>
            <w:ins w:id="926" w:author="Ryan Lemos" w:date="2018-10-19T21:04:00Z">
              <w:r w:rsidRPr="00152547">
                <w:rPr>
                  <w:rFonts w:eastAsia="Times New Roman" w:cs="Times New Roman"/>
                  <w:color w:val="000000"/>
                  <w:sz w:val="22"/>
                  <w:lang w:eastAsia="pt-BR"/>
                </w:rPr>
                <w:t> </w:t>
              </w:r>
            </w:ins>
          </w:p>
        </w:tc>
        <w:tc>
          <w:tcPr>
            <w:tcW w:w="997" w:type="dxa"/>
            <w:noWrap/>
            <w:hideMark/>
            <w:tcPrChange w:id="927" w:author="Ryan Lemos" w:date="2018-10-19T21:28:00Z">
              <w:tcPr>
                <w:tcW w:w="997" w:type="dxa"/>
                <w:gridSpan w:val="3"/>
                <w:noWrap/>
                <w:hideMark/>
              </w:tcPr>
            </w:tcPrChange>
          </w:tcPr>
          <w:p w14:paraId="526E44EA" w14:textId="77777777" w:rsidR="00967928" w:rsidRPr="00152547" w:rsidRDefault="00967928" w:rsidP="00967928">
            <w:pPr>
              <w:spacing w:line="240" w:lineRule="auto"/>
              <w:ind w:firstLine="0"/>
              <w:jc w:val="center"/>
              <w:rPr>
                <w:ins w:id="928" w:author="Ryan Lemos" w:date="2018-10-19T21:04:00Z"/>
                <w:rFonts w:eastAsia="Times New Roman" w:cs="Times New Roman"/>
                <w:color w:val="000000"/>
                <w:sz w:val="22"/>
                <w:lang w:eastAsia="pt-BR"/>
              </w:rPr>
            </w:pPr>
            <w:ins w:id="929" w:author="Ryan Lemos" w:date="2018-10-19T21:04:00Z">
              <w:r w:rsidRPr="00152547">
                <w:rPr>
                  <w:rFonts w:eastAsia="Times New Roman" w:cs="Times New Roman"/>
                  <w:color w:val="000000"/>
                  <w:sz w:val="22"/>
                  <w:lang w:eastAsia="pt-BR"/>
                </w:rPr>
                <w:t> </w:t>
              </w:r>
            </w:ins>
          </w:p>
        </w:tc>
        <w:tc>
          <w:tcPr>
            <w:tcW w:w="1106" w:type="dxa"/>
            <w:noWrap/>
            <w:hideMark/>
            <w:tcPrChange w:id="930" w:author="Ryan Lemos" w:date="2018-10-19T21:28:00Z">
              <w:tcPr>
                <w:tcW w:w="1106" w:type="dxa"/>
                <w:gridSpan w:val="3"/>
                <w:noWrap/>
                <w:hideMark/>
              </w:tcPr>
            </w:tcPrChange>
          </w:tcPr>
          <w:p w14:paraId="6B56B4A6" w14:textId="77777777" w:rsidR="00967928" w:rsidRPr="00152547" w:rsidRDefault="00967928" w:rsidP="00967928">
            <w:pPr>
              <w:spacing w:line="240" w:lineRule="auto"/>
              <w:ind w:firstLine="0"/>
              <w:jc w:val="center"/>
              <w:rPr>
                <w:ins w:id="931" w:author="Ryan Lemos" w:date="2018-10-19T21:04:00Z"/>
                <w:rFonts w:eastAsia="Times New Roman" w:cs="Times New Roman"/>
                <w:color w:val="000000"/>
                <w:sz w:val="22"/>
                <w:lang w:eastAsia="pt-BR"/>
              </w:rPr>
            </w:pPr>
            <w:ins w:id="932" w:author="Ryan Lemos" w:date="2018-10-19T21:04:00Z">
              <w:r w:rsidRPr="00152547">
                <w:rPr>
                  <w:rFonts w:eastAsia="Times New Roman" w:cs="Times New Roman"/>
                  <w:color w:val="000000"/>
                  <w:sz w:val="22"/>
                  <w:lang w:eastAsia="pt-BR"/>
                </w:rPr>
                <w:t> </w:t>
              </w:r>
            </w:ins>
          </w:p>
        </w:tc>
        <w:tc>
          <w:tcPr>
            <w:tcW w:w="1055" w:type="dxa"/>
            <w:noWrap/>
            <w:hideMark/>
            <w:tcPrChange w:id="933" w:author="Ryan Lemos" w:date="2018-10-19T21:28:00Z">
              <w:tcPr>
                <w:tcW w:w="1055" w:type="dxa"/>
                <w:gridSpan w:val="4"/>
                <w:noWrap/>
                <w:hideMark/>
              </w:tcPr>
            </w:tcPrChange>
          </w:tcPr>
          <w:p w14:paraId="785D36DE" w14:textId="77777777" w:rsidR="00967928" w:rsidRPr="00152547" w:rsidRDefault="00967928" w:rsidP="00967928">
            <w:pPr>
              <w:spacing w:line="240" w:lineRule="auto"/>
              <w:ind w:firstLine="0"/>
              <w:jc w:val="center"/>
              <w:rPr>
                <w:ins w:id="934" w:author="Ryan Lemos" w:date="2018-10-19T21:04:00Z"/>
                <w:rFonts w:eastAsia="Times New Roman" w:cs="Times New Roman"/>
                <w:color w:val="000000"/>
                <w:sz w:val="22"/>
                <w:lang w:eastAsia="pt-BR"/>
              </w:rPr>
            </w:pPr>
            <w:ins w:id="935" w:author="Ryan Lemos" w:date="2018-10-19T21:04:00Z">
              <w:r w:rsidRPr="00152547">
                <w:rPr>
                  <w:rFonts w:eastAsia="Times New Roman" w:cs="Times New Roman"/>
                  <w:color w:val="000000"/>
                  <w:sz w:val="22"/>
                  <w:lang w:eastAsia="pt-BR"/>
                </w:rPr>
                <w:t> </w:t>
              </w:r>
            </w:ins>
          </w:p>
        </w:tc>
        <w:tc>
          <w:tcPr>
            <w:tcW w:w="936" w:type="dxa"/>
            <w:noWrap/>
            <w:hideMark/>
            <w:tcPrChange w:id="936" w:author="Ryan Lemos" w:date="2018-10-19T21:28:00Z">
              <w:tcPr>
                <w:tcW w:w="936" w:type="dxa"/>
                <w:gridSpan w:val="3"/>
                <w:noWrap/>
                <w:hideMark/>
              </w:tcPr>
            </w:tcPrChange>
          </w:tcPr>
          <w:p w14:paraId="2B0ED883" w14:textId="77777777" w:rsidR="00967928" w:rsidRPr="00152547" w:rsidRDefault="00967928" w:rsidP="00967928">
            <w:pPr>
              <w:spacing w:line="240" w:lineRule="auto"/>
              <w:ind w:firstLine="0"/>
              <w:jc w:val="center"/>
              <w:rPr>
                <w:ins w:id="937" w:author="Ryan Lemos" w:date="2018-10-19T21:04:00Z"/>
                <w:rFonts w:eastAsia="Times New Roman" w:cs="Times New Roman"/>
                <w:color w:val="000000"/>
                <w:sz w:val="22"/>
                <w:lang w:eastAsia="pt-BR"/>
              </w:rPr>
            </w:pPr>
            <w:ins w:id="938" w:author="Ryan Lemos" w:date="2018-10-19T21:04:00Z">
              <w:r w:rsidRPr="00152547">
                <w:rPr>
                  <w:rFonts w:eastAsia="Times New Roman" w:cs="Times New Roman"/>
                  <w:color w:val="000000"/>
                  <w:sz w:val="22"/>
                  <w:lang w:eastAsia="pt-BR"/>
                </w:rPr>
                <w:t> </w:t>
              </w:r>
            </w:ins>
          </w:p>
        </w:tc>
        <w:tc>
          <w:tcPr>
            <w:tcW w:w="1016" w:type="dxa"/>
            <w:noWrap/>
            <w:hideMark/>
            <w:tcPrChange w:id="939" w:author="Ryan Lemos" w:date="2018-10-19T21:28:00Z">
              <w:tcPr>
                <w:tcW w:w="1016" w:type="dxa"/>
                <w:gridSpan w:val="3"/>
                <w:noWrap/>
                <w:hideMark/>
              </w:tcPr>
            </w:tcPrChange>
          </w:tcPr>
          <w:p w14:paraId="7394E8C9" w14:textId="77777777" w:rsidR="00967928" w:rsidRPr="00152547" w:rsidRDefault="00967928" w:rsidP="00967928">
            <w:pPr>
              <w:spacing w:line="240" w:lineRule="auto"/>
              <w:ind w:firstLine="0"/>
              <w:jc w:val="center"/>
              <w:rPr>
                <w:ins w:id="940" w:author="Ryan Lemos" w:date="2018-10-19T21:04:00Z"/>
                <w:rFonts w:eastAsia="Times New Roman" w:cs="Times New Roman"/>
                <w:color w:val="000000"/>
                <w:sz w:val="22"/>
                <w:lang w:eastAsia="pt-BR"/>
              </w:rPr>
            </w:pPr>
            <w:ins w:id="941" w:author="Ryan Lemos" w:date="2018-10-19T21:04:00Z">
              <w:r w:rsidRPr="00152547">
                <w:rPr>
                  <w:rFonts w:eastAsia="Times New Roman" w:cs="Times New Roman"/>
                  <w:color w:val="000000"/>
                  <w:sz w:val="22"/>
                  <w:lang w:eastAsia="pt-BR"/>
                </w:rPr>
                <w:t> </w:t>
              </w:r>
            </w:ins>
          </w:p>
        </w:tc>
        <w:tc>
          <w:tcPr>
            <w:tcW w:w="952" w:type="dxa"/>
            <w:noWrap/>
            <w:hideMark/>
            <w:tcPrChange w:id="942" w:author="Ryan Lemos" w:date="2018-10-19T21:28:00Z">
              <w:tcPr>
                <w:tcW w:w="952" w:type="dxa"/>
                <w:gridSpan w:val="3"/>
                <w:noWrap/>
                <w:hideMark/>
              </w:tcPr>
            </w:tcPrChange>
          </w:tcPr>
          <w:p w14:paraId="32B36700" w14:textId="77777777" w:rsidR="00967928" w:rsidRPr="00152547" w:rsidRDefault="00967928" w:rsidP="00967928">
            <w:pPr>
              <w:spacing w:line="240" w:lineRule="auto"/>
              <w:ind w:firstLine="0"/>
              <w:jc w:val="center"/>
              <w:rPr>
                <w:ins w:id="943" w:author="Ryan Lemos" w:date="2018-10-19T21:04:00Z"/>
                <w:rFonts w:eastAsia="Times New Roman" w:cs="Times New Roman"/>
                <w:color w:val="000000"/>
                <w:sz w:val="22"/>
                <w:lang w:eastAsia="pt-BR"/>
              </w:rPr>
            </w:pPr>
            <w:ins w:id="944" w:author="Ryan Lemos" w:date="2018-10-19T21:04:00Z">
              <w:r w:rsidRPr="00152547">
                <w:rPr>
                  <w:rFonts w:eastAsia="Times New Roman" w:cs="Times New Roman"/>
                  <w:color w:val="000000"/>
                  <w:sz w:val="22"/>
                  <w:lang w:eastAsia="pt-BR"/>
                </w:rPr>
                <w:t> </w:t>
              </w:r>
            </w:ins>
          </w:p>
        </w:tc>
        <w:tc>
          <w:tcPr>
            <w:tcW w:w="881" w:type="dxa"/>
            <w:noWrap/>
            <w:hideMark/>
            <w:tcPrChange w:id="945" w:author="Ryan Lemos" w:date="2018-10-19T21:28:00Z">
              <w:tcPr>
                <w:tcW w:w="881" w:type="dxa"/>
                <w:gridSpan w:val="4"/>
                <w:noWrap/>
                <w:hideMark/>
              </w:tcPr>
            </w:tcPrChange>
          </w:tcPr>
          <w:p w14:paraId="278327C5" w14:textId="77777777" w:rsidR="00967928" w:rsidRPr="00152547" w:rsidRDefault="00967928" w:rsidP="00967928">
            <w:pPr>
              <w:spacing w:line="240" w:lineRule="auto"/>
              <w:ind w:firstLine="0"/>
              <w:jc w:val="center"/>
              <w:rPr>
                <w:ins w:id="946" w:author="Ryan Lemos" w:date="2018-10-19T21:04:00Z"/>
                <w:rFonts w:eastAsia="Times New Roman" w:cs="Times New Roman"/>
                <w:color w:val="000000"/>
                <w:sz w:val="22"/>
                <w:lang w:eastAsia="pt-BR"/>
              </w:rPr>
            </w:pPr>
            <w:ins w:id="947" w:author="Ryan Lemos" w:date="2018-10-19T21:04:00Z">
              <w:r w:rsidRPr="00152547">
                <w:rPr>
                  <w:rFonts w:eastAsia="Times New Roman" w:cs="Times New Roman"/>
                  <w:color w:val="000000"/>
                  <w:sz w:val="22"/>
                  <w:lang w:eastAsia="pt-BR"/>
                </w:rPr>
                <w:t> </w:t>
              </w:r>
            </w:ins>
          </w:p>
        </w:tc>
      </w:tr>
      <w:tr w:rsidR="004B105B" w:rsidRPr="00152547" w14:paraId="71B9A2F2" w14:textId="77777777" w:rsidTr="00E54C0C">
        <w:tblPrEx>
          <w:tblPrExChange w:id="948" w:author="Ryan Lemos" w:date="2018-10-19T21:28:00Z">
            <w:tblPrEx>
              <w:tblW w:w="12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blPrExChange>
        </w:tblPrEx>
        <w:trPr>
          <w:trHeight w:val="671"/>
          <w:ins w:id="949" w:author="Ryan Lemos" w:date="2018-10-19T21:04:00Z"/>
          <w:trPrChange w:id="950" w:author="Ryan Lemos" w:date="2018-10-19T21:28:00Z">
            <w:trPr>
              <w:gridBefore w:val="1"/>
              <w:gridAfter w:val="0"/>
              <w:trHeight w:val="671"/>
            </w:trPr>
          </w:trPrChange>
        </w:trPr>
        <w:tc>
          <w:tcPr>
            <w:tcW w:w="3026" w:type="dxa"/>
            <w:hideMark/>
            <w:tcPrChange w:id="951" w:author="Ryan Lemos" w:date="2018-10-19T21:28:00Z">
              <w:tcPr>
                <w:tcW w:w="3026" w:type="dxa"/>
                <w:gridSpan w:val="3"/>
                <w:hideMark/>
              </w:tcPr>
            </w:tcPrChange>
          </w:tcPr>
          <w:p w14:paraId="3268D71B" w14:textId="32FBBC8E" w:rsidR="00967928" w:rsidRPr="00152547" w:rsidRDefault="00967928" w:rsidP="00967928">
            <w:pPr>
              <w:spacing w:line="240" w:lineRule="auto"/>
              <w:ind w:firstLine="0"/>
              <w:jc w:val="center"/>
              <w:rPr>
                <w:ins w:id="952" w:author="Ryan Lemos" w:date="2018-10-19T21:04:00Z"/>
                <w:rFonts w:eastAsia="Times New Roman" w:cs="Times New Roman"/>
                <w:sz w:val="21"/>
                <w:szCs w:val="21"/>
                <w:lang w:eastAsia="pt-BR"/>
              </w:rPr>
            </w:pPr>
            <w:ins w:id="953" w:author="Ryan Lemos" w:date="2018-10-19T21:04:00Z">
              <w:r w:rsidRPr="00152547">
                <w:rPr>
                  <w:rFonts w:eastAsia="Times New Roman" w:cs="Times New Roman"/>
                  <w:sz w:val="21"/>
                  <w:szCs w:val="21"/>
                  <w:lang w:eastAsia="pt-BR"/>
                </w:rPr>
                <w:t>Análise d</w:t>
              </w:r>
            </w:ins>
            <w:ins w:id="954" w:author="Ryan Lemos" w:date="2018-10-19T21:08:00Z">
              <w:r w:rsidR="004B105B">
                <w:rPr>
                  <w:rFonts w:eastAsia="Times New Roman" w:cs="Times New Roman"/>
                  <w:sz w:val="21"/>
                  <w:szCs w:val="21"/>
                  <w:lang w:eastAsia="pt-BR"/>
                </w:rPr>
                <w:t>os</w:t>
              </w:r>
            </w:ins>
            <w:ins w:id="955" w:author="Ryan Lemos" w:date="2018-10-19T21:04:00Z">
              <w:r w:rsidRPr="00152547">
                <w:rPr>
                  <w:rFonts w:eastAsia="Times New Roman" w:cs="Times New Roman"/>
                  <w:sz w:val="21"/>
                  <w:szCs w:val="21"/>
                  <w:lang w:eastAsia="pt-BR"/>
                </w:rPr>
                <w:t xml:space="preserve"> Requisitos</w:t>
              </w:r>
            </w:ins>
            <w:ins w:id="956" w:author="Ryan Lemos" w:date="2018-10-19T21:18:00Z">
              <w:r w:rsidR="00E54C0C">
                <w:rPr>
                  <w:rFonts w:eastAsia="Times New Roman" w:cs="Times New Roman"/>
                  <w:sz w:val="21"/>
                  <w:szCs w:val="21"/>
                  <w:lang w:eastAsia="pt-BR"/>
                </w:rPr>
                <w:t xml:space="preserve"> do primeiro </w:t>
              </w:r>
              <w:r w:rsidR="00E54C0C" w:rsidRPr="00F42D4C">
                <w:rPr>
                  <w:rFonts w:eastAsia="Times New Roman" w:cs="Times New Roman"/>
                  <w:i/>
                  <w:sz w:val="21"/>
                  <w:szCs w:val="21"/>
                  <w:lang w:eastAsia="pt-BR"/>
                  <w:rPrChange w:id="957" w:author="Ryan Lemos" w:date="2018-10-19T21:32:00Z">
                    <w:rPr>
                      <w:rFonts w:eastAsia="Times New Roman" w:cs="Times New Roman"/>
                      <w:sz w:val="21"/>
                      <w:szCs w:val="21"/>
                      <w:lang w:eastAsia="pt-BR"/>
                    </w:rPr>
                  </w:rPrChange>
                </w:rPr>
                <w:t>release</w:t>
              </w:r>
            </w:ins>
          </w:p>
        </w:tc>
        <w:tc>
          <w:tcPr>
            <w:tcW w:w="957" w:type="dxa"/>
            <w:shd w:val="clear" w:color="auto" w:fill="7F7F7F" w:themeFill="text1" w:themeFillTint="80"/>
            <w:noWrap/>
            <w:hideMark/>
            <w:tcPrChange w:id="958" w:author="Ryan Lemos" w:date="2018-10-19T21:28:00Z">
              <w:tcPr>
                <w:tcW w:w="957" w:type="dxa"/>
                <w:gridSpan w:val="4"/>
                <w:noWrap/>
                <w:hideMark/>
              </w:tcPr>
            </w:tcPrChange>
          </w:tcPr>
          <w:p w14:paraId="7B10FD33" w14:textId="77777777" w:rsidR="00967928" w:rsidRPr="00152547" w:rsidRDefault="00967928" w:rsidP="00967928">
            <w:pPr>
              <w:spacing w:line="240" w:lineRule="auto"/>
              <w:ind w:firstLine="0"/>
              <w:jc w:val="center"/>
              <w:rPr>
                <w:ins w:id="959" w:author="Ryan Lemos" w:date="2018-10-19T21:04:00Z"/>
                <w:rFonts w:eastAsia="Times New Roman" w:cs="Times New Roman"/>
                <w:color w:val="000000"/>
                <w:sz w:val="22"/>
                <w:lang w:eastAsia="pt-BR"/>
              </w:rPr>
            </w:pPr>
            <w:ins w:id="960" w:author="Ryan Lemos" w:date="2018-10-19T21:04:00Z">
              <w:r w:rsidRPr="00152547">
                <w:rPr>
                  <w:rFonts w:eastAsia="Times New Roman" w:cs="Times New Roman"/>
                  <w:color w:val="000000"/>
                  <w:sz w:val="22"/>
                  <w:lang w:eastAsia="pt-BR"/>
                </w:rPr>
                <w:t> </w:t>
              </w:r>
            </w:ins>
          </w:p>
        </w:tc>
        <w:tc>
          <w:tcPr>
            <w:tcW w:w="967" w:type="dxa"/>
            <w:noWrap/>
            <w:hideMark/>
            <w:tcPrChange w:id="961" w:author="Ryan Lemos" w:date="2018-10-19T21:28:00Z">
              <w:tcPr>
                <w:tcW w:w="967" w:type="dxa"/>
                <w:gridSpan w:val="3"/>
                <w:noWrap/>
                <w:hideMark/>
              </w:tcPr>
            </w:tcPrChange>
          </w:tcPr>
          <w:p w14:paraId="55CE77ED" w14:textId="77777777" w:rsidR="00967928" w:rsidRPr="00152547" w:rsidRDefault="00967928" w:rsidP="00967928">
            <w:pPr>
              <w:spacing w:line="240" w:lineRule="auto"/>
              <w:ind w:firstLine="0"/>
              <w:jc w:val="center"/>
              <w:rPr>
                <w:ins w:id="962" w:author="Ryan Lemos" w:date="2018-10-19T21:04:00Z"/>
                <w:rFonts w:eastAsia="Times New Roman" w:cs="Times New Roman"/>
                <w:color w:val="000000"/>
                <w:sz w:val="22"/>
                <w:lang w:eastAsia="pt-BR"/>
              </w:rPr>
            </w:pPr>
            <w:ins w:id="963" w:author="Ryan Lemos" w:date="2018-10-19T21:04:00Z">
              <w:r w:rsidRPr="00152547">
                <w:rPr>
                  <w:rFonts w:eastAsia="Times New Roman" w:cs="Times New Roman"/>
                  <w:color w:val="000000"/>
                  <w:sz w:val="22"/>
                  <w:lang w:eastAsia="pt-BR"/>
                </w:rPr>
                <w:t> </w:t>
              </w:r>
            </w:ins>
          </w:p>
        </w:tc>
        <w:tc>
          <w:tcPr>
            <w:tcW w:w="1037" w:type="dxa"/>
            <w:noWrap/>
            <w:hideMark/>
            <w:tcPrChange w:id="964" w:author="Ryan Lemos" w:date="2018-10-19T21:28:00Z">
              <w:tcPr>
                <w:tcW w:w="1037" w:type="dxa"/>
                <w:gridSpan w:val="3"/>
                <w:noWrap/>
                <w:hideMark/>
              </w:tcPr>
            </w:tcPrChange>
          </w:tcPr>
          <w:p w14:paraId="6CDB963D" w14:textId="77777777" w:rsidR="00967928" w:rsidRPr="00152547" w:rsidRDefault="00967928" w:rsidP="00967928">
            <w:pPr>
              <w:spacing w:line="240" w:lineRule="auto"/>
              <w:ind w:firstLine="0"/>
              <w:jc w:val="center"/>
              <w:rPr>
                <w:ins w:id="965" w:author="Ryan Lemos" w:date="2018-10-19T21:04:00Z"/>
                <w:rFonts w:eastAsia="Times New Roman" w:cs="Times New Roman"/>
                <w:color w:val="000000"/>
                <w:sz w:val="22"/>
                <w:lang w:eastAsia="pt-BR"/>
              </w:rPr>
            </w:pPr>
            <w:ins w:id="966" w:author="Ryan Lemos" w:date="2018-10-19T21:04:00Z">
              <w:r w:rsidRPr="00152547">
                <w:rPr>
                  <w:rFonts w:eastAsia="Times New Roman" w:cs="Times New Roman"/>
                  <w:color w:val="000000"/>
                  <w:sz w:val="22"/>
                  <w:lang w:eastAsia="pt-BR"/>
                </w:rPr>
                <w:t> </w:t>
              </w:r>
            </w:ins>
          </w:p>
        </w:tc>
        <w:tc>
          <w:tcPr>
            <w:tcW w:w="997" w:type="dxa"/>
            <w:noWrap/>
            <w:hideMark/>
            <w:tcPrChange w:id="967" w:author="Ryan Lemos" w:date="2018-10-19T21:28:00Z">
              <w:tcPr>
                <w:tcW w:w="997" w:type="dxa"/>
                <w:gridSpan w:val="3"/>
                <w:noWrap/>
                <w:hideMark/>
              </w:tcPr>
            </w:tcPrChange>
          </w:tcPr>
          <w:p w14:paraId="3F1F8584" w14:textId="77777777" w:rsidR="00967928" w:rsidRPr="00152547" w:rsidRDefault="00967928" w:rsidP="00967928">
            <w:pPr>
              <w:spacing w:line="240" w:lineRule="auto"/>
              <w:ind w:firstLine="0"/>
              <w:jc w:val="center"/>
              <w:rPr>
                <w:ins w:id="968" w:author="Ryan Lemos" w:date="2018-10-19T21:04:00Z"/>
                <w:rFonts w:eastAsia="Times New Roman" w:cs="Times New Roman"/>
                <w:color w:val="000000"/>
                <w:sz w:val="22"/>
                <w:lang w:eastAsia="pt-BR"/>
              </w:rPr>
            </w:pPr>
            <w:ins w:id="969" w:author="Ryan Lemos" w:date="2018-10-19T21:04:00Z">
              <w:r w:rsidRPr="00152547">
                <w:rPr>
                  <w:rFonts w:eastAsia="Times New Roman" w:cs="Times New Roman"/>
                  <w:color w:val="000000"/>
                  <w:sz w:val="22"/>
                  <w:lang w:eastAsia="pt-BR"/>
                </w:rPr>
                <w:t> </w:t>
              </w:r>
            </w:ins>
          </w:p>
        </w:tc>
        <w:tc>
          <w:tcPr>
            <w:tcW w:w="1106" w:type="dxa"/>
            <w:noWrap/>
            <w:hideMark/>
            <w:tcPrChange w:id="970" w:author="Ryan Lemos" w:date="2018-10-19T21:28:00Z">
              <w:tcPr>
                <w:tcW w:w="1106" w:type="dxa"/>
                <w:gridSpan w:val="3"/>
                <w:noWrap/>
                <w:hideMark/>
              </w:tcPr>
            </w:tcPrChange>
          </w:tcPr>
          <w:p w14:paraId="3751ED66" w14:textId="77777777" w:rsidR="00967928" w:rsidRPr="00152547" w:rsidRDefault="00967928" w:rsidP="00967928">
            <w:pPr>
              <w:spacing w:line="240" w:lineRule="auto"/>
              <w:ind w:firstLine="0"/>
              <w:jc w:val="center"/>
              <w:rPr>
                <w:ins w:id="971" w:author="Ryan Lemos" w:date="2018-10-19T21:04:00Z"/>
                <w:rFonts w:eastAsia="Times New Roman" w:cs="Times New Roman"/>
                <w:color w:val="000000"/>
                <w:sz w:val="22"/>
                <w:lang w:eastAsia="pt-BR"/>
              </w:rPr>
            </w:pPr>
            <w:ins w:id="972" w:author="Ryan Lemos" w:date="2018-10-19T21:04:00Z">
              <w:r w:rsidRPr="00152547">
                <w:rPr>
                  <w:rFonts w:eastAsia="Times New Roman" w:cs="Times New Roman"/>
                  <w:color w:val="000000"/>
                  <w:sz w:val="22"/>
                  <w:lang w:eastAsia="pt-BR"/>
                </w:rPr>
                <w:t> </w:t>
              </w:r>
            </w:ins>
          </w:p>
        </w:tc>
        <w:tc>
          <w:tcPr>
            <w:tcW w:w="1055" w:type="dxa"/>
            <w:noWrap/>
            <w:hideMark/>
            <w:tcPrChange w:id="973" w:author="Ryan Lemos" w:date="2018-10-19T21:28:00Z">
              <w:tcPr>
                <w:tcW w:w="1055" w:type="dxa"/>
                <w:gridSpan w:val="4"/>
                <w:noWrap/>
                <w:hideMark/>
              </w:tcPr>
            </w:tcPrChange>
          </w:tcPr>
          <w:p w14:paraId="5D0D30BA" w14:textId="77777777" w:rsidR="00967928" w:rsidRPr="00152547" w:rsidRDefault="00967928" w:rsidP="00967928">
            <w:pPr>
              <w:spacing w:line="240" w:lineRule="auto"/>
              <w:ind w:firstLine="0"/>
              <w:jc w:val="center"/>
              <w:rPr>
                <w:ins w:id="974" w:author="Ryan Lemos" w:date="2018-10-19T21:04:00Z"/>
                <w:rFonts w:eastAsia="Times New Roman" w:cs="Times New Roman"/>
                <w:color w:val="000000"/>
                <w:sz w:val="22"/>
                <w:lang w:eastAsia="pt-BR"/>
              </w:rPr>
            </w:pPr>
            <w:ins w:id="975" w:author="Ryan Lemos" w:date="2018-10-19T21:04:00Z">
              <w:r w:rsidRPr="00152547">
                <w:rPr>
                  <w:rFonts w:eastAsia="Times New Roman" w:cs="Times New Roman"/>
                  <w:color w:val="000000"/>
                  <w:sz w:val="22"/>
                  <w:lang w:eastAsia="pt-BR"/>
                </w:rPr>
                <w:t> </w:t>
              </w:r>
            </w:ins>
          </w:p>
        </w:tc>
        <w:tc>
          <w:tcPr>
            <w:tcW w:w="936" w:type="dxa"/>
            <w:noWrap/>
            <w:hideMark/>
            <w:tcPrChange w:id="976" w:author="Ryan Lemos" w:date="2018-10-19T21:28:00Z">
              <w:tcPr>
                <w:tcW w:w="936" w:type="dxa"/>
                <w:gridSpan w:val="3"/>
                <w:noWrap/>
                <w:hideMark/>
              </w:tcPr>
            </w:tcPrChange>
          </w:tcPr>
          <w:p w14:paraId="5E134522" w14:textId="77777777" w:rsidR="00967928" w:rsidRPr="00152547" w:rsidRDefault="00967928" w:rsidP="00967928">
            <w:pPr>
              <w:spacing w:line="240" w:lineRule="auto"/>
              <w:ind w:firstLine="0"/>
              <w:jc w:val="center"/>
              <w:rPr>
                <w:ins w:id="977" w:author="Ryan Lemos" w:date="2018-10-19T21:04:00Z"/>
                <w:rFonts w:eastAsia="Times New Roman" w:cs="Times New Roman"/>
                <w:color w:val="000000"/>
                <w:sz w:val="22"/>
                <w:lang w:eastAsia="pt-BR"/>
              </w:rPr>
            </w:pPr>
            <w:ins w:id="978" w:author="Ryan Lemos" w:date="2018-10-19T21:04:00Z">
              <w:r w:rsidRPr="00152547">
                <w:rPr>
                  <w:rFonts w:eastAsia="Times New Roman" w:cs="Times New Roman"/>
                  <w:color w:val="000000"/>
                  <w:sz w:val="22"/>
                  <w:lang w:eastAsia="pt-BR"/>
                </w:rPr>
                <w:t> </w:t>
              </w:r>
            </w:ins>
          </w:p>
        </w:tc>
        <w:tc>
          <w:tcPr>
            <w:tcW w:w="1016" w:type="dxa"/>
            <w:noWrap/>
            <w:hideMark/>
            <w:tcPrChange w:id="979" w:author="Ryan Lemos" w:date="2018-10-19T21:28:00Z">
              <w:tcPr>
                <w:tcW w:w="1016" w:type="dxa"/>
                <w:gridSpan w:val="3"/>
                <w:noWrap/>
                <w:hideMark/>
              </w:tcPr>
            </w:tcPrChange>
          </w:tcPr>
          <w:p w14:paraId="245002F8" w14:textId="77777777" w:rsidR="00967928" w:rsidRPr="00152547" w:rsidRDefault="00967928" w:rsidP="00967928">
            <w:pPr>
              <w:spacing w:line="240" w:lineRule="auto"/>
              <w:ind w:firstLine="0"/>
              <w:jc w:val="center"/>
              <w:rPr>
                <w:ins w:id="980" w:author="Ryan Lemos" w:date="2018-10-19T21:04:00Z"/>
                <w:rFonts w:eastAsia="Times New Roman" w:cs="Times New Roman"/>
                <w:color w:val="000000"/>
                <w:sz w:val="22"/>
                <w:lang w:eastAsia="pt-BR"/>
              </w:rPr>
            </w:pPr>
            <w:ins w:id="981" w:author="Ryan Lemos" w:date="2018-10-19T21:04:00Z">
              <w:r w:rsidRPr="00152547">
                <w:rPr>
                  <w:rFonts w:eastAsia="Times New Roman" w:cs="Times New Roman"/>
                  <w:color w:val="000000"/>
                  <w:sz w:val="22"/>
                  <w:lang w:eastAsia="pt-BR"/>
                </w:rPr>
                <w:t> </w:t>
              </w:r>
            </w:ins>
          </w:p>
        </w:tc>
        <w:tc>
          <w:tcPr>
            <w:tcW w:w="952" w:type="dxa"/>
            <w:noWrap/>
            <w:hideMark/>
            <w:tcPrChange w:id="982" w:author="Ryan Lemos" w:date="2018-10-19T21:28:00Z">
              <w:tcPr>
                <w:tcW w:w="952" w:type="dxa"/>
                <w:gridSpan w:val="3"/>
                <w:noWrap/>
                <w:hideMark/>
              </w:tcPr>
            </w:tcPrChange>
          </w:tcPr>
          <w:p w14:paraId="2C8EA0DD" w14:textId="77777777" w:rsidR="00967928" w:rsidRPr="00152547" w:rsidRDefault="00967928" w:rsidP="00967928">
            <w:pPr>
              <w:spacing w:line="240" w:lineRule="auto"/>
              <w:ind w:firstLine="0"/>
              <w:jc w:val="center"/>
              <w:rPr>
                <w:ins w:id="983" w:author="Ryan Lemos" w:date="2018-10-19T21:04:00Z"/>
                <w:rFonts w:eastAsia="Times New Roman" w:cs="Times New Roman"/>
                <w:color w:val="000000"/>
                <w:sz w:val="22"/>
                <w:lang w:eastAsia="pt-BR"/>
              </w:rPr>
            </w:pPr>
            <w:ins w:id="984" w:author="Ryan Lemos" w:date="2018-10-19T21:04:00Z">
              <w:r w:rsidRPr="00152547">
                <w:rPr>
                  <w:rFonts w:eastAsia="Times New Roman" w:cs="Times New Roman"/>
                  <w:color w:val="000000"/>
                  <w:sz w:val="22"/>
                  <w:lang w:eastAsia="pt-BR"/>
                </w:rPr>
                <w:t> </w:t>
              </w:r>
            </w:ins>
          </w:p>
        </w:tc>
        <w:tc>
          <w:tcPr>
            <w:tcW w:w="881" w:type="dxa"/>
            <w:noWrap/>
            <w:hideMark/>
            <w:tcPrChange w:id="985" w:author="Ryan Lemos" w:date="2018-10-19T21:28:00Z">
              <w:tcPr>
                <w:tcW w:w="881" w:type="dxa"/>
                <w:gridSpan w:val="4"/>
                <w:noWrap/>
                <w:hideMark/>
              </w:tcPr>
            </w:tcPrChange>
          </w:tcPr>
          <w:p w14:paraId="76BDFDAC" w14:textId="77777777" w:rsidR="00967928" w:rsidRPr="00152547" w:rsidRDefault="00967928" w:rsidP="00967928">
            <w:pPr>
              <w:spacing w:line="240" w:lineRule="auto"/>
              <w:ind w:firstLine="0"/>
              <w:jc w:val="center"/>
              <w:rPr>
                <w:ins w:id="986" w:author="Ryan Lemos" w:date="2018-10-19T21:04:00Z"/>
                <w:rFonts w:eastAsia="Times New Roman" w:cs="Times New Roman"/>
                <w:color w:val="000000"/>
                <w:sz w:val="22"/>
                <w:lang w:eastAsia="pt-BR"/>
              </w:rPr>
            </w:pPr>
            <w:ins w:id="987" w:author="Ryan Lemos" w:date="2018-10-19T21:04:00Z">
              <w:r w:rsidRPr="00152547">
                <w:rPr>
                  <w:rFonts w:eastAsia="Times New Roman" w:cs="Times New Roman"/>
                  <w:color w:val="000000"/>
                  <w:sz w:val="22"/>
                  <w:lang w:eastAsia="pt-BR"/>
                </w:rPr>
                <w:t> </w:t>
              </w:r>
            </w:ins>
          </w:p>
        </w:tc>
      </w:tr>
      <w:tr w:rsidR="004B105B" w:rsidRPr="00152547" w14:paraId="3A844E30" w14:textId="77777777" w:rsidTr="00E54C0C">
        <w:tblPrEx>
          <w:tblPrExChange w:id="988" w:author="Ryan Lemos" w:date="2018-10-19T21:28:00Z">
            <w:tblPrEx>
              <w:tblW w:w="12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blPrExChange>
        </w:tblPrEx>
        <w:trPr>
          <w:trHeight w:val="671"/>
          <w:ins w:id="989" w:author="Ryan Lemos" w:date="2018-10-19T21:04:00Z"/>
          <w:trPrChange w:id="990" w:author="Ryan Lemos" w:date="2018-10-19T21:28:00Z">
            <w:trPr>
              <w:gridBefore w:val="1"/>
              <w:gridAfter w:val="0"/>
              <w:trHeight w:val="671"/>
            </w:trPr>
          </w:trPrChange>
        </w:trPr>
        <w:tc>
          <w:tcPr>
            <w:tcW w:w="3026" w:type="dxa"/>
            <w:hideMark/>
            <w:tcPrChange w:id="991" w:author="Ryan Lemos" w:date="2018-10-19T21:28:00Z">
              <w:tcPr>
                <w:tcW w:w="3026" w:type="dxa"/>
                <w:gridSpan w:val="3"/>
                <w:hideMark/>
              </w:tcPr>
            </w:tcPrChange>
          </w:tcPr>
          <w:p w14:paraId="79AD1AAB" w14:textId="1C47F718" w:rsidR="00967928" w:rsidRPr="00152547" w:rsidRDefault="00967928" w:rsidP="00967928">
            <w:pPr>
              <w:spacing w:line="240" w:lineRule="auto"/>
              <w:ind w:firstLine="0"/>
              <w:jc w:val="center"/>
              <w:rPr>
                <w:ins w:id="992" w:author="Ryan Lemos" w:date="2018-10-19T21:04:00Z"/>
                <w:rFonts w:eastAsia="Times New Roman" w:cs="Times New Roman"/>
                <w:sz w:val="21"/>
                <w:szCs w:val="21"/>
                <w:lang w:eastAsia="pt-BR"/>
              </w:rPr>
            </w:pPr>
            <w:ins w:id="993" w:author="Ryan Lemos" w:date="2018-10-19T21:04:00Z">
              <w:r w:rsidRPr="00152547">
                <w:rPr>
                  <w:rFonts w:eastAsia="Times New Roman" w:cs="Times New Roman"/>
                  <w:sz w:val="21"/>
                  <w:szCs w:val="21"/>
                  <w:lang w:eastAsia="pt-BR"/>
                </w:rPr>
                <w:t>Modelagem do</w:t>
              </w:r>
            </w:ins>
            <w:ins w:id="994" w:author="Ryan Lemos" w:date="2018-10-19T21:08:00Z">
              <w:r w:rsidR="004B105B">
                <w:rPr>
                  <w:rFonts w:eastAsia="Times New Roman" w:cs="Times New Roman"/>
                  <w:sz w:val="21"/>
                  <w:szCs w:val="21"/>
                  <w:lang w:eastAsia="pt-BR"/>
                </w:rPr>
                <w:t>s processos e do banco de dados</w:t>
              </w:r>
            </w:ins>
            <w:ins w:id="995" w:author="Ryan Lemos" w:date="2018-10-19T21:18:00Z">
              <w:r w:rsidR="00E54C0C">
                <w:rPr>
                  <w:rFonts w:eastAsia="Times New Roman" w:cs="Times New Roman"/>
                  <w:sz w:val="21"/>
                  <w:szCs w:val="21"/>
                  <w:lang w:eastAsia="pt-BR"/>
                </w:rPr>
                <w:t xml:space="preserve"> do primeiro </w:t>
              </w:r>
              <w:r w:rsidR="00E54C0C" w:rsidRPr="00F42D4C">
                <w:rPr>
                  <w:rFonts w:eastAsia="Times New Roman" w:cs="Times New Roman"/>
                  <w:i/>
                  <w:sz w:val="21"/>
                  <w:szCs w:val="21"/>
                  <w:lang w:eastAsia="pt-BR"/>
                  <w:rPrChange w:id="996" w:author="Ryan Lemos" w:date="2018-10-19T21:32:00Z">
                    <w:rPr>
                      <w:rFonts w:eastAsia="Times New Roman" w:cs="Times New Roman"/>
                      <w:sz w:val="21"/>
                      <w:szCs w:val="21"/>
                      <w:lang w:eastAsia="pt-BR"/>
                    </w:rPr>
                  </w:rPrChange>
                </w:rPr>
                <w:t>release</w:t>
              </w:r>
            </w:ins>
          </w:p>
        </w:tc>
        <w:tc>
          <w:tcPr>
            <w:tcW w:w="957" w:type="dxa"/>
            <w:shd w:val="clear" w:color="auto" w:fill="7F7F7F" w:themeFill="text1" w:themeFillTint="80"/>
            <w:noWrap/>
            <w:hideMark/>
            <w:tcPrChange w:id="997" w:author="Ryan Lemos" w:date="2018-10-19T21:28:00Z">
              <w:tcPr>
                <w:tcW w:w="957" w:type="dxa"/>
                <w:gridSpan w:val="4"/>
                <w:noWrap/>
                <w:hideMark/>
              </w:tcPr>
            </w:tcPrChange>
          </w:tcPr>
          <w:p w14:paraId="00E4FC99" w14:textId="77777777" w:rsidR="00967928" w:rsidRPr="00152547" w:rsidRDefault="00967928" w:rsidP="00967928">
            <w:pPr>
              <w:spacing w:line="240" w:lineRule="auto"/>
              <w:ind w:firstLine="0"/>
              <w:jc w:val="center"/>
              <w:rPr>
                <w:ins w:id="998" w:author="Ryan Lemos" w:date="2018-10-19T21:04:00Z"/>
                <w:rFonts w:eastAsia="Times New Roman" w:cs="Times New Roman"/>
                <w:color w:val="000000"/>
                <w:sz w:val="22"/>
                <w:lang w:eastAsia="pt-BR"/>
              </w:rPr>
            </w:pPr>
            <w:ins w:id="999" w:author="Ryan Lemos" w:date="2018-10-19T21:04:00Z">
              <w:r w:rsidRPr="00152547">
                <w:rPr>
                  <w:rFonts w:eastAsia="Times New Roman" w:cs="Times New Roman"/>
                  <w:color w:val="000000"/>
                  <w:sz w:val="22"/>
                  <w:lang w:eastAsia="pt-BR"/>
                </w:rPr>
                <w:t> </w:t>
              </w:r>
            </w:ins>
          </w:p>
        </w:tc>
        <w:tc>
          <w:tcPr>
            <w:tcW w:w="967" w:type="dxa"/>
            <w:noWrap/>
            <w:hideMark/>
            <w:tcPrChange w:id="1000" w:author="Ryan Lemos" w:date="2018-10-19T21:28:00Z">
              <w:tcPr>
                <w:tcW w:w="967" w:type="dxa"/>
                <w:gridSpan w:val="3"/>
                <w:noWrap/>
                <w:hideMark/>
              </w:tcPr>
            </w:tcPrChange>
          </w:tcPr>
          <w:p w14:paraId="6BBB3167" w14:textId="77777777" w:rsidR="00967928" w:rsidRPr="00152547" w:rsidRDefault="00967928" w:rsidP="00967928">
            <w:pPr>
              <w:spacing w:line="240" w:lineRule="auto"/>
              <w:ind w:firstLine="0"/>
              <w:jc w:val="center"/>
              <w:rPr>
                <w:ins w:id="1001" w:author="Ryan Lemos" w:date="2018-10-19T21:04:00Z"/>
                <w:rFonts w:eastAsia="Times New Roman" w:cs="Times New Roman"/>
                <w:color w:val="000000"/>
                <w:sz w:val="22"/>
                <w:lang w:eastAsia="pt-BR"/>
              </w:rPr>
            </w:pPr>
            <w:ins w:id="1002" w:author="Ryan Lemos" w:date="2018-10-19T21:04:00Z">
              <w:r w:rsidRPr="00152547">
                <w:rPr>
                  <w:rFonts w:eastAsia="Times New Roman" w:cs="Times New Roman"/>
                  <w:color w:val="000000"/>
                  <w:sz w:val="22"/>
                  <w:lang w:eastAsia="pt-BR"/>
                </w:rPr>
                <w:t> </w:t>
              </w:r>
            </w:ins>
          </w:p>
        </w:tc>
        <w:tc>
          <w:tcPr>
            <w:tcW w:w="1037" w:type="dxa"/>
            <w:noWrap/>
            <w:hideMark/>
            <w:tcPrChange w:id="1003" w:author="Ryan Lemos" w:date="2018-10-19T21:28:00Z">
              <w:tcPr>
                <w:tcW w:w="1037" w:type="dxa"/>
                <w:gridSpan w:val="3"/>
                <w:noWrap/>
                <w:hideMark/>
              </w:tcPr>
            </w:tcPrChange>
          </w:tcPr>
          <w:p w14:paraId="076322A0" w14:textId="77777777" w:rsidR="00967928" w:rsidRPr="00152547" w:rsidRDefault="00967928" w:rsidP="00967928">
            <w:pPr>
              <w:spacing w:line="240" w:lineRule="auto"/>
              <w:ind w:firstLine="0"/>
              <w:jc w:val="center"/>
              <w:rPr>
                <w:ins w:id="1004" w:author="Ryan Lemos" w:date="2018-10-19T21:04:00Z"/>
                <w:rFonts w:eastAsia="Times New Roman" w:cs="Times New Roman"/>
                <w:color w:val="000000"/>
                <w:sz w:val="22"/>
                <w:lang w:eastAsia="pt-BR"/>
              </w:rPr>
            </w:pPr>
            <w:ins w:id="1005" w:author="Ryan Lemos" w:date="2018-10-19T21:04:00Z">
              <w:r w:rsidRPr="00152547">
                <w:rPr>
                  <w:rFonts w:eastAsia="Times New Roman" w:cs="Times New Roman"/>
                  <w:color w:val="000000"/>
                  <w:sz w:val="22"/>
                  <w:lang w:eastAsia="pt-BR"/>
                </w:rPr>
                <w:t> </w:t>
              </w:r>
            </w:ins>
          </w:p>
        </w:tc>
        <w:tc>
          <w:tcPr>
            <w:tcW w:w="997" w:type="dxa"/>
            <w:noWrap/>
            <w:hideMark/>
            <w:tcPrChange w:id="1006" w:author="Ryan Lemos" w:date="2018-10-19T21:28:00Z">
              <w:tcPr>
                <w:tcW w:w="997" w:type="dxa"/>
                <w:gridSpan w:val="3"/>
                <w:noWrap/>
                <w:hideMark/>
              </w:tcPr>
            </w:tcPrChange>
          </w:tcPr>
          <w:p w14:paraId="013409DA" w14:textId="77777777" w:rsidR="00967928" w:rsidRPr="00152547" w:rsidRDefault="00967928" w:rsidP="00967928">
            <w:pPr>
              <w:spacing w:line="240" w:lineRule="auto"/>
              <w:ind w:firstLine="0"/>
              <w:jc w:val="center"/>
              <w:rPr>
                <w:ins w:id="1007" w:author="Ryan Lemos" w:date="2018-10-19T21:04:00Z"/>
                <w:rFonts w:eastAsia="Times New Roman" w:cs="Times New Roman"/>
                <w:color w:val="000000"/>
                <w:sz w:val="22"/>
                <w:lang w:eastAsia="pt-BR"/>
              </w:rPr>
            </w:pPr>
            <w:ins w:id="1008" w:author="Ryan Lemos" w:date="2018-10-19T21:04:00Z">
              <w:r w:rsidRPr="00152547">
                <w:rPr>
                  <w:rFonts w:eastAsia="Times New Roman" w:cs="Times New Roman"/>
                  <w:color w:val="000000"/>
                  <w:sz w:val="22"/>
                  <w:lang w:eastAsia="pt-BR"/>
                </w:rPr>
                <w:t> </w:t>
              </w:r>
            </w:ins>
          </w:p>
        </w:tc>
        <w:tc>
          <w:tcPr>
            <w:tcW w:w="1106" w:type="dxa"/>
            <w:noWrap/>
            <w:hideMark/>
            <w:tcPrChange w:id="1009" w:author="Ryan Lemos" w:date="2018-10-19T21:28:00Z">
              <w:tcPr>
                <w:tcW w:w="1106" w:type="dxa"/>
                <w:gridSpan w:val="3"/>
                <w:noWrap/>
                <w:hideMark/>
              </w:tcPr>
            </w:tcPrChange>
          </w:tcPr>
          <w:p w14:paraId="446AACBD" w14:textId="77777777" w:rsidR="00967928" w:rsidRPr="00152547" w:rsidRDefault="00967928" w:rsidP="00967928">
            <w:pPr>
              <w:spacing w:line="240" w:lineRule="auto"/>
              <w:ind w:firstLine="0"/>
              <w:jc w:val="center"/>
              <w:rPr>
                <w:ins w:id="1010" w:author="Ryan Lemos" w:date="2018-10-19T21:04:00Z"/>
                <w:rFonts w:eastAsia="Times New Roman" w:cs="Times New Roman"/>
                <w:color w:val="000000"/>
                <w:sz w:val="22"/>
                <w:lang w:eastAsia="pt-BR"/>
              </w:rPr>
            </w:pPr>
            <w:ins w:id="1011" w:author="Ryan Lemos" w:date="2018-10-19T21:04:00Z">
              <w:r w:rsidRPr="00152547">
                <w:rPr>
                  <w:rFonts w:eastAsia="Times New Roman" w:cs="Times New Roman"/>
                  <w:color w:val="000000"/>
                  <w:sz w:val="22"/>
                  <w:lang w:eastAsia="pt-BR"/>
                </w:rPr>
                <w:t> </w:t>
              </w:r>
            </w:ins>
          </w:p>
        </w:tc>
        <w:tc>
          <w:tcPr>
            <w:tcW w:w="1055" w:type="dxa"/>
            <w:noWrap/>
            <w:hideMark/>
            <w:tcPrChange w:id="1012" w:author="Ryan Lemos" w:date="2018-10-19T21:28:00Z">
              <w:tcPr>
                <w:tcW w:w="1055" w:type="dxa"/>
                <w:gridSpan w:val="4"/>
                <w:noWrap/>
                <w:hideMark/>
              </w:tcPr>
            </w:tcPrChange>
          </w:tcPr>
          <w:p w14:paraId="4B719F82" w14:textId="77777777" w:rsidR="00967928" w:rsidRPr="00152547" w:rsidRDefault="00967928" w:rsidP="00967928">
            <w:pPr>
              <w:spacing w:line="240" w:lineRule="auto"/>
              <w:ind w:firstLine="0"/>
              <w:jc w:val="center"/>
              <w:rPr>
                <w:ins w:id="1013" w:author="Ryan Lemos" w:date="2018-10-19T21:04:00Z"/>
                <w:rFonts w:eastAsia="Times New Roman" w:cs="Times New Roman"/>
                <w:color w:val="000000"/>
                <w:sz w:val="22"/>
                <w:lang w:eastAsia="pt-BR"/>
              </w:rPr>
            </w:pPr>
            <w:ins w:id="1014" w:author="Ryan Lemos" w:date="2018-10-19T21:04:00Z">
              <w:r w:rsidRPr="00152547">
                <w:rPr>
                  <w:rFonts w:eastAsia="Times New Roman" w:cs="Times New Roman"/>
                  <w:color w:val="000000"/>
                  <w:sz w:val="22"/>
                  <w:lang w:eastAsia="pt-BR"/>
                </w:rPr>
                <w:t> </w:t>
              </w:r>
            </w:ins>
          </w:p>
        </w:tc>
        <w:tc>
          <w:tcPr>
            <w:tcW w:w="936" w:type="dxa"/>
            <w:noWrap/>
            <w:hideMark/>
            <w:tcPrChange w:id="1015" w:author="Ryan Lemos" w:date="2018-10-19T21:28:00Z">
              <w:tcPr>
                <w:tcW w:w="936" w:type="dxa"/>
                <w:gridSpan w:val="3"/>
                <w:noWrap/>
                <w:hideMark/>
              </w:tcPr>
            </w:tcPrChange>
          </w:tcPr>
          <w:p w14:paraId="61012327" w14:textId="77777777" w:rsidR="00967928" w:rsidRPr="00152547" w:rsidRDefault="00967928" w:rsidP="00967928">
            <w:pPr>
              <w:spacing w:line="240" w:lineRule="auto"/>
              <w:ind w:firstLine="0"/>
              <w:jc w:val="center"/>
              <w:rPr>
                <w:ins w:id="1016" w:author="Ryan Lemos" w:date="2018-10-19T21:04:00Z"/>
                <w:rFonts w:eastAsia="Times New Roman" w:cs="Times New Roman"/>
                <w:color w:val="000000"/>
                <w:sz w:val="22"/>
                <w:lang w:eastAsia="pt-BR"/>
              </w:rPr>
            </w:pPr>
            <w:ins w:id="1017" w:author="Ryan Lemos" w:date="2018-10-19T21:04:00Z">
              <w:r w:rsidRPr="00152547">
                <w:rPr>
                  <w:rFonts w:eastAsia="Times New Roman" w:cs="Times New Roman"/>
                  <w:color w:val="000000"/>
                  <w:sz w:val="22"/>
                  <w:lang w:eastAsia="pt-BR"/>
                </w:rPr>
                <w:t> </w:t>
              </w:r>
            </w:ins>
          </w:p>
        </w:tc>
        <w:tc>
          <w:tcPr>
            <w:tcW w:w="1016" w:type="dxa"/>
            <w:noWrap/>
            <w:hideMark/>
            <w:tcPrChange w:id="1018" w:author="Ryan Lemos" w:date="2018-10-19T21:28:00Z">
              <w:tcPr>
                <w:tcW w:w="1016" w:type="dxa"/>
                <w:gridSpan w:val="3"/>
                <w:noWrap/>
                <w:hideMark/>
              </w:tcPr>
            </w:tcPrChange>
          </w:tcPr>
          <w:p w14:paraId="03AE82B6" w14:textId="77777777" w:rsidR="00967928" w:rsidRPr="00152547" w:rsidRDefault="00967928" w:rsidP="00967928">
            <w:pPr>
              <w:spacing w:line="240" w:lineRule="auto"/>
              <w:ind w:firstLine="0"/>
              <w:jc w:val="center"/>
              <w:rPr>
                <w:ins w:id="1019" w:author="Ryan Lemos" w:date="2018-10-19T21:04:00Z"/>
                <w:rFonts w:eastAsia="Times New Roman" w:cs="Times New Roman"/>
                <w:color w:val="000000"/>
                <w:sz w:val="22"/>
                <w:lang w:eastAsia="pt-BR"/>
              </w:rPr>
            </w:pPr>
            <w:ins w:id="1020" w:author="Ryan Lemos" w:date="2018-10-19T21:04:00Z">
              <w:r w:rsidRPr="00152547">
                <w:rPr>
                  <w:rFonts w:eastAsia="Times New Roman" w:cs="Times New Roman"/>
                  <w:color w:val="000000"/>
                  <w:sz w:val="22"/>
                  <w:lang w:eastAsia="pt-BR"/>
                </w:rPr>
                <w:t> </w:t>
              </w:r>
            </w:ins>
          </w:p>
        </w:tc>
        <w:tc>
          <w:tcPr>
            <w:tcW w:w="952" w:type="dxa"/>
            <w:noWrap/>
            <w:hideMark/>
            <w:tcPrChange w:id="1021" w:author="Ryan Lemos" w:date="2018-10-19T21:28:00Z">
              <w:tcPr>
                <w:tcW w:w="952" w:type="dxa"/>
                <w:gridSpan w:val="3"/>
                <w:noWrap/>
                <w:hideMark/>
              </w:tcPr>
            </w:tcPrChange>
          </w:tcPr>
          <w:p w14:paraId="58D9370A" w14:textId="77777777" w:rsidR="00967928" w:rsidRPr="00152547" w:rsidRDefault="00967928" w:rsidP="00967928">
            <w:pPr>
              <w:spacing w:line="240" w:lineRule="auto"/>
              <w:ind w:firstLine="0"/>
              <w:jc w:val="center"/>
              <w:rPr>
                <w:ins w:id="1022" w:author="Ryan Lemos" w:date="2018-10-19T21:04:00Z"/>
                <w:rFonts w:eastAsia="Times New Roman" w:cs="Times New Roman"/>
                <w:color w:val="000000"/>
                <w:sz w:val="22"/>
                <w:lang w:eastAsia="pt-BR"/>
              </w:rPr>
            </w:pPr>
            <w:ins w:id="1023" w:author="Ryan Lemos" w:date="2018-10-19T21:04:00Z">
              <w:r w:rsidRPr="00152547">
                <w:rPr>
                  <w:rFonts w:eastAsia="Times New Roman" w:cs="Times New Roman"/>
                  <w:color w:val="000000"/>
                  <w:sz w:val="22"/>
                  <w:lang w:eastAsia="pt-BR"/>
                </w:rPr>
                <w:t> </w:t>
              </w:r>
            </w:ins>
          </w:p>
        </w:tc>
        <w:tc>
          <w:tcPr>
            <w:tcW w:w="881" w:type="dxa"/>
            <w:noWrap/>
            <w:hideMark/>
            <w:tcPrChange w:id="1024" w:author="Ryan Lemos" w:date="2018-10-19T21:28:00Z">
              <w:tcPr>
                <w:tcW w:w="881" w:type="dxa"/>
                <w:gridSpan w:val="4"/>
                <w:noWrap/>
                <w:hideMark/>
              </w:tcPr>
            </w:tcPrChange>
          </w:tcPr>
          <w:p w14:paraId="202159F2" w14:textId="77777777" w:rsidR="00967928" w:rsidRPr="00152547" w:rsidRDefault="00967928" w:rsidP="00967928">
            <w:pPr>
              <w:spacing w:line="240" w:lineRule="auto"/>
              <w:ind w:firstLine="0"/>
              <w:jc w:val="center"/>
              <w:rPr>
                <w:ins w:id="1025" w:author="Ryan Lemos" w:date="2018-10-19T21:04:00Z"/>
                <w:rFonts w:eastAsia="Times New Roman" w:cs="Times New Roman"/>
                <w:color w:val="000000"/>
                <w:sz w:val="22"/>
                <w:lang w:eastAsia="pt-BR"/>
              </w:rPr>
            </w:pPr>
            <w:ins w:id="1026" w:author="Ryan Lemos" w:date="2018-10-19T21:04:00Z">
              <w:r w:rsidRPr="00152547">
                <w:rPr>
                  <w:rFonts w:eastAsia="Times New Roman" w:cs="Times New Roman"/>
                  <w:color w:val="000000"/>
                  <w:sz w:val="22"/>
                  <w:lang w:eastAsia="pt-BR"/>
                </w:rPr>
                <w:t> </w:t>
              </w:r>
            </w:ins>
          </w:p>
        </w:tc>
      </w:tr>
      <w:tr w:rsidR="004B105B" w:rsidRPr="00152547" w14:paraId="7511A179" w14:textId="77777777" w:rsidTr="00E54C0C">
        <w:tblPrEx>
          <w:tblPrExChange w:id="1027" w:author="Ryan Lemos" w:date="2018-10-19T21:28:00Z">
            <w:tblPrEx>
              <w:tblW w:w="12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blPrExChange>
        </w:tblPrEx>
        <w:trPr>
          <w:trHeight w:val="671"/>
          <w:ins w:id="1028" w:author="Ryan Lemos" w:date="2018-10-19T21:04:00Z"/>
          <w:trPrChange w:id="1029" w:author="Ryan Lemos" w:date="2018-10-19T21:28:00Z">
            <w:trPr>
              <w:gridBefore w:val="1"/>
              <w:gridAfter w:val="0"/>
              <w:trHeight w:val="671"/>
            </w:trPr>
          </w:trPrChange>
        </w:trPr>
        <w:tc>
          <w:tcPr>
            <w:tcW w:w="3026" w:type="dxa"/>
            <w:hideMark/>
            <w:tcPrChange w:id="1030" w:author="Ryan Lemos" w:date="2018-10-19T21:28:00Z">
              <w:tcPr>
                <w:tcW w:w="3026" w:type="dxa"/>
                <w:gridSpan w:val="3"/>
                <w:hideMark/>
              </w:tcPr>
            </w:tcPrChange>
          </w:tcPr>
          <w:p w14:paraId="00B866E6" w14:textId="06B236F1" w:rsidR="00967928" w:rsidRPr="00152547" w:rsidRDefault="004B105B" w:rsidP="00967928">
            <w:pPr>
              <w:spacing w:line="240" w:lineRule="auto"/>
              <w:ind w:firstLine="0"/>
              <w:jc w:val="center"/>
              <w:rPr>
                <w:ins w:id="1031" w:author="Ryan Lemos" w:date="2018-10-19T21:04:00Z"/>
                <w:rFonts w:eastAsia="Times New Roman" w:cs="Times New Roman"/>
                <w:sz w:val="21"/>
                <w:szCs w:val="21"/>
                <w:lang w:eastAsia="pt-BR"/>
              </w:rPr>
            </w:pPr>
            <w:ins w:id="1032" w:author="Ryan Lemos" w:date="2018-10-19T21:08:00Z">
              <w:r>
                <w:rPr>
                  <w:rFonts w:eastAsia="Times New Roman" w:cs="Times New Roman"/>
                  <w:sz w:val="21"/>
                  <w:szCs w:val="21"/>
                  <w:lang w:eastAsia="pt-BR"/>
                </w:rPr>
                <w:t>Desenvolvimento (codifica</w:t>
              </w:r>
            </w:ins>
            <w:ins w:id="1033" w:author="Ryan Lemos" w:date="2018-10-19T21:09:00Z">
              <w:r>
                <w:rPr>
                  <w:rFonts w:eastAsia="Times New Roman" w:cs="Times New Roman"/>
                  <w:sz w:val="21"/>
                  <w:szCs w:val="21"/>
                  <w:lang w:eastAsia="pt-BR"/>
                </w:rPr>
                <w:t>ção) das funcionalidades</w:t>
              </w:r>
            </w:ins>
            <w:ins w:id="1034" w:author="Ryan Lemos" w:date="2018-10-19T21:18:00Z">
              <w:r w:rsidR="00E54C0C">
                <w:rPr>
                  <w:rFonts w:eastAsia="Times New Roman" w:cs="Times New Roman"/>
                  <w:sz w:val="21"/>
                  <w:szCs w:val="21"/>
                  <w:lang w:eastAsia="pt-BR"/>
                </w:rPr>
                <w:t xml:space="preserve"> do primeiro </w:t>
              </w:r>
              <w:r w:rsidR="00E54C0C" w:rsidRPr="00F42D4C">
                <w:rPr>
                  <w:rFonts w:eastAsia="Times New Roman" w:cs="Times New Roman"/>
                  <w:i/>
                  <w:sz w:val="21"/>
                  <w:szCs w:val="21"/>
                  <w:lang w:eastAsia="pt-BR"/>
                  <w:rPrChange w:id="1035" w:author="Ryan Lemos" w:date="2018-10-19T21:32:00Z">
                    <w:rPr>
                      <w:rFonts w:eastAsia="Times New Roman" w:cs="Times New Roman"/>
                      <w:sz w:val="21"/>
                      <w:szCs w:val="21"/>
                      <w:lang w:eastAsia="pt-BR"/>
                    </w:rPr>
                  </w:rPrChange>
                </w:rPr>
                <w:t>release</w:t>
              </w:r>
            </w:ins>
          </w:p>
        </w:tc>
        <w:tc>
          <w:tcPr>
            <w:tcW w:w="957" w:type="dxa"/>
            <w:shd w:val="clear" w:color="auto" w:fill="7F7F7F" w:themeFill="text1" w:themeFillTint="80"/>
            <w:noWrap/>
            <w:hideMark/>
            <w:tcPrChange w:id="1036" w:author="Ryan Lemos" w:date="2018-10-19T21:28:00Z">
              <w:tcPr>
                <w:tcW w:w="957" w:type="dxa"/>
                <w:gridSpan w:val="4"/>
                <w:noWrap/>
                <w:hideMark/>
              </w:tcPr>
            </w:tcPrChange>
          </w:tcPr>
          <w:p w14:paraId="3D5048C4" w14:textId="77777777" w:rsidR="00967928" w:rsidRPr="00152547" w:rsidRDefault="00967928" w:rsidP="00967928">
            <w:pPr>
              <w:spacing w:line="240" w:lineRule="auto"/>
              <w:ind w:firstLine="0"/>
              <w:jc w:val="center"/>
              <w:rPr>
                <w:ins w:id="1037" w:author="Ryan Lemos" w:date="2018-10-19T21:04:00Z"/>
                <w:rFonts w:eastAsia="Times New Roman" w:cs="Times New Roman"/>
                <w:color w:val="000000"/>
                <w:sz w:val="22"/>
                <w:lang w:eastAsia="pt-BR"/>
              </w:rPr>
            </w:pPr>
            <w:ins w:id="1038" w:author="Ryan Lemos" w:date="2018-10-19T21:04:00Z">
              <w:r w:rsidRPr="00152547">
                <w:rPr>
                  <w:rFonts w:eastAsia="Times New Roman" w:cs="Times New Roman"/>
                  <w:color w:val="000000"/>
                  <w:sz w:val="22"/>
                  <w:lang w:eastAsia="pt-BR"/>
                </w:rPr>
                <w:t> </w:t>
              </w:r>
            </w:ins>
          </w:p>
        </w:tc>
        <w:tc>
          <w:tcPr>
            <w:tcW w:w="967" w:type="dxa"/>
            <w:shd w:val="clear" w:color="auto" w:fill="7F7F7F" w:themeFill="text1" w:themeFillTint="80"/>
            <w:noWrap/>
            <w:hideMark/>
            <w:tcPrChange w:id="1039" w:author="Ryan Lemos" w:date="2018-10-19T21:28:00Z">
              <w:tcPr>
                <w:tcW w:w="967" w:type="dxa"/>
                <w:gridSpan w:val="3"/>
                <w:noWrap/>
                <w:hideMark/>
              </w:tcPr>
            </w:tcPrChange>
          </w:tcPr>
          <w:p w14:paraId="4C045E6C" w14:textId="77777777" w:rsidR="00967928" w:rsidRPr="00152547" w:rsidRDefault="00967928" w:rsidP="00967928">
            <w:pPr>
              <w:spacing w:line="240" w:lineRule="auto"/>
              <w:ind w:firstLine="0"/>
              <w:jc w:val="center"/>
              <w:rPr>
                <w:ins w:id="1040" w:author="Ryan Lemos" w:date="2018-10-19T21:04:00Z"/>
                <w:rFonts w:eastAsia="Times New Roman" w:cs="Times New Roman"/>
                <w:color w:val="000000"/>
                <w:sz w:val="22"/>
                <w:lang w:eastAsia="pt-BR"/>
              </w:rPr>
            </w:pPr>
            <w:ins w:id="1041" w:author="Ryan Lemos" w:date="2018-10-19T21:04:00Z">
              <w:r w:rsidRPr="00152547">
                <w:rPr>
                  <w:rFonts w:eastAsia="Times New Roman" w:cs="Times New Roman"/>
                  <w:color w:val="000000"/>
                  <w:sz w:val="22"/>
                  <w:lang w:eastAsia="pt-BR"/>
                </w:rPr>
                <w:t> </w:t>
              </w:r>
            </w:ins>
          </w:p>
        </w:tc>
        <w:tc>
          <w:tcPr>
            <w:tcW w:w="1037" w:type="dxa"/>
            <w:noWrap/>
            <w:hideMark/>
            <w:tcPrChange w:id="1042" w:author="Ryan Lemos" w:date="2018-10-19T21:28:00Z">
              <w:tcPr>
                <w:tcW w:w="1037" w:type="dxa"/>
                <w:gridSpan w:val="3"/>
                <w:noWrap/>
                <w:hideMark/>
              </w:tcPr>
            </w:tcPrChange>
          </w:tcPr>
          <w:p w14:paraId="5EA724A8" w14:textId="77777777" w:rsidR="00967928" w:rsidRPr="00152547" w:rsidRDefault="00967928" w:rsidP="00967928">
            <w:pPr>
              <w:spacing w:line="240" w:lineRule="auto"/>
              <w:ind w:firstLine="0"/>
              <w:jc w:val="center"/>
              <w:rPr>
                <w:ins w:id="1043" w:author="Ryan Lemos" w:date="2018-10-19T21:04:00Z"/>
                <w:rFonts w:eastAsia="Times New Roman" w:cs="Times New Roman"/>
                <w:color w:val="000000"/>
                <w:sz w:val="22"/>
                <w:lang w:eastAsia="pt-BR"/>
              </w:rPr>
            </w:pPr>
            <w:ins w:id="1044" w:author="Ryan Lemos" w:date="2018-10-19T21:04:00Z">
              <w:r w:rsidRPr="00152547">
                <w:rPr>
                  <w:rFonts w:eastAsia="Times New Roman" w:cs="Times New Roman"/>
                  <w:color w:val="000000"/>
                  <w:sz w:val="22"/>
                  <w:lang w:eastAsia="pt-BR"/>
                </w:rPr>
                <w:t> </w:t>
              </w:r>
            </w:ins>
          </w:p>
        </w:tc>
        <w:tc>
          <w:tcPr>
            <w:tcW w:w="997" w:type="dxa"/>
            <w:noWrap/>
            <w:hideMark/>
            <w:tcPrChange w:id="1045" w:author="Ryan Lemos" w:date="2018-10-19T21:28:00Z">
              <w:tcPr>
                <w:tcW w:w="997" w:type="dxa"/>
                <w:gridSpan w:val="3"/>
                <w:noWrap/>
                <w:hideMark/>
              </w:tcPr>
            </w:tcPrChange>
          </w:tcPr>
          <w:p w14:paraId="4D362F8D" w14:textId="77777777" w:rsidR="00967928" w:rsidRPr="00152547" w:rsidRDefault="00967928" w:rsidP="00967928">
            <w:pPr>
              <w:spacing w:line="240" w:lineRule="auto"/>
              <w:ind w:firstLine="0"/>
              <w:jc w:val="center"/>
              <w:rPr>
                <w:ins w:id="1046" w:author="Ryan Lemos" w:date="2018-10-19T21:04:00Z"/>
                <w:rFonts w:eastAsia="Times New Roman" w:cs="Times New Roman"/>
                <w:color w:val="000000"/>
                <w:sz w:val="22"/>
                <w:lang w:eastAsia="pt-BR"/>
              </w:rPr>
            </w:pPr>
            <w:ins w:id="1047" w:author="Ryan Lemos" w:date="2018-10-19T21:04:00Z">
              <w:r w:rsidRPr="00152547">
                <w:rPr>
                  <w:rFonts w:eastAsia="Times New Roman" w:cs="Times New Roman"/>
                  <w:color w:val="000000"/>
                  <w:sz w:val="22"/>
                  <w:lang w:eastAsia="pt-BR"/>
                </w:rPr>
                <w:t> </w:t>
              </w:r>
            </w:ins>
          </w:p>
        </w:tc>
        <w:tc>
          <w:tcPr>
            <w:tcW w:w="1106" w:type="dxa"/>
            <w:noWrap/>
            <w:hideMark/>
            <w:tcPrChange w:id="1048" w:author="Ryan Lemos" w:date="2018-10-19T21:28:00Z">
              <w:tcPr>
                <w:tcW w:w="1106" w:type="dxa"/>
                <w:gridSpan w:val="3"/>
                <w:noWrap/>
                <w:hideMark/>
              </w:tcPr>
            </w:tcPrChange>
          </w:tcPr>
          <w:p w14:paraId="32CB0AFE" w14:textId="77777777" w:rsidR="00967928" w:rsidRPr="00152547" w:rsidRDefault="00967928" w:rsidP="00967928">
            <w:pPr>
              <w:spacing w:line="240" w:lineRule="auto"/>
              <w:ind w:firstLine="0"/>
              <w:jc w:val="center"/>
              <w:rPr>
                <w:ins w:id="1049" w:author="Ryan Lemos" w:date="2018-10-19T21:04:00Z"/>
                <w:rFonts w:eastAsia="Times New Roman" w:cs="Times New Roman"/>
                <w:color w:val="000000"/>
                <w:sz w:val="22"/>
                <w:lang w:eastAsia="pt-BR"/>
              </w:rPr>
            </w:pPr>
            <w:ins w:id="1050" w:author="Ryan Lemos" w:date="2018-10-19T21:04:00Z">
              <w:r w:rsidRPr="00152547">
                <w:rPr>
                  <w:rFonts w:eastAsia="Times New Roman" w:cs="Times New Roman"/>
                  <w:color w:val="000000"/>
                  <w:sz w:val="22"/>
                  <w:lang w:eastAsia="pt-BR"/>
                </w:rPr>
                <w:t> </w:t>
              </w:r>
            </w:ins>
          </w:p>
        </w:tc>
        <w:tc>
          <w:tcPr>
            <w:tcW w:w="1055" w:type="dxa"/>
            <w:noWrap/>
            <w:hideMark/>
            <w:tcPrChange w:id="1051" w:author="Ryan Lemos" w:date="2018-10-19T21:28:00Z">
              <w:tcPr>
                <w:tcW w:w="1055" w:type="dxa"/>
                <w:gridSpan w:val="4"/>
                <w:noWrap/>
                <w:hideMark/>
              </w:tcPr>
            </w:tcPrChange>
          </w:tcPr>
          <w:p w14:paraId="327172CA" w14:textId="77777777" w:rsidR="00967928" w:rsidRPr="00152547" w:rsidRDefault="00967928" w:rsidP="00967928">
            <w:pPr>
              <w:spacing w:line="240" w:lineRule="auto"/>
              <w:ind w:firstLine="0"/>
              <w:jc w:val="center"/>
              <w:rPr>
                <w:ins w:id="1052" w:author="Ryan Lemos" w:date="2018-10-19T21:04:00Z"/>
                <w:rFonts w:eastAsia="Times New Roman" w:cs="Times New Roman"/>
                <w:color w:val="000000"/>
                <w:sz w:val="22"/>
                <w:lang w:eastAsia="pt-BR"/>
              </w:rPr>
            </w:pPr>
            <w:ins w:id="1053" w:author="Ryan Lemos" w:date="2018-10-19T21:04:00Z">
              <w:r w:rsidRPr="00152547">
                <w:rPr>
                  <w:rFonts w:eastAsia="Times New Roman" w:cs="Times New Roman"/>
                  <w:color w:val="000000"/>
                  <w:sz w:val="22"/>
                  <w:lang w:eastAsia="pt-BR"/>
                </w:rPr>
                <w:t> </w:t>
              </w:r>
            </w:ins>
          </w:p>
        </w:tc>
        <w:tc>
          <w:tcPr>
            <w:tcW w:w="936" w:type="dxa"/>
            <w:noWrap/>
            <w:hideMark/>
            <w:tcPrChange w:id="1054" w:author="Ryan Lemos" w:date="2018-10-19T21:28:00Z">
              <w:tcPr>
                <w:tcW w:w="936" w:type="dxa"/>
                <w:gridSpan w:val="3"/>
                <w:noWrap/>
                <w:hideMark/>
              </w:tcPr>
            </w:tcPrChange>
          </w:tcPr>
          <w:p w14:paraId="454D71EB" w14:textId="77777777" w:rsidR="00967928" w:rsidRPr="00152547" w:rsidRDefault="00967928" w:rsidP="00967928">
            <w:pPr>
              <w:spacing w:line="240" w:lineRule="auto"/>
              <w:ind w:firstLine="0"/>
              <w:jc w:val="center"/>
              <w:rPr>
                <w:ins w:id="1055" w:author="Ryan Lemos" w:date="2018-10-19T21:04:00Z"/>
                <w:rFonts w:eastAsia="Times New Roman" w:cs="Times New Roman"/>
                <w:color w:val="000000"/>
                <w:sz w:val="22"/>
                <w:lang w:eastAsia="pt-BR"/>
              </w:rPr>
            </w:pPr>
            <w:ins w:id="1056" w:author="Ryan Lemos" w:date="2018-10-19T21:04:00Z">
              <w:r w:rsidRPr="00152547">
                <w:rPr>
                  <w:rFonts w:eastAsia="Times New Roman" w:cs="Times New Roman"/>
                  <w:color w:val="000000"/>
                  <w:sz w:val="22"/>
                  <w:lang w:eastAsia="pt-BR"/>
                </w:rPr>
                <w:t> </w:t>
              </w:r>
            </w:ins>
          </w:p>
        </w:tc>
        <w:tc>
          <w:tcPr>
            <w:tcW w:w="1016" w:type="dxa"/>
            <w:noWrap/>
            <w:hideMark/>
            <w:tcPrChange w:id="1057" w:author="Ryan Lemos" w:date="2018-10-19T21:28:00Z">
              <w:tcPr>
                <w:tcW w:w="1016" w:type="dxa"/>
                <w:gridSpan w:val="3"/>
                <w:noWrap/>
                <w:hideMark/>
              </w:tcPr>
            </w:tcPrChange>
          </w:tcPr>
          <w:p w14:paraId="47182999" w14:textId="77777777" w:rsidR="00967928" w:rsidRPr="00152547" w:rsidRDefault="00967928" w:rsidP="00967928">
            <w:pPr>
              <w:spacing w:line="240" w:lineRule="auto"/>
              <w:ind w:firstLine="0"/>
              <w:jc w:val="center"/>
              <w:rPr>
                <w:ins w:id="1058" w:author="Ryan Lemos" w:date="2018-10-19T21:04:00Z"/>
                <w:rFonts w:eastAsia="Times New Roman" w:cs="Times New Roman"/>
                <w:color w:val="000000"/>
                <w:sz w:val="22"/>
                <w:lang w:eastAsia="pt-BR"/>
              </w:rPr>
            </w:pPr>
            <w:ins w:id="1059" w:author="Ryan Lemos" w:date="2018-10-19T21:04:00Z">
              <w:r w:rsidRPr="00152547">
                <w:rPr>
                  <w:rFonts w:eastAsia="Times New Roman" w:cs="Times New Roman"/>
                  <w:color w:val="000000"/>
                  <w:sz w:val="22"/>
                  <w:lang w:eastAsia="pt-BR"/>
                </w:rPr>
                <w:t> </w:t>
              </w:r>
            </w:ins>
          </w:p>
        </w:tc>
        <w:tc>
          <w:tcPr>
            <w:tcW w:w="952" w:type="dxa"/>
            <w:noWrap/>
            <w:hideMark/>
            <w:tcPrChange w:id="1060" w:author="Ryan Lemos" w:date="2018-10-19T21:28:00Z">
              <w:tcPr>
                <w:tcW w:w="952" w:type="dxa"/>
                <w:gridSpan w:val="3"/>
                <w:noWrap/>
                <w:hideMark/>
              </w:tcPr>
            </w:tcPrChange>
          </w:tcPr>
          <w:p w14:paraId="0500BBA3" w14:textId="77777777" w:rsidR="00967928" w:rsidRPr="00152547" w:rsidRDefault="00967928" w:rsidP="00967928">
            <w:pPr>
              <w:spacing w:line="240" w:lineRule="auto"/>
              <w:ind w:firstLine="0"/>
              <w:jc w:val="center"/>
              <w:rPr>
                <w:ins w:id="1061" w:author="Ryan Lemos" w:date="2018-10-19T21:04:00Z"/>
                <w:rFonts w:eastAsia="Times New Roman" w:cs="Times New Roman"/>
                <w:color w:val="000000"/>
                <w:sz w:val="22"/>
                <w:lang w:eastAsia="pt-BR"/>
              </w:rPr>
            </w:pPr>
            <w:ins w:id="1062" w:author="Ryan Lemos" w:date="2018-10-19T21:04:00Z">
              <w:r w:rsidRPr="00152547">
                <w:rPr>
                  <w:rFonts w:eastAsia="Times New Roman" w:cs="Times New Roman"/>
                  <w:color w:val="000000"/>
                  <w:sz w:val="22"/>
                  <w:lang w:eastAsia="pt-BR"/>
                </w:rPr>
                <w:t> </w:t>
              </w:r>
            </w:ins>
          </w:p>
        </w:tc>
        <w:tc>
          <w:tcPr>
            <w:tcW w:w="881" w:type="dxa"/>
            <w:noWrap/>
            <w:hideMark/>
            <w:tcPrChange w:id="1063" w:author="Ryan Lemos" w:date="2018-10-19T21:28:00Z">
              <w:tcPr>
                <w:tcW w:w="881" w:type="dxa"/>
                <w:gridSpan w:val="4"/>
                <w:noWrap/>
                <w:hideMark/>
              </w:tcPr>
            </w:tcPrChange>
          </w:tcPr>
          <w:p w14:paraId="082B02A8" w14:textId="77777777" w:rsidR="00967928" w:rsidRPr="00152547" w:rsidRDefault="00967928" w:rsidP="00967928">
            <w:pPr>
              <w:spacing w:line="240" w:lineRule="auto"/>
              <w:ind w:firstLine="0"/>
              <w:jc w:val="center"/>
              <w:rPr>
                <w:ins w:id="1064" w:author="Ryan Lemos" w:date="2018-10-19T21:04:00Z"/>
                <w:rFonts w:eastAsia="Times New Roman" w:cs="Times New Roman"/>
                <w:color w:val="000000"/>
                <w:sz w:val="22"/>
                <w:lang w:eastAsia="pt-BR"/>
              </w:rPr>
            </w:pPr>
            <w:ins w:id="1065" w:author="Ryan Lemos" w:date="2018-10-19T21:04:00Z">
              <w:r w:rsidRPr="00152547">
                <w:rPr>
                  <w:rFonts w:eastAsia="Times New Roman" w:cs="Times New Roman"/>
                  <w:color w:val="000000"/>
                  <w:sz w:val="22"/>
                  <w:lang w:eastAsia="pt-BR"/>
                </w:rPr>
                <w:t> </w:t>
              </w:r>
            </w:ins>
          </w:p>
        </w:tc>
      </w:tr>
      <w:tr w:rsidR="004B105B" w:rsidRPr="00152547" w14:paraId="469D2C16" w14:textId="77777777" w:rsidTr="00E54C0C">
        <w:tblPrEx>
          <w:tblPrExChange w:id="1066" w:author="Ryan Lemos" w:date="2018-10-19T21:28:00Z">
            <w:tblPrEx>
              <w:tblW w:w="12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blPrExChange>
        </w:tblPrEx>
        <w:trPr>
          <w:trHeight w:val="671"/>
          <w:ins w:id="1067" w:author="Ryan Lemos" w:date="2018-10-19T21:04:00Z"/>
          <w:trPrChange w:id="1068" w:author="Ryan Lemos" w:date="2018-10-19T21:28:00Z">
            <w:trPr>
              <w:gridBefore w:val="1"/>
              <w:gridAfter w:val="0"/>
              <w:trHeight w:val="671"/>
            </w:trPr>
          </w:trPrChange>
        </w:trPr>
        <w:tc>
          <w:tcPr>
            <w:tcW w:w="3026" w:type="dxa"/>
            <w:hideMark/>
            <w:tcPrChange w:id="1069" w:author="Ryan Lemos" w:date="2018-10-19T21:28:00Z">
              <w:tcPr>
                <w:tcW w:w="3026" w:type="dxa"/>
                <w:gridSpan w:val="3"/>
                <w:hideMark/>
              </w:tcPr>
            </w:tcPrChange>
          </w:tcPr>
          <w:p w14:paraId="406C92DF" w14:textId="52EC36EF" w:rsidR="00967928" w:rsidRPr="00152547" w:rsidRDefault="004B105B" w:rsidP="00967928">
            <w:pPr>
              <w:spacing w:line="240" w:lineRule="auto"/>
              <w:ind w:firstLine="0"/>
              <w:jc w:val="center"/>
              <w:rPr>
                <w:ins w:id="1070" w:author="Ryan Lemos" w:date="2018-10-19T21:04:00Z"/>
                <w:rFonts w:eastAsia="Times New Roman" w:cs="Times New Roman"/>
                <w:sz w:val="21"/>
                <w:szCs w:val="21"/>
                <w:lang w:eastAsia="pt-BR"/>
              </w:rPr>
            </w:pPr>
            <w:ins w:id="1071" w:author="Ryan Lemos" w:date="2018-10-19T21:09:00Z">
              <w:r>
                <w:rPr>
                  <w:rFonts w:eastAsia="Times New Roman" w:cs="Times New Roman"/>
                  <w:sz w:val="21"/>
                  <w:szCs w:val="21"/>
                  <w:lang w:eastAsia="pt-BR"/>
                </w:rPr>
                <w:t xml:space="preserve">Testes e correções das funcionalidades </w:t>
              </w:r>
            </w:ins>
            <w:ins w:id="1072" w:author="Ryan Lemos" w:date="2018-10-19T21:18:00Z">
              <w:r w:rsidR="00E54C0C">
                <w:rPr>
                  <w:rFonts w:eastAsia="Times New Roman" w:cs="Times New Roman"/>
                  <w:sz w:val="21"/>
                  <w:szCs w:val="21"/>
                  <w:lang w:eastAsia="pt-BR"/>
                </w:rPr>
                <w:t xml:space="preserve">do primeiro </w:t>
              </w:r>
              <w:r w:rsidR="00E54C0C" w:rsidRPr="00F42D4C">
                <w:rPr>
                  <w:rFonts w:eastAsia="Times New Roman" w:cs="Times New Roman"/>
                  <w:i/>
                  <w:sz w:val="21"/>
                  <w:szCs w:val="21"/>
                  <w:lang w:eastAsia="pt-BR"/>
                  <w:rPrChange w:id="1073" w:author="Ryan Lemos" w:date="2018-10-19T21:32:00Z">
                    <w:rPr>
                      <w:rFonts w:eastAsia="Times New Roman" w:cs="Times New Roman"/>
                      <w:sz w:val="21"/>
                      <w:szCs w:val="21"/>
                      <w:lang w:eastAsia="pt-BR"/>
                    </w:rPr>
                  </w:rPrChange>
                </w:rPr>
                <w:t>release</w:t>
              </w:r>
            </w:ins>
          </w:p>
        </w:tc>
        <w:tc>
          <w:tcPr>
            <w:tcW w:w="957" w:type="dxa"/>
            <w:shd w:val="clear" w:color="auto" w:fill="7F7F7F" w:themeFill="text1" w:themeFillTint="80"/>
            <w:noWrap/>
            <w:hideMark/>
            <w:tcPrChange w:id="1074" w:author="Ryan Lemos" w:date="2018-10-19T21:28:00Z">
              <w:tcPr>
                <w:tcW w:w="957" w:type="dxa"/>
                <w:gridSpan w:val="4"/>
                <w:noWrap/>
                <w:hideMark/>
              </w:tcPr>
            </w:tcPrChange>
          </w:tcPr>
          <w:p w14:paraId="204B4EDA" w14:textId="77777777" w:rsidR="00967928" w:rsidRPr="00152547" w:rsidRDefault="00967928" w:rsidP="00967928">
            <w:pPr>
              <w:spacing w:line="240" w:lineRule="auto"/>
              <w:ind w:firstLine="0"/>
              <w:jc w:val="center"/>
              <w:rPr>
                <w:ins w:id="1075" w:author="Ryan Lemos" w:date="2018-10-19T21:04:00Z"/>
                <w:rFonts w:eastAsia="Times New Roman" w:cs="Times New Roman"/>
                <w:color w:val="000000"/>
                <w:sz w:val="22"/>
                <w:lang w:eastAsia="pt-BR"/>
              </w:rPr>
            </w:pPr>
            <w:ins w:id="1076" w:author="Ryan Lemos" w:date="2018-10-19T21:04:00Z">
              <w:r w:rsidRPr="00152547">
                <w:rPr>
                  <w:rFonts w:eastAsia="Times New Roman" w:cs="Times New Roman"/>
                  <w:color w:val="000000"/>
                  <w:sz w:val="22"/>
                  <w:lang w:eastAsia="pt-BR"/>
                </w:rPr>
                <w:t> </w:t>
              </w:r>
            </w:ins>
          </w:p>
        </w:tc>
        <w:tc>
          <w:tcPr>
            <w:tcW w:w="967" w:type="dxa"/>
            <w:shd w:val="clear" w:color="auto" w:fill="7F7F7F" w:themeFill="text1" w:themeFillTint="80"/>
            <w:noWrap/>
            <w:hideMark/>
            <w:tcPrChange w:id="1077" w:author="Ryan Lemos" w:date="2018-10-19T21:28:00Z">
              <w:tcPr>
                <w:tcW w:w="967" w:type="dxa"/>
                <w:gridSpan w:val="3"/>
                <w:noWrap/>
                <w:hideMark/>
              </w:tcPr>
            </w:tcPrChange>
          </w:tcPr>
          <w:p w14:paraId="041CD2DF" w14:textId="77777777" w:rsidR="00967928" w:rsidRPr="00152547" w:rsidRDefault="00967928" w:rsidP="00967928">
            <w:pPr>
              <w:spacing w:line="240" w:lineRule="auto"/>
              <w:ind w:firstLine="0"/>
              <w:jc w:val="center"/>
              <w:rPr>
                <w:ins w:id="1078" w:author="Ryan Lemos" w:date="2018-10-19T21:04:00Z"/>
                <w:rFonts w:eastAsia="Times New Roman" w:cs="Times New Roman"/>
                <w:color w:val="000000"/>
                <w:sz w:val="22"/>
                <w:lang w:eastAsia="pt-BR"/>
              </w:rPr>
            </w:pPr>
            <w:ins w:id="1079" w:author="Ryan Lemos" w:date="2018-10-19T21:04:00Z">
              <w:r w:rsidRPr="00152547">
                <w:rPr>
                  <w:rFonts w:eastAsia="Times New Roman" w:cs="Times New Roman"/>
                  <w:color w:val="000000"/>
                  <w:sz w:val="22"/>
                  <w:lang w:eastAsia="pt-BR"/>
                </w:rPr>
                <w:t> </w:t>
              </w:r>
            </w:ins>
          </w:p>
        </w:tc>
        <w:tc>
          <w:tcPr>
            <w:tcW w:w="1037" w:type="dxa"/>
            <w:noWrap/>
            <w:hideMark/>
            <w:tcPrChange w:id="1080" w:author="Ryan Lemos" w:date="2018-10-19T21:28:00Z">
              <w:tcPr>
                <w:tcW w:w="1037" w:type="dxa"/>
                <w:gridSpan w:val="3"/>
                <w:noWrap/>
                <w:hideMark/>
              </w:tcPr>
            </w:tcPrChange>
          </w:tcPr>
          <w:p w14:paraId="60D26809" w14:textId="77777777" w:rsidR="00967928" w:rsidRPr="00152547" w:rsidRDefault="00967928" w:rsidP="00967928">
            <w:pPr>
              <w:spacing w:line="240" w:lineRule="auto"/>
              <w:ind w:firstLine="0"/>
              <w:jc w:val="center"/>
              <w:rPr>
                <w:ins w:id="1081" w:author="Ryan Lemos" w:date="2018-10-19T21:04:00Z"/>
                <w:rFonts w:eastAsia="Times New Roman" w:cs="Times New Roman"/>
                <w:color w:val="000000"/>
                <w:sz w:val="22"/>
                <w:lang w:eastAsia="pt-BR"/>
              </w:rPr>
            </w:pPr>
            <w:ins w:id="1082" w:author="Ryan Lemos" w:date="2018-10-19T21:04:00Z">
              <w:r w:rsidRPr="00152547">
                <w:rPr>
                  <w:rFonts w:eastAsia="Times New Roman" w:cs="Times New Roman"/>
                  <w:color w:val="000000"/>
                  <w:sz w:val="22"/>
                  <w:lang w:eastAsia="pt-BR"/>
                </w:rPr>
                <w:t> </w:t>
              </w:r>
            </w:ins>
          </w:p>
        </w:tc>
        <w:tc>
          <w:tcPr>
            <w:tcW w:w="997" w:type="dxa"/>
            <w:noWrap/>
            <w:hideMark/>
            <w:tcPrChange w:id="1083" w:author="Ryan Lemos" w:date="2018-10-19T21:28:00Z">
              <w:tcPr>
                <w:tcW w:w="997" w:type="dxa"/>
                <w:gridSpan w:val="3"/>
                <w:noWrap/>
                <w:hideMark/>
              </w:tcPr>
            </w:tcPrChange>
          </w:tcPr>
          <w:p w14:paraId="02EE15DD" w14:textId="77777777" w:rsidR="00967928" w:rsidRPr="00152547" w:rsidRDefault="00967928" w:rsidP="00967928">
            <w:pPr>
              <w:spacing w:line="240" w:lineRule="auto"/>
              <w:ind w:firstLine="0"/>
              <w:jc w:val="center"/>
              <w:rPr>
                <w:ins w:id="1084" w:author="Ryan Lemos" w:date="2018-10-19T21:04:00Z"/>
                <w:rFonts w:eastAsia="Times New Roman" w:cs="Times New Roman"/>
                <w:color w:val="000000"/>
                <w:sz w:val="22"/>
                <w:lang w:eastAsia="pt-BR"/>
              </w:rPr>
            </w:pPr>
            <w:ins w:id="1085" w:author="Ryan Lemos" w:date="2018-10-19T21:04:00Z">
              <w:r w:rsidRPr="00152547">
                <w:rPr>
                  <w:rFonts w:eastAsia="Times New Roman" w:cs="Times New Roman"/>
                  <w:color w:val="000000"/>
                  <w:sz w:val="22"/>
                  <w:lang w:eastAsia="pt-BR"/>
                </w:rPr>
                <w:t> </w:t>
              </w:r>
            </w:ins>
          </w:p>
        </w:tc>
        <w:tc>
          <w:tcPr>
            <w:tcW w:w="1106" w:type="dxa"/>
            <w:noWrap/>
            <w:hideMark/>
            <w:tcPrChange w:id="1086" w:author="Ryan Lemos" w:date="2018-10-19T21:28:00Z">
              <w:tcPr>
                <w:tcW w:w="1106" w:type="dxa"/>
                <w:gridSpan w:val="3"/>
                <w:noWrap/>
                <w:hideMark/>
              </w:tcPr>
            </w:tcPrChange>
          </w:tcPr>
          <w:p w14:paraId="02C964AE" w14:textId="77777777" w:rsidR="00967928" w:rsidRPr="00152547" w:rsidRDefault="00967928" w:rsidP="00967928">
            <w:pPr>
              <w:spacing w:line="240" w:lineRule="auto"/>
              <w:ind w:firstLine="0"/>
              <w:jc w:val="center"/>
              <w:rPr>
                <w:ins w:id="1087" w:author="Ryan Lemos" w:date="2018-10-19T21:04:00Z"/>
                <w:rFonts w:eastAsia="Times New Roman" w:cs="Times New Roman"/>
                <w:color w:val="000000"/>
                <w:sz w:val="22"/>
                <w:lang w:eastAsia="pt-BR"/>
              </w:rPr>
            </w:pPr>
            <w:ins w:id="1088" w:author="Ryan Lemos" w:date="2018-10-19T21:04:00Z">
              <w:r w:rsidRPr="00152547">
                <w:rPr>
                  <w:rFonts w:eastAsia="Times New Roman" w:cs="Times New Roman"/>
                  <w:color w:val="000000"/>
                  <w:sz w:val="22"/>
                  <w:lang w:eastAsia="pt-BR"/>
                </w:rPr>
                <w:t> </w:t>
              </w:r>
            </w:ins>
          </w:p>
        </w:tc>
        <w:tc>
          <w:tcPr>
            <w:tcW w:w="1055" w:type="dxa"/>
            <w:noWrap/>
            <w:hideMark/>
            <w:tcPrChange w:id="1089" w:author="Ryan Lemos" w:date="2018-10-19T21:28:00Z">
              <w:tcPr>
                <w:tcW w:w="1055" w:type="dxa"/>
                <w:gridSpan w:val="4"/>
                <w:noWrap/>
                <w:hideMark/>
              </w:tcPr>
            </w:tcPrChange>
          </w:tcPr>
          <w:p w14:paraId="03280CD5" w14:textId="77777777" w:rsidR="00967928" w:rsidRPr="00152547" w:rsidRDefault="00967928" w:rsidP="00967928">
            <w:pPr>
              <w:spacing w:line="240" w:lineRule="auto"/>
              <w:ind w:firstLine="0"/>
              <w:jc w:val="center"/>
              <w:rPr>
                <w:ins w:id="1090" w:author="Ryan Lemos" w:date="2018-10-19T21:04:00Z"/>
                <w:rFonts w:eastAsia="Times New Roman" w:cs="Times New Roman"/>
                <w:color w:val="000000"/>
                <w:sz w:val="22"/>
                <w:lang w:eastAsia="pt-BR"/>
              </w:rPr>
            </w:pPr>
            <w:ins w:id="1091" w:author="Ryan Lemos" w:date="2018-10-19T21:04:00Z">
              <w:r w:rsidRPr="00152547">
                <w:rPr>
                  <w:rFonts w:eastAsia="Times New Roman" w:cs="Times New Roman"/>
                  <w:color w:val="000000"/>
                  <w:sz w:val="22"/>
                  <w:lang w:eastAsia="pt-BR"/>
                </w:rPr>
                <w:t> </w:t>
              </w:r>
            </w:ins>
          </w:p>
        </w:tc>
        <w:tc>
          <w:tcPr>
            <w:tcW w:w="936" w:type="dxa"/>
            <w:noWrap/>
            <w:hideMark/>
            <w:tcPrChange w:id="1092" w:author="Ryan Lemos" w:date="2018-10-19T21:28:00Z">
              <w:tcPr>
                <w:tcW w:w="936" w:type="dxa"/>
                <w:gridSpan w:val="3"/>
                <w:noWrap/>
                <w:hideMark/>
              </w:tcPr>
            </w:tcPrChange>
          </w:tcPr>
          <w:p w14:paraId="3280F289" w14:textId="77777777" w:rsidR="00967928" w:rsidRPr="00152547" w:rsidRDefault="00967928" w:rsidP="00967928">
            <w:pPr>
              <w:spacing w:line="240" w:lineRule="auto"/>
              <w:ind w:firstLine="0"/>
              <w:jc w:val="center"/>
              <w:rPr>
                <w:ins w:id="1093" w:author="Ryan Lemos" w:date="2018-10-19T21:04:00Z"/>
                <w:rFonts w:eastAsia="Times New Roman" w:cs="Times New Roman"/>
                <w:color w:val="000000"/>
                <w:sz w:val="22"/>
                <w:lang w:eastAsia="pt-BR"/>
              </w:rPr>
            </w:pPr>
            <w:ins w:id="1094" w:author="Ryan Lemos" w:date="2018-10-19T21:04:00Z">
              <w:r w:rsidRPr="00152547">
                <w:rPr>
                  <w:rFonts w:eastAsia="Times New Roman" w:cs="Times New Roman"/>
                  <w:color w:val="000000"/>
                  <w:sz w:val="22"/>
                  <w:lang w:eastAsia="pt-BR"/>
                </w:rPr>
                <w:t> </w:t>
              </w:r>
            </w:ins>
          </w:p>
        </w:tc>
        <w:tc>
          <w:tcPr>
            <w:tcW w:w="1016" w:type="dxa"/>
            <w:noWrap/>
            <w:hideMark/>
            <w:tcPrChange w:id="1095" w:author="Ryan Lemos" w:date="2018-10-19T21:28:00Z">
              <w:tcPr>
                <w:tcW w:w="1016" w:type="dxa"/>
                <w:gridSpan w:val="3"/>
                <w:noWrap/>
                <w:hideMark/>
              </w:tcPr>
            </w:tcPrChange>
          </w:tcPr>
          <w:p w14:paraId="17E53599" w14:textId="77777777" w:rsidR="00967928" w:rsidRPr="00152547" w:rsidRDefault="00967928" w:rsidP="00967928">
            <w:pPr>
              <w:spacing w:line="240" w:lineRule="auto"/>
              <w:ind w:firstLine="0"/>
              <w:jc w:val="center"/>
              <w:rPr>
                <w:ins w:id="1096" w:author="Ryan Lemos" w:date="2018-10-19T21:04:00Z"/>
                <w:rFonts w:eastAsia="Times New Roman" w:cs="Times New Roman"/>
                <w:color w:val="000000"/>
                <w:sz w:val="22"/>
                <w:lang w:eastAsia="pt-BR"/>
              </w:rPr>
            </w:pPr>
            <w:ins w:id="1097" w:author="Ryan Lemos" w:date="2018-10-19T21:04:00Z">
              <w:r w:rsidRPr="00152547">
                <w:rPr>
                  <w:rFonts w:eastAsia="Times New Roman" w:cs="Times New Roman"/>
                  <w:color w:val="000000"/>
                  <w:sz w:val="22"/>
                  <w:lang w:eastAsia="pt-BR"/>
                </w:rPr>
                <w:t> </w:t>
              </w:r>
            </w:ins>
          </w:p>
        </w:tc>
        <w:tc>
          <w:tcPr>
            <w:tcW w:w="952" w:type="dxa"/>
            <w:noWrap/>
            <w:hideMark/>
            <w:tcPrChange w:id="1098" w:author="Ryan Lemos" w:date="2018-10-19T21:28:00Z">
              <w:tcPr>
                <w:tcW w:w="952" w:type="dxa"/>
                <w:gridSpan w:val="3"/>
                <w:noWrap/>
                <w:hideMark/>
              </w:tcPr>
            </w:tcPrChange>
          </w:tcPr>
          <w:p w14:paraId="4F45F859" w14:textId="77777777" w:rsidR="00967928" w:rsidRPr="00152547" w:rsidRDefault="00967928" w:rsidP="00967928">
            <w:pPr>
              <w:spacing w:line="240" w:lineRule="auto"/>
              <w:ind w:firstLine="0"/>
              <w:jc w:val="center"/>
              <w:rPr>
                <w:ins w:id="1099" w:author="Ryan Lemos" w:date="2018-10-19T21:04:00Z"/>
                <w:rFonts w:eastAsia="Times New Roman" w:cs="Times New Roman"/>
                <w:color w:val="000000"/>
                <w:sz w:val="22"/>
                <w:lang w:eastAsia="pt-BR"/>
              </w:rPr>
            </w:pPr>
            <w:ins w:id="1100" w:author="Ryan Lemos" w:date="2018-10-19T21:04:00Z">
              <w:r w:rsidRPr="00152547">
                <w:rPr>
                  <w:rFonts w:eastAsia="Times New Roman" w:cs="Times New Roman"/>
                  <w:color w:val="000000"/>
                  <w:sz w:val="22"/>
                  <w:lang w:eastAsia="pt-BR"/>
                </w:rPr>
                <w:t> </w:t>
              </w:r>
            </w:ins>
          </w:p>
        </w:tc>
        <w:tc>
          <w:tcPr>
            <w:tcW w:w="881" w:type="dxa"/>
            <w:noWrap/>
            <w:hideMark/>
            <w:tcPrChange w:id="1101" w:author="Ryan Lemos" w:date="2018-10-19T21:28:00Z">
              <w:tcPr>
                <w:tcW w:w="881" w:type="dxa"/>
                <w:gridSpan w:val="4"/>
                <w:noWrap/>
                <w:hideMark/>
              </w:tcPr>
            </w:tcPrChange>
          </w:tcPr>
          <w:p w14:paraId="4A5554A5" w14:textId="77777777" w:rsidR="00967928" w:rsidRPr="00152547" w:rsidRDefault="00967928" w:rsidP="00967928">
            <w:pPr>
              <w:spacing w:line="240" w:lineRule="auto"/>
              <w:ind w:firstLine="0"/>
              <w:jc w:val="center"/>
              <w:rPr>
                <w:ins w:id="1102" w:author="Ryan Lemos" w:date="2018-10-19T21:04:00Z"/>
                <w:rFonts w:eastAsia="Times New Roman" w:cs="Times New Roman"/>
                <w:color w:val="000000"/>
                <w:sz w:val="22"/>
                <w:lang w:eastAsia="pt-BR"/>
              </w:rPr>
            </w:pPr>
            <w:ins w:id="1103" w:author="Ryan Lemos" w:date="2018-10-19T21:04:00Z">
              <w:r w:rsidRPr="00152547">
                <w:rPr>
                  <w:rFonts w:eastAsia="Times New Roman" w:cs="Times New Roman"/>
                  <w:color w:val="000000"/>
                  <w:sz w:val="22"/>
                  <w:lang w:eastAsia="pt-BR"/>
                </w:rPr>
                <w:t> </w:t>
              </w:r>
            </w:ins>
          </w:p>
        </w:tc>
      </w:tr>
      <w:tr w:rsidR="00967928" w:rsidRPr="00152547" w14:paraId="0AFCAC53" w14:textId="77777777" w:rsidTr="00E54C0C">
        <w:tblPrEx>
          <w:tblPrExChange w:id="1104" w:author="Ryan Lemos" w:date="2018-10-19T21:29:00Z">
            <w:tblPrEx>
              <w:tblW w:w="12930" w:type="dxa"/>
            </w:tblPrEx>
          </w:tblPrExChange>
        </w:tblPrEx>
        <w:trPr>
          <w:trHeight w:val="671"/>
          <w:ins w:id="1105" w:author="Ryan Lemos" w:date="2018-10-19T21:04:00Z"/>
          <w:trPrChange w:id="1106" w:author="Ryan Lemos" w:date="2018-10-19T21:29:00Z">
            <w:trPr>
              <w:gridBefore w:val="2"/>
              <w:trHeight w:val="671"/>
            </w:trPr>
          </w:trPrChange>
        </w:trPr>
        <w:tc>
          <w:tcPr>
            <w:tcW w:w="3026" w:type="dxa"/>
            <w:hideMark/>
            <w:tcPrChange w:id="1107" w:author="Ryan Lemos" w:date="2018-10-19T21:29:00Z">
              <w:tcPr>
                <w:tcW w:w="3411" w:type="dxa"/>
                <w:gridSpan w:val="4"/>
                <w:tcBorders>
                  <w:top w:val="nil"/>
                  <w:left w:val="single" w:sz="8" w:space="0" w:color="auto"/>
                  <w:bottom w:val="single" w:sz="4" w:space="0" w:color="auto"/>
                  <w:right w:val="single" w:sz="4" w:space="0" w:color="auto"/>
                </w:tcBorders>
                <w:shd w:val="clear" w:color="auto" w:fill="auto"/>
                <w:vAlign w:val="center"/>
                <w:hideMark/>
              </w:tcPr>
            </w:tcPrChange>
          </w:tcPr>
          <w:p w14:paraId="16B12249" w14:textId="7D80E478" w:rsidR="00967928" w:rsidRPr="00152547" w:rsidRDefault="004B105B" w:rsidP="00967928">
            <w:pPr>
              <w:spacing w:line="240" w:lineRule="auto"/>
              <w:ind w:firstLine="0"/>
              <w:jc w:val="center"/>
              <w:rPr>
                <w:ins w:id="1108" w:author="Ryan Lemos" w:date="2018-10-19T21:04:00Z"/>
                <w:rFonts w:eastAsia="Times New Roman" w:cs="Times New Roman"/>
                <w:sz w:val="21"/>
                <w:szCs w:val="21"/>
                <w:lang w:eastAsia="pt-BR"/>
              </w:rPr>
            </w:pPr>
            <w:ins w:id="1109" w:author="Ryan Lemos" w:date="2018-10-19T21:14:00Z">
              <w:r>
                <w:rPr>
                  <w:rFonts w:eastAsia="Times New Roman" w:cs="Times New Roman"/>
                  <w:sz w:val="21"/>
                  <w:szCs w:val="21"/>
                  <w:lang w:eastAsia="pt-BR"/>
                </w:rPr>
                <w:t>Reuniões com o cliente para retiradas de dúvidas ac</w:t>
              </w:r>
            </w:ins>
            <w:ins w:id="1110" w:author="Ryan Lemos" w:date="2018-10-19T21:15:00Z">
              <w:r>
                <w:rPr>
                  <w:rFonts w:eastAsia="Times New Roman" w:cs="Times New Roman"/>
                  <w:sz w:val="21"/>
                  <w:szCs w:val="21"/>
                  <w:lang w:eastAsia="pt-BR"/>
                </w:rPr>
                <w:t xml:space="preserve">erca das funcionalidades do primeiro </w:t>
              </w:r>
              <w:r w:rsidRPr="00F42D4C">
                <w:rPr>
                  <w:rFonts w:eastAsia="Times New Roman" w:cs="Times New Roman"/>
                  <w:i/>
                  <w:sz w:val="21"/>
                  <w:szCs w:val="21"/>
                  <w:lang w:eastAsia="pt-BR"/>
                  <w:rPrChange w:id="1111" w:author="Ryan Lemos" w:date="2018-10-19T21:32:00Z">
                    <w:rPr>
                      <w:rFonts w:eastAsia="Times New Roman" w:cs="Times New Roman"/>
                      <w:sz w:val="21"/>
                      <w:szCs w:val="21"/>
                      <w:lang w:eastAsia="pt-BR"/>
                    </w:rPr>
                  </w:rPrChange>
                </w:rPr>
                <w:t>release</w:t>
              </w:r>
            </w:ins>
          </w:p>
        </w:tc>
        <w:tc>
          <w:tcPr>
            <w:tcW w:w="957" w:type="dxa"/>
            <w:shd w:val="clear" w:color="auto" w:fill="7F7F7F" w:themeFill="text1" w:themeFillTint="80"/>
            <w:noWrap/>
            <w:hideMark/>
            <w:tcPrChange w:id="1112" w:author="Ryan Lemos" w:date="2018-10-19T21:29:00Z">
              <w:tcPr>
                <w:tcW w:w="909" w:type="dxa"/>
                <w:gridSpan w:val="3"/>
                <w:tcBorders>
                  <w:top w:val="nil"/>
                  <w:left w:val="nil"/>
                  <w:bottom w:val="single" w:sz="4" w:space="0" w:color="auto"/>
                  <w:right w:val="single" w:sz="4" w:space="0" w:color="auto"/>
                </w:tcBorders>
                <w:shd w:val="clear" w:color="auto" w:fill="auto"/>
                <w:noWrap/>
                <w:vAlign w:val="bottom"/>
                <w:hideMark/>
              </w:tcPr>
            </w:tcPrChange>
          </w:tcPr>
          <w:p w14:paraId="247CF947" w14:textId="77777777" w:rsidR="00967928" w:rsidRPr="00152547" w:rsidRDefault="00967928" w:rsidP="00967928">
            <w:pPr>
              <w:spacing w:line="240" w:lineRule="auto"/>
              <w:ind w:firstLine="0"/>
              <w:jc w:val="center"/>
              <w:rPr>
                <w:ins w:id="1113" w:author="Ryan Lemos" w:date="2018-10-19T21:04:00Z"/>
                <w:rFonts w:eastAsia="Times New Roman" w:cs="Times New Roman"/>
                <w:color w:val="000000"/>
                <w:sz w:val="22"/>
                <w:lang w:eastAsia="pt-BR"/>
              </w:rPr>
            </w:pPr>
            <w:ins w:id="1114" w:author="Ryan Lemos" w:date="2018-10-19T21:04:00Z">
              <w:r w:rsidRPr="00152547">
                <w:rPr>
                  <w:rFonts w:eastAsia="Times New Roman" w:cs="Times New Roman"/>
                  <w:color w:val="000000"/>
                  <w:sz w:val="22"/>
                  <w:lang w:eastAsia="pt-BR"/>
                </w:rPr>
                <w:t> </w:t>
              </w:r>
            </w:ins>
          </w:p>
        </w:tc>
        <w:tc>
          <w:tcPr>
            <w:tcW w:w="967" w:type="dxa"/>
            <w:shd w:val="clear" w:color="auto" w:fill="7F7F7F" w:themeFill="text1" w:themeFillTint="80"/>
            <w:noWrap/>
            <w:hideMark/>
            <w:tcPrChange w:id="1115" w:author="Ryan Lemos" w:date="2018-10-19T21:29:00Z">
              <w:tcPr>
                <w:tcW w:w="900" w:type="dxa"/>
                <w:gridSpan w:val="3"/>
                <w:tcBorders>
                  <w:top w:val="nil"/>
                  <w:left w:val="nil"/>
                  <w:bottom w:val="single" w:sz="4" w:space="0" w:color="auto"/>
                  <w:right w:val="single" w:sz="4" w:space="0" w:color="auto"/>
                </w:tcBorders>
                <w:shd w:val="clear" w:color="000000" w:fill="808080"/>
                <w:noWrap/>
                <w:vAlign w:val="bottom"/>
                <w:hideMark/>
              </w:tcPr>
            </w:tcPrChange>
          </w:tcPr>
          <w:p w14:paraId="6973D974" w14:textId="77777777" w:rsidR="00967928" w:rsidRPr="00152547" w:rsidRDefault="00967928" w:rsidP="00967928">
            <w:pPr>
              <w:spacing w:line="240" w:lineRule="auto"/>
              <w:ind w:firstLine="0"/>
              <w:jc w:val="center"/>
              <w:rPr>
                <w:ins w:id="1116" w:author="Ryan Lemos" w:date="2018-10-19T21:04:00Z"/>
                <w:rFonts w:eastAsia="Times New Roman" w:cs="Times New Roman"/>
                <w:color w:val="000000"/>
                <w:sz w:val="22"/>
                <w:lang w:eastAsia="pt-BR"/>
              </w:rPr>
            </w:pPr>
            <w:ins w:id="1117" w:author="Ryan Lemos" w:date="2018-10-19T21:04:00Z">
              <w:r w:rsidRPr="00152547">
                <w:rPr>
                  <w:rFonts w:eastAsia="Times New Roman" w:cs="Times New Roman"/>
                  <w:color w:val="000000"/>
                  <w:sz w:val="22"/>
                  <w:lang w:eastAsia="pt-BR"/>
                </w:rPr>
                <w:t> </w:t>
              </w:r>
            </w:ins>
          </w:p>
        </w:tc>
        <w:tc>
          <w:tcPr>
            <w:tcW w:w="1037" w:type="dxa"/>
            <w:noWrap/>
            <w:hideMark/>
            <w:tcPrChange w:id="1118" w:author="Ryan Lemos" w:date="2018-10-19T21:29:00Z">
              <w:tcPr>
                <w:tcW w:w="970" w:type="dxa"/>
                <w:gridSpan w:val="3"/>
                <w:tcBorders>
                  <w:top w:val="nil"/>
                  <w:left w:val="nil"/>
                  <w:bottom w:val="single" w:sz="4" w:space="0" w:color="auto"/>
                  <w:right w:val="single" w:sz="4" w:space="0" w:color="auto"/>
                </w:tcBorders>
                <w:shd w:val="clear" w:color="000000" w:fill="808080"/>
                <w:noWrap/>
                <w:vAlign w:val="bottom"/>
                <w:hideMark/>
              </w:tcPr>
            </w:tcPrChange>
          </w:tcPr>
          <w:p w14:paraId="1C6A2DFB" w14:textId="77777777" w:rsidR="00967928" w:rsidRPr="00152547" w:rsidRDefault="00967928" w:rsidP="00967928">
            <w:pPr>
              <w:spacing w:line="240" w:lineRule="auto"/>
              <w:ind w:firstLine="0"/>
              <w:jc w:val="center"/>
              <w:rPr>
                <w:ins w:id="1119" w:author="Ryan Lemos" w:date="2018-10-19T21:04:00Z"/>
                <w:rFonts w:eastAsia="Times New Roman" w:cs="Times New Roman"/>
                <w:color w:val="000000"/>
                <w:sz w:val="22"/>
                <w:lang w:eastAsia="pt-BR"/>
              </w:rPr>
            </w:pPr>
            <w:ins w:id="1120" w:author="Ryan Lemos" w:date="2018-10-19T21:04:00Z">
              <w:r w:rsidRPr="00152547">
                <w:rPr>
                  <w:rFonts w:eastAsia="Times New Roman" w:cs="Times New Roman"/>
                  <w:color w:val="000000"/>
                  <w:sz w:val="22"/>
                  <w:lang w:eastAsia="pt-BR"/>
                </w:rPr>
                <w:t> </w:t>
              </w:r>
            </w:ins>
          </w:p>
        </w:tc>
        <w:tc>
          <w:tcPr>
            <w:tcW w:w="997" w:type="dxa"/>
            <w:noWrap/>
            <w:hideMark/>
            <w:tcPrChange w:id="1121" w:author="Ryan Lemos" w:date="2018-10-19T21:29:00Z">
              <w:tcPr>
                <w:tcW w:w="970" w:type="dxa"/>
                <w:gridSpan w:val="3"/>
                <w:tcBorders>
                  <w:top w:val="nil"/>
                  <w:left w:val="nil"/>
                  <w:bottom w:val="single" w:sz="4" w:space="0" w:color="auto"/>
                  <w:right w:val="single" w:sz="4" w:space="0" w:color="auto"/>
                </w:tcBorders>
                <w:shd w:val="clear" w:color="000000" w:fill="808080"/>
                <w:noWrap/>
                <w:vAlign w:val="bottom"/>
                <w:hideMark/>
              </w:tcPr>
            </w:tcPrChange>
          </w:tcPr>
          <w:p w14:paraId="3072ACCF" w14:textId="77777777" w:rsidR="00967928" w:rsidRPr="00152547" w:rsidRDefault="00967928" w:rsidP="00967928">
            <w:pPr>
              <w:spacing w:line="240" w:lineRule="auto"/>
              <w:ind w:firstLine="0"/>
              <w:jc w:val="center"/>
              <w:rPr>
                <w:ins w:id="1122" w:author="Ryan Lemos" w:date="2018-10-19T21:04:00Z"/>
                <w:rFonts w:eastAsia="Times New Roman" w:cs="Times New Roman"/>
                <w:color w:val="000000"/>
                <w:sz w:val="22"/>
                <w:lang w:eastAsia="pt-BR"/>
              </w:rPr>
            </w:pPr>
            <w:ins w:id="1123" w:author="Ryan Lemos" w:date="2018-10-19T21:04:00Z">
              <w:r w:rsidRPr="00152547">
                <w:rPr>
                  <w:rFonts w:eastAsia="Times New Roman" w:cs="Times New Roman"/>
                  <w:color w:val="000000"/>
                  <w:sz w:val="22"/>
                  <w:lang w:eastAsia="pt-BR"/>
                </w:rPr>
                <w:t> </w:t>
              </w:r>
            </w:ins>
          </w:p>
        </w:tc>
        <w:tc>
          <w:tcPr>
            <w:tcW w:w="1106" w:type="dxa"/>
            <w:noWrap/>
            <w:hideMark/>
            <w:tcPrChange w:id="1124" w:author="Ryan Lemos" w:date="2018-10-19T21:29:00Z">
              <w:tcPr>
                <w:tcW w:w="1040" w:type="dxa"/>
                <w:gridSpan w:val="4"/>
                <w:tcBorders>
                  <w:top w:val="nil"/>
                  <w:left w:val="nil"/>
                  <w:bottom w:val="single" w:sz="4" w:space="0" w:color="auto"/>
                  <w:right w:val="single" w:sz="4" w:space="0" w:color="auto"/>
                </w:tcBorders>
                <w:shd w:val="clear" w:color="000000" w:fill="808080"/>
                <w:noWrap/>
                <w:vAlign w:val="bottom"/>
                <w:hideMark/>
              </w:tcPr>
            </w:tcPrChange>
          </w:tcPr>
          <w:p w14:paraId="3A5C44A3" w14:textId="77777777" w:rsidR="00967928" w:rsidRPr="00152547" w:rsidRDefault="00967928" w:rsidP="00967928">
            <w:pPr>
              <w:spacing w:line="240" w:lineRule="auto"/>
              <w:ind w:firstLine="0"/>
              <w:jc w:val="center"/>
              <w:rPr>
                <w:ins w:id="1125" w:author="Ryan Lemos" w:date="2018-10-19T21:04:00Z"/>
                <w:rFonts w:eastAsia="Times New Roman" w:cs="Times New Roman"/>
                <w:color w:val="000000"/>
                <w:sz w:val="22"/>
                <w:lang w:eastAsia="pt-BR"/>
              </w:rPr>
            </w:pPr>
            <w:ins w:id="1126" w:author="Ryan Lemos" w:date="2018-10-19T21:04:00Z">
              <w:r w:rsidRPr="00152547">
                <w:rPr>
                  <w:rFonts w:eastAsia="Times New Roman" w:cs="Times New Roman"/>
                  <w:color w:val="000000"/>
                  <w:sz w:val="22"/>
                  <w:lang w:eastAsia="pt-BR"/>
                </w:rPr>
                <w:t> </w:t>
              </w:r>
            </w:ins>
          </w:p>
        </w:tc>
        <w:tc>
          <w:tcPr>
            <w:tcW w:w="1055" w:type="dxa"/>
            <w:noWrap/>
            <w:hideMark/>
            <w:tcPrChange w:id="1127" w:author="Ryan Lemos" w:date="2018-10-19T21:29:00Z">
              <w:tcPr>
                <w:tcW w:w="1055" w:type="dxa"/>
                <w:gridSpan w:val="3"/>
                <w:tcBorders>
                  <w:top w:val="nil"/>
                  <w:left w:val="nil"/>
                  <w:bottom w:val="single" w:sz="4" w:space="0" w:color="auto"/>
                  <w:right w:val="single" w:sz="4" w:space="0" w:color="auto"/>
                </w:tcBorders>
                <w:shd w:val="clear" w:color="000000" w:fill="808080"/>
                <w:noWrap/>
                <w:vAlign w:val="bottom"/>
                <w:hideMark/>
              </w:tcPr>
            </w:tcPrChange>
          </w:tcPr>
          <w:p w14:paraId="00C1E6FA" w14:textId="77777777" w:rsidR="00967928" w:rsidRPr="00152547" w:rsidRDefault="00967928" w:rsidP="00967928">
            <w:pPr>
              <w:spacing w:line="240" w:lineRule="auto"/>
              <w:ind w:firstLine="0"/>
              <w:jc w:val="center"/>
              <w:rPr>
                <w:ins w:id="1128" w:author="Ryan Lemos" w:date="2018-10-19T21:04:00Z"/>
                <w:rFonts w:eastAsia="Times New Roman" w:cs="Times New Roman"/>
                <w:color w:val="000000"/>
                <w:sz w:val="22"/>
                <w:lang w:eastAsia="pt-BR"/>
              </w:rPr>
            </w:pPr>
            <w:ins w:id="1129" w:author="Ryan Lemos" w:date="2018-10-19T21:04:00Z">
              <w:r w:rsidRPr="00152547">
                <w:rPr>
                  <w:rFonts w:eastAsia="Times New Roman" w:cs="Times New Roman"/>
                  <w:color w:val="000000"/>
                  <w:sz w:val="22"/>
                  <w:lang w:eastAsia="pt-BR"/>
                </w:rPr>
                <w:t> </w:t>
              </w:r>
            </w:ins>
          </w:p>
        </w:tc>
        <w:tc>
          <w:tcPr>
            <w:tcW w:w="936" w:type="dxa"/>
            <w:noWrap/>
            <w:hideMark/>
            <w:tcPrChange w:id="1130" w:author="Ryan Lemos" w:date="2018-10-19T21:29:00Z">
              <w:tcPr>
                <w:tcW w:w="890" w:type="dxa"/>
                <w:gridSpan w:val="3"/>
                <w:tcBorders>
                  <w:top w:val="nil"/>
                  <w:left w:val="nil"/>
                  <w:bottom w:val="single" w:sz="4" w:space="0" w:color="auto"/>
                  <w:right w:val="single" w:sz="4" w:space="0" w:color="auto"/>
                </w:tcBorders>
                <w:shd w:val="clear" w:color="000000" w:fill="808080"/>
                <w:noWrap/>
                <w:vAlign w:val="bottom"/>
                <w:hideMark/>
              </w:tcPr>
            </w:tcPrChange>
          </w:tcPr>
          <w:p w14:paraId="29C6BC6B" w14:textId="77777777" w:rsidR="00967928" w:rsidRPr="00152547" w:rsidRDefault="00967928" w:rsidP="00967928">
            <w:pPr>
              <w:spacing w:line="240" w:lineRule="auto"/>
              <w:ind w:firstLine="0"/>
              <w:jc w:val="center"/>
              <w:rPr>
                <w:ins w:id="1131" w:author="Ryan Lemos" w:date="2018-10-19T21:04:00Z"/>
                <w:rFonts w:eastAsia="Times New Roman" w:cs="Times New Roman"/>
                <w:color w:val="000000"/>
                <w:sz w:val="22"/>
                <w:lang w:eastAsia="pt-BR"/>
              </w:rPr>
            </w:pPr>
            <w:ins w:id="1132" w:author="Ryan Lemos" w:date="2018-10-19T21:04:00Z">
              <w:r w:rsidRPr="00152547">
                <w:rPr>
                  <w:rFonts w:eastAsia="Times New Roman" w:cs="Times New Roman"/>
                  <w:color w:val="000000"/>
                  <w:sz w:val="22"/>
                  <w:lang w:eastAsia="pt-BR"/>
                </w:rPr>
                <w:t> </w:t>
              </w:r>
            </w:ins>
          </w:p>
        </w:tc>
        <w:tc>
          <w:tcPr>
            <w:tcW w:w="1016" w:type="dxa"/>
            <w:noWrap/>
            <w:hideMark/>
            <w:tcPrChange w:id="1133" w:author="Ryan Lemos" w:date="2018-10-19T21:29:00Z">
              <w:tcPr>
                <w:tcW w:w="949" w:type="dxa"/>
                <w:gridSpan w:val="3"/>
                <w:tcBorders>
                  <w:top w:val="nil"/>
                  <w:left w:val="nil"/>
                  <w:bottom w:val="single" w:sz="4" w:space="0" w:color="auto"/>
                  <w:right w:val="single" w:sz="4" w:space="0" w:color="auto"/>
                </w:tcBorders>
                <w:shd w:val="clear" w:color="000000" w:fill="808080"/>
                <w:noWrap/>
                <w:vAlign w:val="bottom"/>
                <w:hideMark/>
              </w:tcPr>
            </w:tcPrChange>
          </w:tcPr>
          <w:p w14:paraId="4837262B" w14:textId="77777777" w:rsidR="00967928" w:rsidRPr="00152547" w:rsidRDefault="00967928" w:rsidP="00967928">
            <w:pPr>
              <w:spacing w:line="240" w:lineRule="auto"/>
              <w:ind w:firstLine="0"/>
              <w:jc w:val="center"/>
              <w:rPr>
                <w:ins w:id="1134" w:author="Ryan Lemos" w:date="2018-10-19T21:04:00Z"/>
                <w:rFonts w:eastAsia="Times New Roman" w:cs="Times New Roman"/>
                <w:color w:val="000000"/>
                <w:sz w:val="22"/>
                <w:lang w:eastAsia="pt-BR"/>
              </w:rPr>
            </w:pPr>
            <w:ins w:id="1135" w:author="Ryan Lemos" w:date="2018-10-19T21:04:00Z">
              <w:r w:rsidRPr="00152547">
                <w:rPr>
                  <w:rFonts w:eastAsia="Times New Roman" w:cs="Times New Roman"/>
                  <w:color w:val="000000"/>
                  <w:sz w:val="22"/>
                  <w:lang w:eastAsia="pt-BR"/>
                </w:rPr>
                <w:t> </w:t>
              </w:r>
            </w:ins>
          </w:p>
        </w:tc>
        <w:tc>
          <w:tcPr>
            <w:tcW w:w="952" w:type="dxa"/>
            <w:noWrap/>
            <w:hideMark/>
            <w:tcPrChange w:id="1136" w:author="Ryan Lemos" w:date="2018-10-19T21:29:00Z">
              <w:tcPr>
                <w:tcW w:w="952" w:type="dxa"/>
                <w:gridSpan w:val="3"/>
                <w:tcBorders>
                  <w:top w:val="nil"/>
                  <w:left w:val="nil"/>
                  <w:bottom w:val="single" w:sz="4" w:space="0" w:color="auto"/>
                  <w:right w:val="single" w:sz="4" w:space="0" w:color="auto"/>
                </w:tcBorders>
                <w:shd w:val="clear" w:color="auto" w:fill="auto"/>
                <w:noWrap/>
                <w:vAlign w:val="bottom"/>
                <w:hideMark/>
              </w:tcPr>
            </w:tcPrChange>
          </w:tcPr>
          <w:p w14:paraId="06C0280A" w14:textId="77777777" w:rsidR="00967928" w:rsidRPr="00152547" w:rsidRDefault="00967928" w:rsidP="00967928">
            <w:pPr>
              <w:spacing w:line="240" w:lineRule="auto"/>
              <w:ind w:firstLine="0"/>
              <w:jc w:val="center"/>
              <w:rPr>
                <w:ins w:id="1137" w:author="Ryan Lemos" w:date="2018-10-19T21:04:00Z"/>
                <w:rFonts w:eastAsia="Times New Roman" w:cs="Times New Roman"/>
                <w:color w:val="000000"/>
                <w:sz w:val="22"/>
                <w:lang w:eastAsia="pt-BR"/>
              </w:rPr>
            </w:pPr>
            <w:ins w:id="1138" w:author="Ryan Lemos" w:date="2018-10-19T21:04:00Z">
              <w:r w:rsidRPr="00152547">
                <w:rPr>
                  <w:rFonts w:eastAsia="Times New Roman" w:cs="Times New Roman"/>
                  <w:color w:val="000000"/>
                  <w:sz w:val="22"/>
                  <w:lang w:eastAsia="pt-BR"/>
                </w:rPr>
                <w:t> </w:t>
              </w:r>
            </w:ins>
          </w:p>
        </w:tc>
        <w:tc>
          <w:tcPr>
            <w:tcW w:w="881" w:type="dxa"/>
            <w:noWrap/>
            <w:hideMark/>
            <w:tcPrChange w:id="1139" w:author="Ryan Lemos" w:date="2018-10-19T21:29:00Z">
              <w:tcPr>
                <w:tcW w:w="879" w:type="dxa"/>
                <w:gridSpan w:val="4"/>
                <w:tcBorders>
                  <w:top w:val="nil"/>
                  <w:left w:val="nil"/>
                  <w:bottom w:val="single" w:sz="4" w:space="0" w:color="auto"/>
                  <w:right w:val="single" w:sz="8" w:space="0" w:color="auto"/>
                </w:tcBorders>
                <w:shd w:val="clear" w:color="auto" w:fill="auto"/>
                <w:noWrap/>
                <w:vAlign w:val="bottom"/>
                <w:hideMark/>
              </w:tcPr>
            </w:tcPrChange>
          </w:tcPr>
          <w:p w14:paraId="14CCAC5A" w14:textId="77777777" w:rsidR="00967928" w:rsidRPr="00152547" w:rsidRDefault="00967928" w:rsidP="00967928">
            <w:pPr>
              <w:spacing w:line="240" w:lineRule="auto"/>
              <w:ind w:firstLine="0"/>
              <w:jc w:val="center"/>
              <w:rPr>
                <w:ins w:id="1140" w:author="Ryan Lemos" w:date="2018-10-19T21:04:00Z"/>
                <w:rFonts w:eastAsia="Times New Roman" w:cs="Times New Roman"/>
                <w:color w:val="000000"/>
                <w:sz w:val="22"/>
                <w:lang w:eastAsia="pt-BR"/>
              </w:rPr>
            </w:pPr>
            <w:ins w:id="1141" w:author="Ryan Lemos" w:date="2018-10-19T21:04:00Z">
              <w:r w:rsidRPr="00152547">
                <w:rPr>
                  <w:rFonts w:eastAsia="Times New Roman" w:cs="Times New Roman"/>
                  <w:color w:val="000000"/>
                  <w:sz w:val="22"/>
                  <w:lang w:eastAsia="pt-BR"/>
                </w:rPr>
                <w:t> </w:t>
              </w:r>
            </w:ins>
          </w:p>
        </w:tc>
      </w:tr>
      <w:tr w:rsidR="004B105B" w:rsidRPr="00152547" w14:paraId="5FD494DD" w14:textId="77777777" w:rsidTr="00F42D4C">
        <w:tblPrEx>
          <w:tblPrExChange w:id="1142" w:author="Ryan Lemos" w:date="2018-10-19T21:30:00Z">
            <w:tblPrEx>
              <w:tblW w:w="12930" w:type="dxa"/>
            </w:tblPrEx>
          </w:tblPrExChange>
        </w:tblPrEx>
        <w:trPr>
          <w:trHeight w:val="671"/>
          <w:ins w:id="1143" w:author="Ryan Lemos" w:date="2018-10-19T21:04:00Z"/>
          <w:trPrChange w:id="1144" w:author="Ryan Lemos" w:date="2018-10-19T21:30:00Z">
            <w:trPr>
              <w:gridBefore w:val="2"/>
              <w:trHeight w:val="671"/>
            </w:trPr>
          </w:trPrChange>
        </w:trPr>
        <w:tc>
          <w:tcPr>
            <w:tcW w:w="3026" w:type="dxa"/>
            <w:hideMark/>
            <w:tcPrChange w:id="1145" w:author="Ryan Lemos" w:date="2018-10-19T21:30:00Z">
              <w:tcPr>
                <w:tcW w:w="3411" w:type="dxa"/>
                <w:gridSpan w:val="4"/>
                <w:tcBorders>
                  <w:top w:val="nil"/>
                  <w:left w:val="single" w:sz="8" w:space="0" w:color="auto"/>
                  <w:bottom w:val="single" w:sz="8" w:space="0" w:color="auto"/>
                  <w:right w:val="single" w:sz="4" w:space="0" w:color="auto"/>
                </w:tcBorders>
                <w:shd w:val="clear" w:color="auto" w:fill="auto"/>
                <w:vAlign w:val="center"/>
                <w:hideMark/>
              </w:tcPr>
            </w:tcPrChange>
          </w:tcPr>
          <w:p w14:paraId="1A6BA566" w14:textId="2C3422AC" w:rsidR="004B105B" w:rsidRPr="00152547" w:rsidRDefault="004B105B" w:rsidP="004B105B">
            <w:pPr>
              <w:spacing w:line="240" w:lineRule="auto"/>
              <w:ind w:firstLine="0"/>
              <w:jc w:val="center"/>
              <w:rPr>
                <w:ins w:id="1146" w:author="Ryan Lemos" w:date="2018-10-19T21:04:00Z"/>
                <w:rFonts w:eastAsia="Times New Roman" w:cs="Times New Roman"/>
                <w:sz w:val="21"/>
                <w:szCs w:val="21"/>
                <w:lang w:eastAsia="pt-BR"/>
              </w:rPr>
            </w:pPr>
            <w:ins w:id="1147" w:author="Ryan Lemos" w:date="2018-10-19T21:15:00Z">
              <w:r w:rsidRPr="00152547">
                <w:rPr>
                  <w:rFonts w:eastAsia="Times New Roman" w:cs="Times New Roman"/>
                  <w:sz w:val="21"/>
                  <w:szCs w:val="21"/>
                  <w:lang w:eastAsia="pt-BR"/>
                </w:rPr>
                <w:t>Coleta de Dados</w:t>
              </w:r>
            </w:ins>
            <w:ins w:id="1148" w:author="Ryan Lemos" w:date="2018-10-19T21:19:00Z">
              <w:r w:rsidR="00E54C0C">
                <w:rPr>
                  <w:rFonts w:eastAsia="Times New Roman" w:cs="Times New Roman"/>
                  <w:sz w:val="21"/>
                  <w:szCs w:val="21"/>
                  <w:lang w:eastAsia="pt-BR"/>
                </w:rPr>
                <w:t xml:space="preserve"> </w:t>
              </w:r>
            </w:ins>
            <w:ins w:id="1149" w:author="Ryan Lemos" w:date="2018-10-19T21:15:00Z">
              <w:r>
                <w:rPr>
                  <w:rFonts w:eastAsia="Times New Roman" w:cs="Times New Roman"/>
                  <w:sz w:val="21"/>
                  <w:szCs w:val="21"/>
                  <w:lang w:eastAsia="pt-BR"/>
                </w:rPr>
                <w:t xml:space="preserve">para </w:t>
              </w:r>
            </w:ins>
            <w:ins w:id="1150" w:author="Ryan Lemos" w:date="2018-10-19T21:18:00Z">
              <w:r w:rsidR="00E54C0C">
                <w:rPr>
                  <w:rFonts w:eastAsia="Times New Roman" w:cs="Times New Roman"/>
                  <w:sz w:val="21"/>
                  <w:szCs w:val="21"/>
                  <w:lang w:eastAsia="pt-BR"/>
                </w:rPr>
                <w:t xml:space="preserve">o segundo </w:t>
              </w:r>
              <w:r w:rsidR="00E54C0C" w:rsidRPr="00C17254">
                <w:rPr>
                  <w:rFonts w:eastAsia="Times New Roman" w:cs="Times New Roman"/>
                  <w:i/>
                  <w:sz w:val="21"/>
                  <w:szCs w:val="21"/>
                  <w:lang w:eastAsia="pt-BR"/>
                </w:rPr>
                <w:t>release</w:t>
              </w:r>
              <w:r w:rsidR="00E54C0C" w:rsidRPr="00152547">
                <w:rPr>
                  <w:rFonts w:eastAsia="Times New Roman" w:cs="Times New Roman"/>
                  <w:sz w:val="21"/>
                  <w:szCs w:val="21"/>
                  <w:lang w:eastAsia="pt-BR"/>
                </w:rPr>
                <w:t xml:space="preserve"> </w:t>
              </w:r>
            </w:ins>
            <w:ins w:id="1151" w:author="Ryan Lemos" w:date="2018-10-19T21:15:00Z">
              <w:r w:rsidRPr="00152547">
                <w:rPr>
                  <w:rFonts w:eastAsia="Times New Roman" w:cs="Times New Roman"/>
                  <w:sz w:val="21"/>
                  <w:szCs w:val="21"/>
                  <w:lang w:eastAsia="pt-BR"/>
                </w:rPr>
                <w:t>(Pesquisa, Observação e Entrevista)</w:t>
              </w:r>
            </w:ins>
            <w:ins w:id="1152" w:author="Ryan Lemos" w:date="2018-10-19T21:19:00Z">
              <w:r w:rsidR="00E54C0C">
                <w:rPr>
                  <w:rFonts w:eastAsia="Times New Roman" w:cs="Times New Roman"/>
                  <w:sz w:val="21"/>
                  <w:szCs w:val="21"/>
                  <w:lang w:eastAsia="pt-BR"/>
                </w:rPr>
                <w:t xml:space="preserve"> e entrega do primeiro </w:t>
              </w:r>
              <w:r w:rsidR="00E54C0C" w:rsidRPr="00F42D4C">
                <w:rPr>
                  <w:rFonts w:eastAsia="Times New Roman" w:cs="Times New Roman"/>
                  <w:i/>
                  <w:sz w:val="21"/>
                  <w:szCs w:val="21"/>
                  <w:lang w:eastAsia="pt-BR"/>
                  <w:rPrChange w:id="1153" w:author="Ryan Lemos" w:date="2018-10-19T21:32:00Z">
                    <w:rPr>
                      <w:rFonts w:eastAsia="Times New Roman" w:cs="Times New Roman"/>
                      <w:sz w:val="21"/>
                      <w:szCs w:val="21"/>
                      <w:lang w:eastAsia="pt-BR"/>
                    </w:rPr>
                  </w:rPrChange>
                </w:rPr>
                <w:t>release</w:t>
              </w:r>
            </w:ins>
          </w:p>
        </w:tc>
        <w:tc>
          <w:tcPr>
            <w:tcW w:w="957" w:type="dxa"/>
            <w:noWrap/>
            <w:hideMark/>
            <w:tcPrChange w:id="1154" w:author="Ryan Lemos" w:date="2018-10-19T21:30:00Z">
              <w:tcPr>
                <w:tcW w:w="909" w:type="dxa"/>
                <w:gridSpan w:val="3"/>
                <w:tcBorders>
                  <w:top w:val="nil"/>
                  <w:left w:val="nil"/>
                  <w:bottom w:val="single" w:sz="8" w:space="0" w:color="auto"/>
                  <w:right w:val="single" w:sz="4" w:space="0" w:color="auto"/>
                </w:tcBorders>
                <w:shd w:val="clear" w:color="000000" w:fill="808080"/>
                <w:noWrap/>
                <w:vAlign w:val="bottom"/>
                <w:hideMark/>
              </w:tcPr>
            </w:tcPrChange>
          </w:tcPr>
          <w:p w14:paraId="2EB50B34" w14:textId="77777777" w:rsidR="004B105B" w:rsidRPr="00152547" w:rsidRDefault="004B105B" w:rsidP="004B105B">
            <w:pPr>
              <w:spacing w:line="240" w:lineRule="auto"/>
              <w:ind w:firstLine="0"/>
              <w:jc w:val="center"/>
              <w:rPr>
                <w:ins w:id="1155" w:author="Ryan Lemos" w:date="2018-10-19T21:04:00Z"/>
                <w:rFonts w:eastAsia="Times New Roman" w:cs="Times New Roman"/>
                <w:color w:val="000000"/>
                <w:sz w:val="22"/>
                <w:lang w:eastAsia="pt-BR"/>
              </w:rPr>
            </w:pPr>
            <w:ins w:id="1156" w:author="Ryan Lemos" w:date="2018-10-19T21:04:00Z">
              <w:r w:rsidRPr="00152547">
                <w:rPr>
                  <w:rFonts w:eastAsia="Times New Roman" w:cs="Times New Roman"/>
                  <w:color w:val="000000"/>
                  <w:sz w:val="22"/>
                  <w:lang w:eastAsia="pt-BR"/>
                </w:rPr>
                <w:t> </w:t>
              </w:r>
            </w:ins>
          </w:p>
        </w:tc>
        <w:tc>
          <w:tcPr>
            <w:tcW w:w="967" w:type="dxa"/>
            <w:shd w:val="clear" w:color="auto" w:fill="7F7F7F" w:themeFill="text1" w:themeFillTint="80"/>
            <w:noWrap/>
            <w:hideMark/>
            <w:tcPrChange w:id="1157" w:author="Ryan Lemos" w:date="2018-10-19T21:30:00Z">
              <w:tcPr>
                <w:tcW w:w="900" w:type="dxa"/>
                <w:gridSpan w:val="3"/>
                <w:tcBorders>
                  <w:top w:val="nil"/>
                  <w:left w:val="nil"/>
                  <w:bottom w:val="single" w:sz="8" w:space="0" w:color="auto"/>
                  <w:right w:val="single" w:sz="4" w:space="0" w:color="auto"/>
                </w:tcBorders>
                <w:shd w:val="clear" w:color="000000" w:fill="808080"/>
                <w:noWrap/>
                <w:vAlign w:val="bottom"/>
                <w:hideMark/>
              </w:tcPr>
            </w:tcPrChange>
          </w:tcPr>
          <w:p w14:paraId="727B98DD" w14:textId="77777777" w:rsidR="004B105B" w:rsidRPr="00152547" w:rsidRDefault="004B105B" w:rsidP="004B105B">
            <w:pPr>
              <w:spacing w:line="240" w:lineRule="auto"/>
              <w:ind w:firstLine="0"/>
              <w:jc w:val="center"/>
              <w:rPr>
                <w:ins w:id="1158" w:author="Ryan Lemos" w:date="2018-10-19T21:04:00Z"/>
                <w:rFonts w:eastAsia="Times New Roman" w:cs="Times New Roman"/>
                <w:color w:val="000000"/>
                <w:sz w:val="22"/>
                <w:lang w:eastAsia="pt-BR"/>
              </w:rPr>
            </w:pPr>
            <w:ins w:id="1159" w:author="Ryan Lemos" w:date="2018-10-19T21:04:00Z">
              <w:r w:rsidRPr="00152547">
                <w:rPr>
                  <w:rFonts w:eastAsia="Times New Roman" w:cs="Times New Roman"/>
                  <w:color w:val="000000"/>
                  <w:sz w:val="22"/>
                  <w:lang w:eastAsia="pt-BR"/>
                </w:rPr>
                <w:t> </w:t>
              </w:r>
            </w:ins>
          </w:p>
        </w:tc>
        <w:tc>
          <w:tcPr>
            <w:tcW w:w="1037" w:type="dxa"/>
            <w:shd w:val="clear" w:color="auto" w:fill="7F7F7F" w:themeFill="text1" w:themeFillTint="80"/>
            <w:noWrap/>
            <w:hideMark/>
            <w:tcPrChange w:id="1160" w:author="Ryan Lemos" w:date="2018-10-19T21:30:00Z">
              <w:tcPr>
                <w:tcW w:w="970" w:type="dxa"/>
                <w:gridSpan w:val="3"/>
                <w:tcBorders>
                  <w:top w:val="nil"/>
                  <w:left w:val="nil"/>
                  <w:bottom w:val="single" w:sz="8" w:space="0" w:color="auto"/>
                  <w:right w:val="single" w:sz="4" w:space="0" w:color="auto"/>
                </w:tcBorders>
                <w:shd w:val="clear" w:color="000000" w:fill="808080"/>
                <w:noWrap/>
                <w:vAlign w:val="bottom"/>
                <w:hideMark/>
              </w:tcPr>
            </w:tcPrChange>
          </w:tcPr>
          <w:p w14:paraId="0AA4415C" w14:textId="77777777" w:rsidR="004B105B" w:rsidRPr="00152547" w:rsidRDefault="004B105B" w:rsidP="004B105B">
            <w:pPr>
              <w:spacing w:line="240" w:lineRule="auto"/>
              <w:ind w:firstLine="0"/>
              <w:jc w:val="center"/>
              <w:rPr>
                <w:ins w:id="1161" w:author="Ryan Lemos" w:date="2018-10-19T21:04:00Z"/>
                <w:rFonts w:eastAsia="Times New Roman" w:cs="Times New Roman"/>
                <w:color w:val="000000"/>
                <w:sz w:val="22"/>
                <w:lang w:eastAsia="pt-BR"/>
              </w:rPr>
            </w:pPr>
            <w:ins w:id="1162" w:author="Ryan Lemos" w:date="2018-10-19T21:04:00Z">
              <w:r w:rsidRPr="00152547">
                <w:rPr>
                  <w:rFonts w:eastAsia="Times New Roman" w:cs="Times New Roman"/>
                  <w:color w:val="000000"/>
                  <w:sz w:val="22"/>
                  <w:lang w:eastAsia="pt-BR"/>
                </w:rPr>
                <w:t> </w:t>
              </w:r>
            </w:ins>
          </w:p>
        </w:tc>
        <w:tc>
          <w:tcPr>
            <w:tcW w:w="997" w:type="dxa"/>
            <w:noWrap/>
            <w:hideMark/>
            <w:tcPrChange w:id="1163" w:author="Ryan Lemos" w:date="2018-10-19T21:30:00Z">
              <w:tcPr>
                <w:tcW w:w="970" w:type="dxa"/>
                <w:gridSpan w:val="3"/>
                <w:tcBorders>
                  <w:top w:val="nil"/>
                  <w:left w:val="nil"/>
                  <w:bottom w:val="single" w:sz="8" w:space="0" w:color="auto"/>
                  <w:right w:val="single" w:sz="4" w:space="0" w:color="auto"/>
                </w:tcBorders>
                <w:shd w:val="clear" w:color="000000" w:fill="808080"/>
                <w:noWrap/>
                <w:vAlign w:val="bottom"/>
                <w:hideMark/>
              </w:tcPr>
            </w:tcPrChange>
          </w:tcPr>
          <w:p w14:paraId="5A6C2FA0" w14:textId="77777777" w:rsidR="004B105B" w:rsidRPr="00152547" w:rsidRDefault="004B105B" w:rsidP="004B105B">
            <w:pPr>
              <w:spacing w:line="240" w:lineRule="auto"/>
              <w:ind w:firstLine="0"/>
              <w:jc w:val="center"/>
              <w:rPr>
                <w:ins w:id="1164" w:author="Ryan Lemos" w:date="2018-10-19T21:04:00Z"/>
                <w:rFonts w:eastAsia="Times New Roman" w:cs="Times New Roman"/>
                <w:color w:val="000000"/>
                <w:sz w:val="22"/>
                <w:lang w:eastAsia="pt-BR"/>
              </w:rPr>
            </w:pPr>
            <w:ins w:id="1165" w:author="Ryan Lemos" w:date="2018-10-19T21:04:00Z">
              <w:r w:rsidRPr="00152547">
                <w:rPr>
                  <w:rFonts w:eastAsia="Times New Roman" w:cs="Times New Roman"/>
                  <w:color w:val="000000"/>
                  <w:sz w:val="22"/>
                  <w:lang w:eastAsia="pt-BR"/>
                </w:rPr>
                <w:t> </w:t>
              </w:r>
            </w:ins>
          </w:p>
        </w:tc>
        <w:tc>
          <w:tcPr>
            <w:tcW w:w="1106" w:type="dxa"/>
            <w:noWrap/>
            <w:hideMark/>
            <w:tcPrChange w:id="1166" w:author="Ryan Lemos" w:date="2018-10-19T21:30:00Z">
              <w:tcPr>
                <w:tcW w:w="1040" w:type="dxa"/>
                <w:gridSpan w:val="4"/>
                <w:tcBorders>
                  <w:top w:val="nil"/>
                  <w:left w:val="nil"/>
                  <w:bottom w:val="single" w:sz="8" w:space="0" w:color="auto"/>
                  <w:right w:val="single" w:sz="4" w:space="0" w:color="auto"/>
                </w:tcBorders>
                <w:shd w:val="clear" w:color="000000" w:fill="808080"/>
                <w:noWrap/>
                <w:vAlign w:val="bottom"/>
                <w:hideMark/>
              </w:tcPr>
            </w:tcPrChange>
          </w:tcPr>
          <w:p w14:paraId="036BF8BA" w14:textId="77777777" w:rsidR="004B105B" w:rsidRPr="00152547" w:rsidRDefault="004B105B" w:rsidP="004B105B">
            <w:pPr>
              <w:spacing w:line="240" w:lineRule="auto"/>
              <w:ind w:firstLine="0"/>
              <w:jc w:val="center"/>
              <w:rPr>
                <w:ins w:id="1167" w:author="Ryan Lemos" w:date="2018-10-19T21:04:00Z"/>
                <w:rFonts w:eastAsia="Times New Roman" w:cs="Times New Roman"/>
                <w:color w:val="000000"/>
                <w:sz w:val="22"/>
                <w:lang w:eastAsia="pt-BR"/>
              </w:rPr>
            </w:pPr>
            <w:ins w:id="1168" w:author="Ryan Lemos" w:date="2018-10-19T21:04:00Z">
              <w:r w:rsidRPr="00152547">
                <w:rPr>
                  <w:rFonts w:eastAsia="Times New Roman" w:cs="Times New Roman"/>
                  <w:color w:val="000000"/>
                  <w:sz w:val="22"/>
                  <w:lang w:eastAsia="pt-BR"/>
                </w:rPr>
                <w:t> </w:t>
              </w:r>
            </w:ins>
          </w:p>
        </w:tc>
        <w:tc>
          <w:tcPr>
            <w:tcW w:w="1055" w:type="dxa"/>
            <w:noWrap/>
            <w:hideMark/>
            <w:tcPrChange w:id="1169" w:author="Ryan Lemos" w:date="2018-10-19T21:30:00Z">
              <w:tcPr>
                <w:tcW w:w="1055" w:type="dxa"/>
                <w:gridSpan w:val="3"/>
                <w:tcBorders>
                  <w:top w:val="nil"/>
                  <w:left w:val="nil"/>
                  <w:bottom w:val="single" w:sz="8" w:space="0" w:color="auto"/>
                  <w:right w:val="single" w:sz="4" w:space="0" w:color="auto"/>
                </w:tcBorders>
                <w:shd w:val="clear" w:color="000000" w:fill="808080"/>
                <w:noWrap/>
                <w:vAlign w:val="bottom"/>
                <w:hideMark/>
              </w:tcPr>
            </w:tcPrChange>
          </w:tcPr>
          <w:p w14:paraId="6031A4C0" w14:textId="77777777" w:rsidR="004B105B" w:rsidRPr="00152547" w:rsidRDefault="004B105B" w:rsidP="004B105B">
            <w:pPr>
              <w:spacing w:line="240" w:lineRule="auto"/>
              <w:ind w:firstLine="0"/>
              <w:jc w:val="center"/>
              <w:rPr>
                <w:ins w:id="1170" w:author="Ryan Lemos" w:date="2018-10-19T21:04:00Z"/>
                <w:rFonts w:eastAsia="Times New Roman" w:cs="Times New Roman"/>
                <w:color w:val="000000"/>
                <w:sz w:val="22"/>
                <w:lang w:eastAsia="pt-BR"/>
              </w:rPr>
            </w:pPr>
            <w:ins w:id="1171" w:author="Ryan Lemos" w:date="2018-10-19T21:04:00Z">
              <w:r w:rsidRPr="00152547">
                <w:rPr>
                  <w:rFonts w:eastAsia="Times New Roman" w:cs="Times New Roman"/>
                  <w:color w:val="000000"/>
                  <w:sz w:val="22"/>
                  <w:lang w:eastAsia="pt-BR"/>
                </w:rPr>
                <w:t> </w:t>
              </w:r>
            </w:ins>
          </w:p>
        </w:tc>
        <w:tc>
          <w:tcPr>
            <w:tcW w:w="936" w:type="dxa"/>
            <w:noWrap/>
            <w:hideMark/>
            <w:tcPrChange w:id="1172" w:author="Ryan Lemos" w:date="2018-10-19T21:30:00Z">
              <w:tcPr>
                <w:tcW w:w="890" w:type="dxa"/>
                <w:gridSpan w:val="3"/>
                <w:tcBorders>
                  <w:top w:val="nil"/>
                  <w:left w:val="nil"/>
                  <w:bottom w:val="single" w:sz="8" w:space="0" w:color="auto"/>
                  <w:right w:val="single" w:sz="4" w:space="0" w:color="auto"/>
                </w:tcBorders>
                <w:shd w:val="clear" w:color="000000" w:fill="808080"/>
                <w:noWrap/>
                <w:vAlign w:val="bottom"/>
                <w:hideMark/>
              </w:tcPr>
            </w:tcPrChange>
          </w:tcPr>
          <w:p w14:paraId="6B8A47E4" w14:textId="77777777" w:rsidR="004B105B" w:rsidRPr="00152547" w:rsidRDefault="004B105B" w:rsidP="004B105B">
            <w:pPr>
              <w:spacing w:line="240" w:lineRule="auto"/>
              <w:ind w:firstLine="0"/>
              <w:jc w:val="center"/>
              <w:rPr>
                <w:ins w:id="1173" w:author="Ryan Lemos" w:date="2018-10-19T21:04:00Z"/>
                <w:rFonts w:eastAsia="Times New Roman" w:cs="Times New Roman"/>
                <w:color w:val="000000"/>
                <w:sz w:val="22"/>
                <w:lang w:eastAsia="pt-BR"/>
              </w:rPr>
            </w:pPr>
            <w:ins w:id="1174" w:author="Ryan Lemos" w:date="2018-10-19T21:04:00Z">
              <w:r w:rsidRPr="00152547">
                <w:rPr>
                  <w:rFonts w:eastAsia="Times New Roman" w:cs="Times New Roman"/>
                  <w:color w:val="000000"/>
                  <w:sz w:val="22"/>
                  <w:lang w:eastAsia="pt-BR"/>
                </w:rPr>
                <w:t> </w:t>
              </w:r>
            </w:ins>
          </w:p>
        </w:tc>
        <w:tc>
          <w:tcPr>
            <w:tcW w:w="1016" w:type="dxa"/>
            <w:noWrap/>
            <w:hideMark/>
            <w:tcPrChange w:id="1175" w:author="Ryan Lemos" w:date="2018-10-19T21:30:00Z">
              <w:tcPr>
                <w:tcW w:w="949" w:type="dxa"/>
                <w:gridSpan w:val="3"/>
                <w:tcBorders>
                  <w:top w:val="nil"/>
                  <w:left w:val="nil"/>
                  <w:bottom w:val="single" w:sz="8" w:space="0" w:color="auto"/>
                  <w:right w:val="single" w:sz="4" w:space="0" w:color="auto"/>
                </w:tcBorders>
                <w:shd w:val="clear" w:color="000000" w:fill="808080"/>
                <w:noWrap/>
                <w:vAlign w:val="bottom"/>
                <w:hideMark/>
              </w:tcPr>
            </w:tcPrChange>
          </w:tcPr>
          <w:p w14:paraId="32F4F67B" w14:textId="77777777" w:rsidR="004B105B" w:rsidRPr="00152547" w:rsidRDefault="004B105B" w:rsidP="004B105B">
            <w:pPr>
              <w:spacing w:line="240" w:lineRule="auto"/>
              <w:ind w:firstLine="0"/>
              <w:jc w:val="center"/>
              <w:rPr>
                <w:ins w:id="1176" w:author="Ryan Lemos" w:date="2018-10-19T21:04:00Z"/>
                <w:rFonts w:eastAsia="Times New Roman" w:cs="Times New Roman"/>
                <w:color w:val="000000"/>
                <w:sz w:val="22"/>
                <w:lang w:eastAsia="pt-BR"/>
              </w:rPr>
            </w:pPr>
            <w:ins w:id="1177" w:author="Ryan Lemos" w:date="2018-10-19T21:04:00Z">
              <w:r w:rsidRPr="00152547">
                <w:rPr>
                  <w:rFonts w:eastAsia="Times New Roman" w:cs="Times New Roman"/>
                  <w:color w:val="000000"/>
                  <w:sz w:val="22"/>
                  <w:lang w:eastAsia="pt-BR"/>
                </w:rPr>
                <w:t> </w:t>
              </w:r>
            </w:ins>
          </w:p>
        </w:tc>
        <w:tc>
          <w:tcPr>
            <w:tcW w:w="952" w:type="dxa"/>
            <w:noWrap/>
            <w:hideMark/>
            <w:tcPrChange w:id="1178" w:author="Ryan Lemos" w:date="2018-10-19T21:30:00Z">
              <w:tcPr>
                <w:tcW w:w="952" w:type="dxa"/>
                <w:gridSpan w:val="3"/>
                <w:tcBorders>
                  <w:top w:val="nil"/>
                  <w:left w:val="nil"/>
                  <w:bottom w:val="single" w:sz="8" w:space="0" w:color="auto"/>
                  <w:right w:val="single" w:sz="4" w:space="0" w:color="auto"/>
                </w:tcBorders>
                <w:shd w:val="clear" w:color="000000" w:fill="808080"/>
                <w:noWrap/>
                <w:vAlign w:val="bottom"/>
                <w:hideMark/>
              </w:tcPr>
            </w:tcPrChange>
          </w:tcPr>
          <w:p w14:paraId="7AA0A1E0" w14:textId="77777777" w:rsidR="004B105B" w:rsidRPr="00152547" w:rsidRDefault="004B105B" w:rsidP="004B105B">
            <w:pPr>
              <w:spacing w:line="240" w:lineRule="auto"/>
              <w:ind w:firstLine="0"/>
              <w:jc w:val="center"/>
              <w:rPr>
                <w:ins w:id="1179" w:author="Ryan Lemos" w:date="2018-10-19T21:04:00Z"/>
                <w:rFonts w:eastAsia="Times New Roman" w:cs="Times New Roman"/>
                <w:color w:val="000000"/>
                <w:sz w:val="22"/>
                <w:lang w:eastAsia="pt-BR"/>
              </w:rPr>
            </w:pPr>
            <w:ins w:id="1180" w:author="Ryan Lemos" w:date="2018-10-19T21:04:00Z">
              <w:r w:rsidRPr="00152547">
                <w:rPr>
                  <w:rFonts w:eastAsia="Times New Roman" w:cs="Times New Roman"/>
                  <w:color w:val="000000"/>
                  <w:sz w:val="22"/>
                  <w:lang w:eastAsia="pt-BR"/>
                </w:rPr>
                <w:t> </w:t>
              </w:r>
            </w:ins>
          </w:p>
        </w:tc>
        <w:tc>
          <w:tcPr>
            <w:tcW w:w="881" w:type="dxa"/>
            <w:noWrap/>
            <w:hideMark/>
            <w:tcPrChange w:id="1181" w:author="Ryan Lemos" w:date="2018-10-19T21:30:00Z">
              <w:tcPr>
                <w:tcW w:w="879" w:type="dxa"/>
                <w:gridSpan w:val="4"/>
                <w:tcBorders>
                  <w:top w:val="nil"/>
                  <w:left w:val="nil"/>
                  <w:bottom w:val="single" w:sz="8" w:space="0" w:color="auto"/>
                  <w:right w:val="single" w:sz="8" w:space="0" w:color="auto"/>
                </w:tcBorders>
                <w:shd w:val="clear" w:color="auto" w:fill="auto"/>
                <w:noWrap/>
                <w:vAlign w:val="bottom"/>
                <w:hideMark/>
              </w:tcPr>
            </w:tcPrChange>
          </w:tcPr>
          <w:p w14:paraId="7F6EFC5E" w14:textId="77777777" w:rsidR="004B105B" w:rsidRPr="00152547" w:rsidRDefault="004B105B" w:rsidP="004B105B">
            <w:pPr>
              <w:spacing w:line="240" w:lineRule="auto"/>
              <w:ind w:firstLine="0"/>
              <w:jc w:val="center"/>
              <w:rPr>
                <w:ins w:id="1182" w:author="Ryan Lemos" w:date="2018-10-19T21:04:00Z"/>
                <w:rFonts w:eastAsia="Times New Roman" w:cs="Times New Roman"/>
                <w:color w:val="000000"/>
                <w:sz w:val="22"/>
                <w:lang w:eastAsia="pt-BR"/>
              </w:rPr>
            </w:pPr>
            <w:ins w:id="1183" w:author="Ryan Lemos" w:date="2018-10-19T21:04:00Z">
              <w:r w:rsidRPr="00152547">
                <w:rPr>
                  <w:rFonts w:eastAsia="Times New Roman" w:cs="Times New Roman"/>
                  <w:color w:val="000000"/>
                  <w:sz w:val="22"/>
                  <w:lang w:eastAsia="pt-BR"/>
                </w:rPr>
                <w:t> </w:t>
              </w:r>
            </w:ins>
          </w:p>
        </w:tc>
      </w:tr>
      <w:tr w:rsidR="004B105B" w:rsidRPr="00152547" w14:paraId="3242C954" w14:textId="77777777" w:rsidTr="00E54C0C">
        <w:tblPrEx>
          <w:tblPrExChange w:id="1184" w:author="Ryan Lemos" w:date="2018-10-19T21:29:00Z">
            <w:tblPrEx>
              <w:tblW w:w="12930" w:type="dxa"/>
            </w:tblPrEx>
          </w:tblPrExChange>
        </w:tblPrEx>
        <w:trPr>
          <w:trHeight w:val="671"/>
          <w:ins w:id="1185" w:author="Ryan Lemos" w:date="2018-10-19T21:06:00Z"/>
          <w:trPrChange w:id="1186" w:author="Ryan Lemos" w:date="2018-10-19T21:29:00Z">
            <w:trPr>
              <w:gridBefore w:val="2"/>
              <w:trHeight w:val="671"/>
            </w:trPr>
          </w:trPrChange>
        </w:trPr>
        <w:tc>
          <w:tcPr>
            <w:tcW w:w="3026" w:type="dxa"/>
            <w:tcPrChange w:id="1187" w:author="Ryan Lemos" w:date="2018-10-19T21:29:00Z">
              <w:tcPr>
                <w:tcW w:w="3411" w:type="dxa"/>
                <w:gridSpan w:val="4"/>
                <w:tcBorders>
                  <w:top w:val="nil"/>
                  <w:left w:val="single" w:sz="8" w:space="0" w:color="auto"/>
                  <w:bottom w:val="single" w:sz="8" w:space="0" w:color="auto"/>
                  <w:right w:val="single" w:sz="4" w:space="0" w:color="auto"/>
                </w:tcBorders>
                <w:shd w:val="clear" w:color="auto" w:fill="auto"/>
                <w:vAlign w:val="center"/>
              </w:tcPr>
            </w:tcPrChange>
          </w:tcPr>
          <w:p w14:paraId="672776EA" w14:textId="0884FD79" w:rsidR="004B105B" w:rsidRPr="00152547" w:rsidRDefault="004B105B" w:rsidP="004B105B">
            <w:pPr>
              <w:spacing w:line="240" w:lineRule="auto"/>
              <w:ind w:firstLine="0"/>
              <w:jc w:val="center"/>
              <w:rPr>
                <w:ins w:id="1188" w:author="Ryan Lemos" w:date="2018-10-19T21:06:00Z"/>
                <w:rFonts w:eastAsia="Times New Roman" w:cs="Times New Roman"/>
                <w:sz w:val="21"/>
                <w:szCs w:val="21"/>
                <w:lang w:eastAsia="pt-BR"/>
              </w:rPr>
            </w:pPr>
            <w:ins w:id="1189" w:author="Ryan Lemos" w:date="2018-10-19T21:15:00Z">
              <w:r w:rsidRPr="00152547">
                <w:rPr>
                  <w:rFonts w:eastAsia="Times New Roman" w:cs="Times New Roman"/>
                  <w:sz w:val="21"/>
                  <w:szCs w:val="21"/>
                  <w:lang w:eastAsia="pt-BR"/>
                </w:rPr>
                <w:t>Análise d</w:t>
              </w:r>
              <w:r>
                <w:rPr>
                  <w:rFonts w:eastAsia="Times New Roman" w:cs="Times New Roman"/>
                  <w:sz w:val="21"/>
                  <w:szCs w:val="21"/>
                  <w:lang w:eastAsia="pt-BR"/>
                </w:rPr>
                <w:t>os</w:t>
              </w:r>
              <w:r w:rsidRPr="00152547">
                <w:rPr>
                  <w:rFonts w:eastAsia="Times New Roman" w:cs="Times New Roman"/>
                  <w:sz w:val="21"/>
                  <w:szCs w:val="21"/>
                  <w:lang w:eastAsia="pt-BR"/>
                </w:rPr>
                <w:t xml:space="preserve"> Requisitos</w:t>
              </w:r>
              <w:r>
                <w:rPr>
                  <w:rFonts w:eastAsia="Times New Roman" w:cs="Times New Roman"/>
                  <w:sz w:val="21"/>
                  <w:szCs w:val="21"/>
                  <w:lang w:eastAsia="pt-BR"/>
                </w:rPr>
                <w:t xml:space="preserve"> d</w:t>
              </w:r>
            </w:ins>
            <w:ins w:id="1190" w:author="Ryan Lemos" w:date="2018-10-19T21:17:00Z">
              <w:r w:rsidR="00E54C0C">
                <w:rPr>
                  <w:rFonts w:eastAsia="Times New Roman" w:cs="Times New Roman"/>
                  <w:sz w:val="21"/>
                  <w:szCs w:val="21"/>
                  <w:lang w:eastAsia="pt-BR"/>
                </w:rPr>
                <w:t xml:space="preserve">o segundo </w:t>
              </w:r>
              <w:r w:rsidR="00E54C0C" w:rsidRPr="00C17254">
                <w:rPr>
                  <w:rFonts w:eastAsia="Times New Roman" w:cs="Times New Roman"/>
                  <w:i/>
                  <w:sz w:val="21"/>
                  <w:szCs w:val="21"/>
                  <w:lang w:eastAsia="pt-BR"/>
                </w:rPr>
                <w:t>release</w:t>
              </w:r>
            </w:ins>
          </w:p>
        </w:tc>
        <w:tc>
          <w:tcPr>
            <w:tcW w:w="957" w:type="dxa"/>
            <w:noWrap/>
            <w:tcPrChange w:id="1191" w:author="Ryan Lemos" w:date="2018-10-19T21:29:00Z">
              <w:tcPr>
                <w:tcW w:w="909" w:type="dxa"/>
                <w:gridSpan w:val="3"/>
                <w:tcBorders>
                  <w:top w:val="nil"/>
                  <w:left w:val="nil"/>
                  <w:bottom w:val="single" w:sz="8" w:space="0" w:color="auto"/>
                  <w:right w:val="single" w:sz="4" w:space="0" w:color="auto"/>
                </w:tcBorders>
                <w:shd w:val="clear" w:color="000000" w:fill="808080"/>
                <w:noWrap/>
                <w:vAlign w:val="bottom"/>
              </w:tcPr>
            </w:tcPrChange>
          </w:tcPr>
          <w:p w14:paraId="7009CB64" w14:textId="77777777" w:rsidR="004B105B" w:rsidRPr="00152547" w:rsidRDefault="004B105B" w:rsidP="004B105B">
            <w:pPr>
              <w:spacing w:line="240" w:lineRule="auto"/>
              <w:ind w:firstLine="0"/>
              <w:jc w:val="center"/>
              <w:rPr>
                <w:ins w:id="1192" w:author="Ryan Lemos" w:date="2018-10-19T21:06:00Z"/>
                <w:rFonts w:eastAsia="Times New Roman" w:cs="Times New Roman"/>
                <w:color w:val="000000"/>
                <w:sz w:val="22"/>
                <w:lang w:eastAsia="pt-BR"/>
              </w:rPr>
            </w:pPr>
          </w:p>
        </w:tc>
        <w:tc>
          <w:tcPr>
            <w:tcW w:w="967" w:type="dxa"/>
            <w:noWrap/>
            <w:tcPrChange w:id="1193" w:author="Ryan Lemos" w:date="2018-10-19T21:29:00Z">
              <w:tcPr>
                <w:tcW w:w="900" w:type="dxa"/>
                <w:gridSpan w:val="3"/>
                <w:tcBorders>
                  <w:top w:val="nil"/>
                  <w:left w:val="nil"/>
                  <w:bottom w:val="single" w:sz="8" w:space="0" w:color="auto"/>
                  <w:right w:val="single" w:sz="4" w:space="0" w:color="auto"/>
                </w:tcBorders>
                <w:shd w:val="clear" w:color="000000" w:fill="808080"/>
                <w:noWrap/>
                <w:vAlign w:val="bottom"/>
              </w:tcPr>
            </w:tcPrChange>
          </w:tcPr>
          <w:p w14:paraId="42CCBA1B" w14:textId="77777777" w:rsidR="004B105B" w:rsidRPr="00152547" w:rsidRDefault="004B105B" w:rsidP="004B105B">
            <w:pPr>
              <w:spacing w:line="240" w:lineRule="auto"/>
              <w:ind w:firstLine="0"/>
              <w:jc w:val="center"/>
              <w:rPr>
                <w:ins w:id="1194" w:author="Ryan Lemos" w:date="2018-10-19T21:06:00Z"/>
                <w:rFonts w:eastAsia="Times New Roman" w:cs="Times New Roman"/>
                <w:color w:val="000000"/>
                <w:sz w:val="22"/>
                <w:lang w:eastAsia="pt-BR"/>
              </w:rPr>
            </w:pPr>
          </w:p>
        </w:tc>
        <w:tc>
          <w:tcPr>
            <w:tcW w:w="1037" w:type="dxa"/>
            <w:shd w:val="clear" w:color="auto" w:fill="7F7F7F" w:themeFill="text1" w:themeFillTint="80"/>
            <w:noWrap/>
            <w:tcPrChange w:id="1195" w:author="Ryan Lemos" w:date="2018-10-19T21:29:00Z">
              <w:tcPr>
                <w:tcW w:w="970" w:type="dxa"/>
                <w:gridSpan w:val="3"/>
                <w:tcBorders>
                  <w:top w:val="nil"/>
                  <w:left w:val="nil"/>
                  <w:bottom w:val="single" w:sz="8" w:space="0" w:color="auto"/>
                  <w:right w:val="single" w:sz="4" w:space="0" w:color="auto"/>
                </w:tcBorders>
                <w:shd w:val="clear" w:color="000000" w:fill="808080"/>
                <w:noWrap/>
                <w:vAlign w:val="bottom"/>
              </w:tcPr>
            </w:tcPrChange>
          </w:tcPr>
          <w:p w14:paraId="430C8489" w14:textId="77777777" w:rsidR="004B105B" w:rsidRPr="00152547" w:rsidRDefault="004B105B" w:rsidP="004B105B">
            <w:pPr>
              <w:spacing w:line="240" w:lineRule="auto"/>
              <w:ind w:firstLine="0"/>
              <w:jc w:val="center"/>
              <w:rPr>
                <w:ins w:id="1196" w:author="Ryan Lemos" w:date="2018-10-19T21:06:00Z"/>
                <w:rFonts w:eastAsia="Times New Roman" w:cs="Times New Roman"/>
                <w:color w:val="000000"/>
                <w:sz w:val="22"/>
                <w:lang w:eastAsia="pt-BR"/>
              </w:rPr>
            </w:pPr>
          </w:p>
        </w:tc>
        <w:tc>
          <w:tcPr>
            <w:tcW w:w="997" w:type="dxa"/>
            <w:noWrap/>
            <w:tcPrChange w:id="1197" w:author="Ryan Lemos" w:date="2018-10-19T21:29:00Z">
              <w:tcPr>
                <w:tcW w:w="970" w:type="dxa"/>
                <w:gridSpan w:val="3"/>
                <w:tcBorders>
                  <w:top w:val="nil"/>
                  <w:left w:val="nil"/>
                  <w:bottom w:val="single" w:sz="8" w:space="0" w:color="auto"/>
                  <w:right w:val="single" w:sz="4" w:space="0" w:color="auto"/>
                </w:tcBorders>
                <w:shd w:val="clear" w:color="000000" w:fill="808080"/>
                <w:noWrap/>
                <w:vAlign w:val="bottom"/>
              </w:tcPr>
            </w:tcPrChange>
          </w:tcPr>
          <w:p w14:paraId="524556BB" w14:textId="77777777" w:rsidR="004B105B" w:rsidRPr="00152547" w:rsidRDefault="004B105B" w:rsidP="004B105B">
            <w:pPr>
              <w:spacing w:line="240" w:lineRule="auto"/>
              <w:ind w:firstLine="0"/>
              <w:jc w:val="center"/>
              <w:rPr>
                <w:ins w:id="1198" w:author="Ryan Lemos" w:date="2018-10-19T21:06:00Z"/>
                <w:rFonts w:eastAsia="Times New Roman" w:cs="Times New Roman"/>
                <w:color w:val="000000"/>
                <w:sz w:val="22"/>
                <w:lang w:eastAsia="pt-BR"/>
              </w:rPr>
            </w:pPr>
          </w:p>
        </w:tc>
        <w:tc>
          <w:tcPr>
            <w:tcW w:w="1106" w:type="dxa"/>
            <w:noWrap/>
            <w:tcPrChange w:id="1199" w:author="Ryan Lemos" w:date="2018-10-19T21:29:00Z">
              <w:tcPr>
                <w:tcW w:w="1040" w:type="dxa"/>
                <w:gridSpan w:val="4"/>
                <w:tcBorders>
                  <w:top w:val="nil"/>
                  <w:left w:val="nil"/>
                  <w:bottom w:val="single" w:sz="8" w:space="0" w:color="auto"/>
                  <w:right w:val="single" w:sz="4" w:space="0" w:color="auto"/>
                </w:tcBorders>
                <w:shd w:val="clear" w:color="000000" w:fill="808080"/>
                <w:noWrap/>
                <w:vAlign w:val="bottom"/>
              </w:tcPr>
            </w:tcPrChange>
          </w:tcPr>
          <w:p w14:paraId="491D3167" w14:textId="77777777" w:rsidR="004B105B" w:rsidRPr="00152547" w:rsidRDefault="004B105B" w:rsidP="004B105B">
            <w:pPr>
              <w:spacing w:line="240" w:lineRule="auto"/>
              <w:ind w:firstLine="0"/>
              <w:jc w:val="center"/>
              <w:rPr>
                <w:ins w:id="1200" w:author="Ryan Lemos" w:date="2018-10-19T21:06:00Z"/>
                <w:rFonts w:eastAsia="Times New Roman" w:cs="Times New Roman"/>
                <w:color w:val="000000"/>
                <w:sz w:val="22"/>
                <w:lang w:eastAsia="pt-BR"/>
              </w:rPr>
            </w:pPr>
          </w:p>
        </w:tc>
        <w:tc>
          <w:tcPr>
            <w:tcW w:w="1055" w:type="dxa"/>
            <w:noWrap/>
            <w:tcPrChange w:id="1201" w:author="Ryan Lemos" w:date="2018-10-19T21:29:00Z">
              <w:tcPr>
                <w:tcW w:w="1055" w:type="dxa"/>
                <w:gridSpan w:val="3"/>
                <w:tcBorders>
                  <w:top w:val="nil"/>
                  <w:left w:val="nil"/>
                  <w:bottom w:val="single" w:sz="8" w:space="0" w:color="auto"/>
                  <w:right w:val="single" w:sz="4" w:space="0" w:color="auto"/>
                </w:tcBorders>
                <w:shd w:val="clear" w:color="000000" w:fill="808080"/>
                <w:noWrap/>
                <w:vAlign w:val="bottom"/>
              </w:tcPr>
            </w:tcPrChange>
          </w:tcPr>
          <w:p w14:paraId="7FFD24B7" w14:textId="77777777" w:rsidR="004B105B" w:rsidRPr="00152547" w:rsidRDefault="004B105B" w:rsidP="004B105B">
            <w:pPr>
              <w:spacing w:line="240" w:lineRule="auto"/>
              <w:ind w:firstLine="0"/>
              <w:jc w:val="center"/>
              <w:rPr>
                <w:ins w:id="1202" w:author="Ryan Lemos" w:date="2018-10-19T21:06:00Z"/>
                <w:rFonts w:eastAsia="Times New Roman" w:cs="Times New Roman"/>
                <w:color w:val="000000"/>
                <w:sz w:val="22"/>
                <w:lang w:eastAsia="pt-BR"/>
              </w:rPr>
            </w:pPr>
          </w:p>
        </w:tc>
        <w:tc>
          <w:tcPr>
            <w:tcW w:w="936" w:type="dxa"/>
            <w:noWrap/>
            <w:tcPrChange w:id="1203" w:author="Ryan Lemos" w:date="2018-10-19T21:29:00Z">
              <w:tcPr>
                <w:tcW w:w="890" w:type="dxa"/>
                <w:gridSpan w:val="3"/>
                <w:tcBorders>
                  <w:top w:val="nil"/>
                  <w:left w:val="nil"/>
                  <w:bottom w:val="single" w:sz="8" w:space="0" w:color="auto"/>
                  <w:right w:val="single" w:sz="4" w:space="0" w:color="auto"/>
                </w:tcBorders>
                <w:shd w:val="clear" w:color="000000" w:fill="808080"/>
                <w:noWrap/>
                <w:vAlign w:val="bottom"/>
              </w:tcPr>
            </w:tcPrChange>
          </w:tcPr>
          <w:p w14:paraId="2D767AB1" w14:textId="77777777" w:rsidR="004B105B" w:rsidRPr="00152547" w:rsidRDefault="004B105B" w:rsidP="004B105B">
            <w:pPr>
              <w:spacing w:line="240" w:lineRule="auto"/>
              <w:ind w:firstLine="0"/>
              <w:jc w:val="center"/>
              <w:rPr>
                <w:ins w:id="1204" w:author="Ryan Lemos" w:date="2018-10-19T21:06:00Z"/>
                <w:rFonts w:eastAsia="Times New Roman" w:cs="Times New Roman"/>
                <w:color w:val="000000"/>
                <w:sz w:val="22"/>
                <w:lang w:eastAsia="pt-BR"/>
              </w:rPr>
            </w:pPr>
          </w:p>
        </w:tc>
        <w:tc>
          <w:tcPr>
            <w:tcW w:w="1016" w:type="dxa"/>
            <w:noWrap/>
            <w:tcPrChange w:id="1205" w:author="Ryan Lemos" w:date="2018-10-19T21:29:00Z">
              <w:tcPr>
                <w:tcW w:w="949" w:type="dxa"/>
                <w:gridSpan w:val="3"/>
                <w:tcBorders>
                  <w:top w:val="nil"/>
                  <w:left w:val="nil"/>
                  <w:bottom w:val="single" w:sz="8" w:space="0" w:color="auto"/>
                  <w:right w:val="single" w:sz="4" w:space="0" w:color="auto"/>
                </w:tcBorders>
                <w:shd w:val="clear" w:color="000000" w:fill="808080"/>
                <w:noWrap/>
                <w:vAlign w:val="bottom"/>
              </w:tcPr>
            </w:tcPrChange>
          </w:tcPr>
          <w:p w14:paraId="354D95AB" w14:textId="77777777" w:rsidR="004B105B" w:rsidRPr="00152547" w:rsidRDefault="004B105B" w:rsidP="004B105B">
            <w:pPr>
              <w:spacing w:line="240" w:lineRule="auto"/>
              <w:ind w:firstLine="0"/>
              <w:jc w:val="center"/>
              <w:rPr>
                <w:ins w:id="1206" w:author="Ryan Lemos" w:date="2018-10-19T21:06:00Z"/>
                <w:rFonts w:eastAsia="Times New Roman" w:cs="Times New Roman"/>
                <w:color w:val="000000"/>
                <w:sz w:val="22"/>
                <w:lang w:eastAsia="pt-BR"/>
              </w:rPr>
            </w:pPr>
          </w:p>
        </w:tc>
        <w:tc>
          <w:tcPr>
            <w:tcW w:w="952" w:type="dxa"/>
            <w:noWrap/>
            <w:tcPrChange w:id="1207" w:author="Ryan Lemos" w:date="2018-10-19T21:29:00Z">
              <w:tcPr>
                <w:tcW w:w="952" w:type="dxa"/>
                <w:gridSpan w:val="3"/>
                <w:tcBorders>
                  <w:top w:val="nil"/>
                  <w:left w:val="nil"/>
                  <w:bottom w:val="single" w:sz="8" w:space="0" w:color="auto"/>
                  <w:right w:val="single" w:sz="4" w:space="0" w:color="auto"/>
                </w:tcBorders>
                <w:shd w:val="clear" w:color="000000" w:fill="808080"/>
                <w:noWrap/>
                <w:vAlign w:val="bottom"/>
              </w:tcPr>
            </w:tcPrChange>
          </w:tcPr>
          <w:p w14:paraId="7C7391E4" w14:textId="77777777" w:rsidR="004B105B" w:rsidRPr="00152547" w:rsidRDefault="004B105B" w:rsidP="004B105B">
            <w:pPr>
              <w:spacing w:line="240" w:lineRule="auto"/>
              <w:ind w:firstLine="0"/>
              <w:jc w:val="center"/>
              <w:rPr>
                <w:ins w:id="1208" w:author="Ryan Lemos" w:date="2018-10-19T21:06:00Z"/>
                <w:rFonts w:eastAsia="Times New Roman" w:cs="Times New Roman"/>
                <w:color w:val="000000"/>
                <w:sz w:val="22"/>
                <w:lang w:eastAsia="pt-BR"/>
              </w:rPr>
            </w:pPr>
          </w:p>
        </w:tc>
        <w:tc>
          <w:tcPr>
            <w:tcW w:w="881" w:type="dxa"/>
            <w:noWrap/>
            <w:tcPrChange w:id="1209" w:author="Ryan Lemos" w:date="2018-10-19T21:29:00Z">
              <w:tcPr>
                <w:tcW w:w="879" w:type="dxa"/>
                <w:gridSpan w:val="4"/>
                <w:tcBorders>
                  <w:top w:val="nil"/>
                  <w:left w:val="nil"/>
                  <w:bottom w:val="single" w:sz="8" w:space="0" w:color="auto"/>
                  <w:right w:val="single" w:sz="8" w:space="0" w:color="auto"/>
                </w:tcBorders>
                <w:shd w:val="clear" w:color="auto" w:fill="auto"/>
                <w:noWrap/>
                <w:vAlign w:val="bottom"/>
              </w:tcPr>
            </w:tcPrChange>
          </w:tcPr>
          <w:p w14:paraId="78B0D0AF" w14:textId="77777777" w:rsidR="004B105B" w:rsidRPr="00152547" w:rsidRDefault="004B105B" w:rsidP="004B105B">
            <w:pPr>
              <w:spacing w:line="240" w:lineRule="auto"/>
              <w:ind w:firstLine="0"/>
              <w:jc w:val="center"/>
              <w:rPr>
                <w:ins w:id="1210" w:author="Ryan Lemos" w:date="2018-10-19T21:06:00Z"/>
                <w:rFonts w:eastAsia="Times New Roman" w:cs="Times New Roman"/>
                <w:color w:val="000000"/>
                <w:sz w:val="22"/>
                <w:lang w:eastAsia="pt-BR"/>
              </w:rPr>
            </w:pPr>
          </w:p>
        </w:tc>
      </w:tr>
      <w:tr w:rsidR="004B105B" w:rsidRPr="00152547" w14:paraId="11CC84C4" w14:textId="77777777" w:rsidTr="00E54C0C">
        <w:tblPrEx>
          <w:tblPrExChange w:id="1211" w:author="Ryan Lemos" w:date="2018-10-19T21:29:00Z">
            <w:tblPrEx>
              <w:tblW w:w="12930" w:type="dxa"/>
            </w:tblPrEx>
          </w:tblPrExChange>
        </w:tblPrEx>
        <w:trPr>
          <w:trHeight w:val="671"/>
          <w:ins w:id="1212" w:author="Ryan Lemos" w:date="2018-10-19T21:06:00Z"/>
          <w:trPrChange w:id="1213" w:author="Ryan Lemos" w:date="2018-10-19T21:29:00Z">
            <w:trPr>
              <w:gridBefore w:val="2"/>
              <w:trHeight w:val="671"/>
            </w:trPr>
          </w:trPrChange>
        </w:trPr>
        <w:tc>
          <w:tcPr>
            <w:tcW w:w="3026" w:type="dxa"/>
            <w:tcPrChange w:id="1214" w:author="Ryan Lemos" w:date="2018-10-19T21:29:00Z">
              <w:tcPr>
                <w:tcW w:w="3411" w:type="dxa"/>
                <w:gridSpan w:val="4"/>
                <w:tcBorders>
                  <w:top w:val="nil"/>
                  <w:left w:val="single" w:sz="8" w:space="0" w:color="auto"/>
                  <w:bottom w:val="single" w:sz="8" w:space="0" w:color="auto"/>
                  <w:right w:val="single" w:sz="4" w:space="0" w:color="auto"/>
                </w:tcBorders>
                <w:shd w:val="clear" w:color="auto" w:fill="auto"/>
                <w:vAlign w:val="center"/>
              </w:tcPr>
            </w:tcPrChange>
          </w:tcPr>
          <w:p w14:paraId="473269D1" w14:textId="00382258" w:rsidR="004B105B" w:rsidRPr="00152547" w:rsidRDefault="004B105B" w:rsidP="004B105B">
            <w:pPr>
              <w:spacing w:line="240" w:lineRule="auto"/>
              <w:ind w:firstLine="0"/>
              <w:jc w:val="center"/>
              <w:rPr>
                <w:ins w:id="1215" w:author="Ryan Lemos" w:date="2018-10-19T21:06:00Z"/>
                <w:rFonts w:eastAsia="Times New Roman" w:cs="Times New Roman"/>
                <w:sz w:val="21"/>
                <w:szCs w:val="21"/>
                <w:lang w:eastAsia="pt-BR"/>
              </w:rPr>
            </w:pPr>
            <w:ins w:id="1216" w:author="Ryan Lemos" w:date="2018-10-19T21:15:00Z">
              <w:r w:rsidRPr="00152547">
                <w:rPr>
                  <w:rFonts w:eastAsia="Times New Roman" w:cs="Times New Roman"/>
                  <w:sz w:val="21"/>
                  <w:szCs w:val="21"/>
                  <w:lang w:eastAsia="pt-BR"/>
                </w:rPr>
                <w:t>Modelagem do</w:t>
              </w:r>
              <w:r>
                <w:rPr>
                  <w:rFonts w:eastAsia="Times New Roman" w:cs="Times New Roman"/>
                  <w:sz w:val="21"/>
                  <w:szCs w:val="21"/>
                  <w:lang w:eastAsia="pt-BR"/>
                </w:rPr>
                <w:t>s processos d</w:t>
              </w:r>
            </w:ins>
            <w:ins w:id="1217" w:author="Ryan Lemos" w:date="2018-10-19T21:17:00Z">
              <w:r w:rsidR="00E54C0C">
                <w:rPr>
                  <w:rFonts w:eastAsia="Times New Roman" w:cs="Times New Roman"/>
                  <w:sz w:val="21"/>
                  <w:szCs w:val="21"/>
                  <w:lang w:eastAsia="pt-BR"/>
                </w:rPr>
                <w:t xml:space="preserve">o segundo </w:t>
              </w:r>
              <w:r w:rsidR="00E54C0C" w:rsidRPr="00C17254">
                <w:rPr>
                  <w:rFonts w:eastAsia="Times New Roman" w:cs="Times New Roman"/>
                  <w:i/>
                  <w:sz w:val="21"/>
                  <w:szCs w:val="21"/>
                  <w:lang w:eastAsia="pt-BR"/>
                </w:rPr>
                <w:t>release</w:t>
              </w:r>
            </w:ins>
          </w:p>
        </w:tc>
        <w:tc>
          <w:tcPr>
            <w:tcW w:w="957" w:type="dxa"/>
            <w:noWrap/>
            <w:tcPrChange w:id="1218" w:author="Ryan Lemos" w:date="2018-10-19T21:29:00Z">
              <w:tcPr>
                <w:tcW w:w="909" w:type="dxa"/>
                <w:gridSpan w:val="3"/>
                <w:tcBorders>
                  <w:top w:val="nil"/>
                  <w:left w:val="nil"/>
                  <w:bottom w:val="single" w:sz="8" w:space="0" w:color="auto"/>
                  <w:right w:val="single" w:sz="4" w:space="0" w:color="auto"/>
                </w:tcBorders>
                <w:shd w:val="clear" w:color="000000" w:fill="808080"/>
                <w:noWrap/>
                <w:vAlign w:val="bottom"/>
              </w:tcPr>
            </w:tcPrChange>
          </w:tcPr>
          <w:p w14:paraId="741249A5" w14:textId="77777777" w:rsidR="004B105B" w:rsidRPr="00152547" w:rsidRDefault="004B105B" w:rsidP="004B105B">
            <w:pPr>
              <w:spacing w:line="240" w:lineRule="auto"/>
              <w:ind w:firstLine="0"/>
              <w:jc w:val="center"/>
              <w:rPr>
                <w:ins w:id="1219" w:author="Ryan Lemos" w:date="2018-10-19T21:06:00Z"/>
                <w:rFonts w:eastAsia="Times New Roman" w:cs="Times New Roman"/>
                <w:color w:val="000000"/>
                <w:sz w:val="22"/>
                <w:lang w:eastAsia="pt-BR"/>
              </w:rPr>
            </w:pPr>
          </w:p>
        </w:tc>
        <w:tc>
          <w:tcPr>
            <w:tcW w:w="967" w:type="dxa"/>
            <w:noWrap/>
            <w:tcPrChange w:id="1220" w:author="Ryan Lemos" w:date="2018-10-19T21:29:00Z">
              <w:tcPr>
                <w:tcW w:w="900" w:type="dxa"/>
                <w:gridSpan w:val="3"/>
                <w:tcBorders>
                  <w:top w:val="nil"/>
                  <w:left w:val="nil"/>
                  <w:bottom w:val="single" w:sz="8" w:space="0" w:color="auto"/>
                  <w:right w:val="single" w:sz="4" w:space="0" w:color="auto"/>
                </w:tcBorders>
                <w:shd w:val="clear" w:color="000000" w:fill="808080"/>
                <w:noWrap/>
                <w:vAlign w:val="bottom"/>
              </w:tcPr>
            </w:tcPrChange>
          </w:tcPr>
          <w:p w14:paraId="7CA02D28" w14:textId="77777777" w:rsidR="004B105B" w:rsidRPr="00152547" w:rsidRDefault="004B105B" w:rsidP="004B105B">
            <w:pPr>
              <w:spacing w:line="240" w:lineRule="auto"/>
              <w:ind w:firstLine="0"/>
              <w:jc w:val="center"/>
              <w:rPr>
                <w:ins w:id="1221" w:author="Ryan Lemos" w:date="2018-10-19T21:06:00Z"/>
                <w:rFonts w:eastAsia="Times New Roman" w:cs="Times New Roman"/>
                <w:color w:val="000000"/>
                <w:sz w:val="22"/>
                <w:lang w:eastAsia="pt-BR"/>
              </w:rPr>
            </w:pPr>
          </w:p>
        </w:tc>
        <w:tc>
          <w:tcPr>
            <w:tcW w:w="1037" w:type="dxa"/>
            <w:shd w:val="clear" w:color="auto" w:fill="7F7F7F" w:themeFill="text1" w:themeFillTint="80"/>
            <w:noWrap/>
            <w:tcPrChange w:id="1222" w:author="Ryan Lemos" w:date="2018-10-19T21:29:00Z">
              <w:tcPr>
                <w:tcW w:w="970" w:type="dxa"/>
                <w:gridSpan w:val="3"/>
                <w:tcBorders>
                  <w:top w:val="nil"/>
                  <w:left w:val="nil"/>
                  <w:bottom w:val="single" w:sz="8" w:space="0" w:color="auto"/>
                  <w:right w:val="single" w:sz="4" w:space="0" w:color="auto"/>
                </w:tcBorders>
                <w:shd w:val="clear" w:color="000000" w:fill="808080"/>
                <w:noWrap/>
                <w:vAlign w:val="bottom"/>
              </w:tcPr>
            </w:tcPrChange>
          </w:tcPr>
          <w:p w14:paraId="27F15F3A" w14:textId="77777777" w:rsidR="004B105B" w:rsidRPr="00152547" w:rsidRDefault="004B105B" w:rsidP="004B105B">
            <w:pPr>
              <w:spacing w:line="240" w:lineRule="auto"/>
              <w:ind w:firstLine="0"/>
              <w:jc w:val="center"/>
              <w:rPr>
                <w:ins w:id="1223" w:author="Ryan Lemos" w:date="2018-10-19T21:06:00Z"/>
                <w:rFonts w:eastAsia="Times New Roman" w:cs="Times New Roman"/>
                <w:color w:val="000000"/>
                <w:sz w:val="22"/>
                <w:lang w:eastAsia="pt-BR"/>
              </w:rPr>
            </w:pPr>
          </w:p>
        </w:tc>
        <w:tc>
          <w:tcPr>
            <w:tcW w:w="997" w:type="dxa"/>
            <w:noWrap/>
            <w:tcPrChange w:id="1224" w:author="Ryan Lemos" w:date="2018-10-19T21:29:00Z">
              <w:tcPr>
                <w:tcW w:w="970" w:type="dxa"/>
                <w:gridSpan w:val="3"/>
                <w:tcBorders>
                  <w:top w:val="nil"/>
                  <w:left w:val="nil"/>
                  <w:bottom w:val="single" w:sz="8" w:space="0" w:color="auto"/>
                  <w:right w:val="single" w:sz="4" w:space="0" w:color="auto"/>
                </w:tcBorders>
                <w:shd w:val="clear" w:color="000000" w:fill="808080"/>
                <w:noWrap/>
                <w:vAlign w:val="bottom"/>
              </w:tcPr>
            </w:tcPrChange>
          </w:tcPr>
          <w:p w14:paraId="71DF0C1C" w14:textId="77777777" w:rsidR="004B105B" w:rsidRPr="00152547" w:rsidRDefault="004B105B" w:rsidP="004B105B">
            <w:pPr>
              <w:spacing w:line="240" w:lineRule="auto"/>
              <w:ind w:firstLine="0"/>
              <w:jc w:val="center"/>
              <w:rPr>
                <w:ins w:id="1225" w:author="Ryan Lemos" w:date="2018-10-19T21:06:00Z"/>
                <w:rFonts w:eastAsia="Times New Roman" w:cs="Times New Roman"/>
                <w:color w:val="000000"/>
                <w:sz w:val="22"/>
                <w:lang w:eastAsia="pt-BR"/>
              </w:rPr>
            </w:pPr>
          </w:p>
        </w:tc>
        <w:tc>
          <w:tcPr>
            <w:tcW w:w="1106" w:type="dxa"/>
            <w:noWrap/>
            <w:tcPrChange w:id="1226" w:author="Ryan Lemos" w:date="2018-10-19T21:29:00Z">
              <w:tcPr>
                <w:tcW w:w="1040" w:type="dxa"/>
                <w:gridSpan w:val="4"/>
                <w:tcBorders>
                  <w:top w:val="nil"/>
                  <w:left w:val="nil"/>
                  <w:bottom w:val="single" w:sz="8" w:space="0" w:color="auto"/>
                  <w:right w:val="single" w:sz="4" w:space="0" w:color="auto"/>
                </w:tcBorders>
                <w:shd w:val="clear" w:color="000000" w:fill="808080"/>
                <w:noWrap/>
                <w:vAlign w:val="bottom"/>
              </w:tcPr>
            </w:tcPrChange>
          </w:tcPr>
          <w:p w14:paraId="14E0786C" w14:textId="77777777" w:rsidR="004B105B" w:rsidRPr="00152547" w:rsidRDefault="004B105B" w:rsidP="004B105B">
            <w:pPr>
              <w:spacing w:line="240" w:lineRule="auto"/>
              <w:ind w:firstLine="0"/>
              <w:jc w:val="center"/>
              <w:rPr>
                <w:ins w:id="1227" w:author="Ryan Lemos" w:date="2018-10-19T21:06:00Z"/>
                <w:rFonts w:eastAsia="Times New Roman" w:cs="Times New Roman"/>
                <w:color w:val="000000"/>
                <w:sz w:val="22"/>
                <w:lang w:eastAsia="pt-BR"/>
              </w:rPr>
            </w:pPr>
          </w:p>
        </w:tc>
        <w:tc>
          <w:tcPr>
            <w:tcW w:w="1055" w:type="dxa"/>
            <w:noWrap/>
            <w:tcPrChange w:id="1228" w:author="Ryan Lemos" w:date="2018-10-19T21:29:00Z">
              <w:tcPr>
                <w:tcW w:w="1055" w:type="dxa"/>
                <w:gridSpan w:val="3"/>
                <w:tcBorders>
                  <w:top w:val="nil"/>
                  <w:left w:val="nil"/>
                  <w:bottom w:val="single" w:sz="8" w:space="0" w:color="auto"/>
                  <w:right w:val="single" w:sz="4" w:space="0" w:color="auto"/>
                </w:tcBorders>
                <w:shd w:val="clear" w:color="000000" w:fill="808080"/>
                <w:noWrap/>
                <w:vAlign w:val="bottom"/>
              </w:tcPr>
            </w:tcPrChange>
          </w:tcPr>
          <w:p w14:paraId="02789098" w14:textId="77777777" w:rsidR="004B105B" w:rsidRPr="00152547" w:rsidRDefault="004B105B" w:rsidP="004B105B">
            <w:pPr>
              <w:spacing w:line="240" w:lineRule="auto"/>
              <w:ind w:firstLine="0"/>
              <w:jc w:val="center"/>
              <w:rPr>
                <w:ins w:id="1229" w:author="Ryan Lemos" w:date="2018-10-19T21:06:00Z"/>
                <w:rFonts w:eastAsia="Times New Roman" w:cs="Times New Roman"/>
                <w:color w:val="000000"/>
                <w:sz w:val="22"/>
                <w:lang w:eastAsia="pt-BR"/>
              </w:rPr>
            </w:pPr>
          </w:p>
        </w:tc>
        <w:tc>
          <w:tcPr>
            <w:tcW w:w="936" w:type="dxa"/>
            <w:noWrap/>
            <w:tcPrChange w:id="1230" w:author="Ryan Lemos" w:date="2018-10-19T21:29:00Z">
              <w:tcPr>
                <w:tcW w:w="890" w:type="dxa"/>
                <w:gridSpan w:val="3"/>
                <w:tcBorders>
                  <w:top w:val="nil"/>
                  <w:left w:val="nil"/>
                  <w:bottom w:val="single" w:sz="8" w:space="0" w:color="auto"/>
                  <w:right w:val="single" w:sz="4" w:space="0" w:color="auto"/>
                </w:tcBorders>
                <w:shd w:val="clear" w:color="000000" w:fill="808080"/>
                <w:noWrap/>
                <w:vAlign w:val="bottom"/>
              </w:tcPr>
            </w:tcPrChange>
          </w:tcPr>
          <w:p w14:paraId="664FC406" w14:textId="77777777" w:rsidR="004B105B" w:rsidRPr="00152547" w:rsidRDefault="004B105B" w:rsidP="004B105B">
            <w:pPr>
              <w:spacing w:line="240" w:lineRule="auto"/>
              <w:ind w:firstLine="0"/>
              <w:jc w:val="center"/>
              <w:rPr>
                <w:ins w:id="1231" w:author="Ryan Lemos" w:date="2018-10-19T21:06:00Z"/>
                <w:rFonts w:eastAsia="Times New Roman" w:cs="Times New Roman"/>
                <w:color w:val="000000"/>
                <w:sz w:val="22"/>
                <w:lang w:eastAsia="pt-BR"/>
              </w:rPr>
            </w:pPr>
          </w:p>
        </w:tc>
        <w:tc>
          <w:tcPr>
            <w:tcW w:w="1016" w:type="dxa"/>
            <w:noWrap/>
            <w:tcPrChange w:id="1232" w:author="Ryan Lemos" w:date="2018-10-19T21:29:00Z">
              <w:tcPr>
                <w:tcW w:w="949" w:type="dxa"/>
                <w:gridSpan w:val="3"/>
                <w:tcBorders>
                  <w:top w:val="nil"/>
                  <w:left w:val="nil"/>
                  <w:bottom w:val="single" w:sz="8" w:space="0" w:color="auto"/>
                  <w:right w:val="single" w:sz="4" w:space="0" w:color="auto"/>
                </w:tcBorders>
                <w:shd w:val="clear" w:color="000000" w:fill="808080"/>
                <w:noWrap/>
                <w:vAlign w:val="bottom"/>
              </w:tcPr>
            </w:tcPrChange>
          </w:tcPr>
          <w:p w14:paraId="1D200BDA" w14:textId="77777777" w:rsidR="004B105B" w:rsidRPr="00152547" w:rsidRDefault="004B105B" w:rsidP="004B105B">
            <w:pPr>
              <w:spacing w:line="240" w:lineRule="auto"/>
              <w:ind w:firstLine="0"/>
              <w:jc w:val="center"/>
              <w:rPr>
                <w:ins w:id="1233" w:author="Ryan Lemos" w:date="2018-10-19T21:06:00Z"/>
                <w:rFonts w:eastAsia="Times New Roman" w:cs="Times New Roman"/>
                <w:color w:val="000000"/>
                <w:sz w:val="22"/>
                <w:lang w:eastAsia="pt-BR"/>
              </w:rPr>
            </w:pPr>
          </w:p>
        </w:tc>
        <w:tc>
          <w:tcPr>
            <w:tcW w:w="952" w:type="dxa"/>
            <w:noWrap/>
            <w:tcPrChange w:id="1234" w:author="Ryan Lemos" w:date="2018-10-19T21:29:00Z">
              <w:tcPr>
                <w:tcW w:w="952" w:type="dxa"/>
                <w:gridSpan w:val="3"/>
                <w:tcBorders>
                  <w:top w:val="nil"/>
                  <w:left w:val="nil"/>
                  <w:bottom w:val="single" w:sz="8" w:space="0" w:color="auto"/>
                  <w:right w:val="single" w:sz="4" w:space="0" w:color="auto"/>
                </w:tcBorders>
                <w:shd w:val="clear" w:color="000000" w:fill="808080"/>
                <w:noWrap/>
                <w:vAlign w:val="bottom"/>
              </w:tcPr>
            </w:tcPrChange>
          </w:tcPr>
          <w:p w14:paraId="7173635D" w14:textId="77777777" w:rsidR="004B105B" w:rsidRPr="00152547" w:rsidRDefault="004B105B" w:rsidP="004B105B">
            <w:pPr>
              <w:spacing w:line="240" w:lineRule="auto"/>
              <w:ind w:firstLine="0"/>
              <w:jc w:val="center"/>
              <w:rPr>
                <w:ins w:id="1235" w:author="Ryan Lemos" w:date="2018-10-19T21:06:00Z"/>
                <w:rFonts w:eastAsia="Times New Roman" w:cs="Times New Roman"/>
                <w:color w:val="000000"/>
                <w:sz w:val="22"/>
                <w:lang w:eastAsia="pt-BR"/>
              </w:rPr>
            </w:pPr>
          </w:p>
        </w:tc>
        <w:tc>
          <w:tcPr>
            <w:tcW w:w="881" w:type="dxa"/>
            <w:noWrap/>
            <w:tcPrChange w:id="1236" w:author="Ryan Lemos" w:date="2018-10-19T21:29:00Z">
              <w:tcPr>
                <w:tcW w:w="879" w:type="dxa"/>
                <w:gridSpan w:val="4"/>
                <w:tcBorders>
                  <w:top w:val="nil"/>
                  <w:left w:val="nil"/>
                  <w:bottom w:val="single" w:sz="8" w:space="0" w:color="auto"/>
                  <w:right w:val="single" w:sz="8" w:space="0" w:color="auto"/>
                </w:tcBorders>
                <w:shd w:val="clear" w:color="auto" w:fill="auto"/>
                <w:noWrap/>
                <w:vAlign w:val="bottom"/>
              </w:tcPr>
            </w:tcPrChange>
          </w:tcPr>
          <w:p w14:paraId="72B7D753" w14:textId="77777777" w:rsidR="004B105B" w:rsidRPr="00152547" w:rsidRDefault="004B105B" w:rsidP="004B105B">
            <w:pPr>
              <w:spacing w:line="240" w:lineRule="auto"/>
              <w:ind w:firstLine="0"/>
              <w:jc w:val="center"/>
              <w:rPr>
                <w:ins w:id="1237" w:author="Ryan Lemos" w:date="2018-10-19T21:06:00Z"/>
                <w:rFonts w:eastAsia="Times New Roman" w:cs="Times New Roman"/>
                <w:color w:val="000000"/>
                <w:sz w:val="22"/>
                <w:lang w:eastAsia="pt-BR"/>
              </w:rPr>
            </w:pPr>
          </w:p>
        </w:tc>
      </w:tr>
      <w:tr w:rsidR="004B105B" w:rsidRPr="00152547" w14:paraId="0BBCA9BA" w14:textId="77777777" w:rsidTr="00E54C0C">
        <w:tblPrEx>
          <w:tblPrExChange w:id="1238" w:author="Ryan Lemos" w:date="2018-10-19T21:29:00Z">
            <w:tblPrEx>
              <w:tblW w:w="12930" w:type="dxa"/>
            </w:tblPrEx>
          </w:tblPrExChange>
        </w:tblPrEx>
        <w:trPr>
          <w:trHeight w:val="671"/>
          <w:ins w:id="1239" w:author="Ryan Lemos" w:date="2018-10-19T21:06:00Z"/>
          <w:trPrChange w:id="1240" w:author="Ryan Lemos" w:date="2018-10-19T21:29:00Z">
            <w:trPr>
              <w:gridBefore w:val="2"/>
              <w:trHeight w:val="671"/>
            </w:trPr>
          </w:trPrChange>
        </w:trPr>
        <w:tc>
          <w:tcPr>
            <w:tcW w:w="3026" w:type="dxa"/>
            <w:tcPrChange w:id="1241" w:author="Ryan Lemos" w:date="2018-10-19T21:29:00Z">
              <w:tcPr>
                <w:tcW w:w="3411" w:type="dxa"/>
                <w:gridSpan w:val="4"/>
                <w:tcBorders>
                  <w:top w:val="nil"/>
                  <w:left w:val="single" w:sz="8" w:space="0" w:color="auto"/>
                  <w:bottom w:val="single" w:sz="8" w:space="0" w:color="auto"/>
                  <w:right w:val="single" w:sz="4" w:space="0" w:color="auto"/>
                </w:tcBorders>
                <w:shd w:val="clear" w:color="auto" w:fill="auto"/>
                <w:vAlign w:val="center"/>
              </w:tcPr>
            </w:tcPrChange>
          </w:tcPr>
          <w:p w14:paraId="6E0DFF2F" w14:textId="59EAA638" w:rsidR="004B105B" w:rsidRPr="00152547" w:rsidRDefault="004B105B" w:rsidP="004B105B">
            <w:pPr>
              <w:spacing w:line="240" w:lineRule="auto"/>
              <w:ind w:firstLine="0"/>
              <w:jc w:val="center"/>
              <w:rPr>
                <w:ins w:id="1242" w:author="Ryan Lemos" w:date="2018-10-19T21:06:00Z"/>
                <w:rFonts w:eastAsia="Times New Roman" w:cs="Times New Roman"/>
                <w:sz w:val="21"/>
                <w:szCs w:val="21"/>
                <w:lang w:eastAsia="pt-BR"/>
              </w:rPr>
            </w:pPr>
            <w:ins w:id="1243" w:author="Ryan Lemos" w:date="2018-10-19T21:15:00Z">
              <w:r>
                <w:rPr>
                  <w:rFonts w:eastAsia="Times New Roman" w:cs="Times New Roman"/>
                  <w:sz w:val="21"/>
                  <w:szCs w:val="21"/>
                  <w:lang w:eastAsia="pt-BR"/>
                </w:rPr>
                <w:lastRenderedPageBreak/>
                <w:t>Desenvolvimento (codificação) das funcionalidades d</w:t>
              </w:r>
            </w:ins>
            <w:ins w:id="1244" w:author="Ryan Lemos" w:date="2018-10-19T21:17:00Z">
              <w:r w:rsidR="00E54C0C">
                <w:rPr>
                  <w:rFonts w:eastAsia="Times New Roman" w:cs="Times New Roman"/>
                  <w:sz w:val="21"/>
                  <w:szCs w:val="21"/>
                  <w:lang w:eastAsia="pt-BR"/>
                </w:rPr>
                <w:t xml:space="preserve">o segundo </w:t>
              </w:r>
              <w:r w:rsidR="00E54C0C" w:rsidRPr="00C17254">
                <w:rPr>
                  <w:rFonts w:eastAsia="Times New Roman" w:cs="Times New Roman"/>
                  <w:i/>
                  <w:sz w:val="21"/>
                  <w:szCs w:val="21"/>
                  <w:lang w:eastAsia="pt-BR"/>
                </w:rPr>
                <w:t>release</w:t>
              </w:r>
              <w:r w:rsidR="00E54C0C">
                <w:rPr>
                  <w:rFonts w:eastAsia="Times New Roman" w:cs="Times New Roman"/>
                  <w:sz w:val="21"/>
                  <w:szCs w:val="21"/>
                  <w:lang w:eastAsia="pt-BR"/>
                </w:rPr>
                <w:t xml:space="preserve"> </w:t>
              </w:r>
            </w:ins>
          </w:p>
        </w:tc>
        <w:tc>
          <w:tcPr>
            <w:tcW w:w="957" w:type="dxa"/>
            <w:noWrap/>
            <w:tcPrChange w:id="1245" w:author="Ryan Lemos" w:date="2018-10-19T21:29:00Z">
              <w:tcPr>
                <w:tcW w:w="909" w:type="dxa"/>
                <w:gridSpan w:val="3"/>
                <w:tcBorders>
                  <w:top w:val="nil"/>
                  <w:left w:val="nil"/>
                  <w:bottom w:val="single" w:sz="8" w:space="0" w:color="auto"/>
                  <w:right w:val="single" w:sz="4" w:space="0" w:color="auto"/>
                </w:tcBorders>
                <w:shd w:val="clear" w:color="000000" w:fill="808080"/>
                <w:noWrap/>
                <w:vAlign w:val="bottom"/>
              </w:tcPr>
            </w:tcPrChange>
          </w:tcPr>
          <w:p w14:paraId="2A039FD1" w14:textId="77777777" w:rsidR="004B105B" w:rsidRPr="00152547" w:rsidRDefault="004B105B" w:rsidP="004B105B">
            <w:pPr>
              <w:spacing w:line="240" w:lineRule="auto"/>
              <w:ind w:firstLine="0"/>
              <w:jc w:val="center"/>
              <w:rPr>
                <w:ins w:id="1246" w:author="Ryan Lemos" w:date="2018-10-19T21:06:00Z"/>
                <w:rFonts w:eastAsia="Times New Roman" w:cs="Times New Roman"/>
                <w:color w:val="000000"/>
                <w:sz w:val="22"/>
                <w:lang w:eastAsia="pt-BR"/>
              </w:rPr>
            </w:pPr>
          </w:p>
        </w:tc>
        <w:tc>
          <w:tcPr>
            <w:tcW w:w="967" w:type="dxa"/>
            <w:noWrap/>
            <w:tcPrChange w:id="1247" w:author="Ryan Lemos" w:date="2018-10-19T21:29:00Z">
              <w:tcPr>
                <w:tcW w:w="900" w:type="dxa"/>
                <w:gridSpan w:val="3"/>
                <w:tcBorders>
                  <w:top w:val="nil"/>
                  <w:left w:val="nil"/>
                  <w:bottom w:val="single" w:sz="8" w:space="0" w:color="auto"/>
                  <w:right w:val="single" w:sz="4" w:space="0" w:color="auto"/>
                </w:tcBorders>
                <w:shd w:val="clear" w:color="000000" w:fill="808080"/>
                <w:noWrap/>
                <w:vAlign w:val="bottom"/>
              </w:tcPr>
            </w:tcPrChange>
          </w:tcPr>
          <w:p w14:paraId="6816E493" w14:textId="77777777" w:rsidR="004B105B" w:rsidRPr="00152547" w:rsidRDefault="004B105B" w:rsidP="004B105B">
            <w:pPr>
              <w:spacing w:line="240" w:lineRule="auto"/>
              <w:ind w:firstLine="0"/>
              <w:jc w:val="center"/>
              <w:rPr>
                <w:ins w:id="1248" w:author="Ryan Lemos" w:date="2018-10-19T21:06:00Z"/>
                <w:rFonts w:eastAsia="Times New Roman" w:cs="Times New Roman"/>
                <w:color w:val="000000"/>
                <w:sz w:val="22"/>
                <w:lang w:eastAsia="pt-BR"/>
              </w:rPr>
            </w:pPr>
          </w:p>
        </w:tc>
        <w:tc>
          <w:tcPr>
            <w:tcW w:w="1037" w:type="dxa"/>
            <w:shd w:val="clear" w:color="auto" w:fill="7F7F7F" w:themeFill="text1" w:themeFillTint="80"/>
            <w:noWrap/>
            <w:tcPrChange w:id="1249" w:author="Ryan Lemos" w:date="2018-10-19T21:29:00Z">
              <w:tcPr>
                <w:tcW w:w="970" w:type="dxa"/>
                <w:gridSpan w:val="3"/>
                <w:tcBorders>
                  <w:top w:val="nil"/>
                  <w:left w:val="nil"/>
                  <w:bottom w:val="single" w:sz="8" w:space="0" w:color="auto"/>
                  <w:right w:val="single" w:sz="4" w:space="0" w:color="auto"/>
                </w:tcBorders>
                <w:shd w:val="clear" w:color="000000" w:fill="808080"/>
                <w:noWrap/>
                <w:vAlign w:val="bottom"/>
              </w:tcPr>
            </w:tcPrChange>
          </w:tcPr>
          <w:p w14:paraId="514BB876" w14:textId="77777777" w:rsidR="004B105B" w:rsidRPr="00152547" w:rsidRDefault="004B105B" w:rsidP="004B105B">
            <w:pPr>
              <w:spacing w:line="240" w:lineRule="auto"/>
              <w:ind w:firstLine="0"/>
              <w:jc w:val="center"/>
              <w:rPr>
                <w:ins w:id="1250" w:author="Ryan Lemos" w:date="2018-10-19T21:06:00Z"/>
                <w:rFonts w:eastAsia="Times New Roman" w:cs="Times New Roman"/>
                <w:color w:val="000000"/>
                <w:sz w:val="22"/>
                <w:lang w:eastAsia="pt-BR"/>
              </w:rPr>
            </w:pPr>
          </w:p>
        </w:tc>
        <w:tc>
          <w:tcPr>
            <w:tcW w:w="997" w:type="dxa"/>
            <w:shd w:val="clear" w:color="auto" w:fill="7F7F7F" w:themeFill="text1" w:themeFillTint="80"/>
            <w:noWrap/>
            <w:tcPrChange w:id="1251" w:author="Ryan Lemos" w:date="2018-10-19T21:29:00Z">
              <w:tcPr>
                <w:tcW w:w="970" w:type="dxa"/>
                <w:gridSpan w:val="3"/>
                <w:tcBorders>
                  <w:top w:val="nil"/>
                  <w:left w:val="nil"/>
                  <w:bottom w:val="single" w:sz="8" w:space="0" w:color="auto"/>
                  <w:right w:val="single" w:sz="4" w:space="0" w:color="auto"/>
                </w:tcBorders>
                <w:shd w:val="clear" w:color="000000" w:fill="808080"/>
                <w:noWrap/>
                <w:vAlign w:val="bottom"/>
              </w:tcPr>
            </w:tcPrChange>
          </w:tcPr>
          <w:p w14:paraId="60F077A2" w14:textId="77777777" w:rsidR="004B105B" w:rsidRPr="00152547" w:rsidRDefault="004B105B" w:rsidP="004B105B">
            <w:pPr>
              <w:spacing w:line="240" w:lineRule="auto"/>
              <w:ind w:firstLine="0"/>
              <w:jc w:val="center"/>
              <w:rPr>
                <w:ins w:id="1252" w:author="Ryan Lemos" w:date="2018-10-19T21:06:00Z"/>
                <w:rFonts w:eastAsia="Times New Roman" w:cs="Times New Roman"/>
                <w:color w:val="000000"/>
                <w:sz w:val="22"/>
                <w:lang w:eastAsia="pt-BR"/>
              </w:rPr>
            </w:pPr>
          </w:p>
        </w:tc>
        <w:tc>
          <w:tcPr>
            <w:tcW w:w="1106" w:type="dxa"/>
            <w:noWrap/>
            <w:tcPrChange w:id="1253" w:author="Ryan Lemos" w:date="2018-10-19T21:29:00Z">
              <w:tcPr>
                <w:tcW w:w="1040" w:type="dxa"/>
                <w:gridSpan w:val="4"/>
                <w:tcBorders>
                  <w:top w:val="nil"/>
                  <w:left w:val="nil"/>
                  <w:bottom w:val="single" w:sz="8" w:space="0" w:color="auto"/>
                  <w:right w:val="single" w:sz="4" w:space="0" w:color="auto"/>
                </w:tcBorders>
                <w:shd w:val="clear" w:color="000000" w:fill="808080"/>
                <w:noWrap/>
                <w:vAlign w:val="bottom"/>
              </w:tcPr>
            </w:tcPrChange>
          </w:tcPr>
          <w:p w14:paraId="042A69DB" w14:textId="77777777" w:rsidR="004B105B" w:rsidRPr="00152547" w:rsidRDefault="004B105B" w:rsidP="004B105B">
            <w:pPr>
              <w:spacing w:line="240" w:lineRule="auto"/>
              <w:ind w:firstLine="0"/>
              <w:jc w:val="center"/>
              <w:rPr>
                <w:ins w:id="1254" w:author="Ryan Lemos" w:date="2018-10-19T21:06:00Z"/>
                <w:rFonts w:eastAsia="Times New Roman" w:cs="Times New Roman"/>
                <w:color w:val="000000"/>
                <w:sz w:val="22"/>
                <w:lang w:eastAsia="pt-BR"/>
              </w:rPr>
            </w:pPr>
          </w:p>
        </w:tc>
        <w:tc>
          <w:tcPr>
            <w:tcW w:w="1055" w:type="dxa"/>
            <w:noWrap/>
            <w:tcPrChange w:id="1255" w:author="Ryan Lemos" w:date="2018-10-19T21:29:00Z">
              <w:tcPr>
                <w:tcW w:w="1055" w:type="dxa"/>
                <w:gridSpan w:val="3"/>
                <w:tcBorders>
                  <w:top w:val="nil"/>
                  <w:left w:val="nil"/>
                  <w:bottom w:val="single" w:sz="8" w:space="0" w:color="auto"/>
                  <w:right w:val="single" w:sz="4" w:space="0" w:color="auto"/>
                </w:tcBorders>
                <w:shd w:val="clear" w:color="000000" w:fill="808080"/>
                <w:noWrap/>
                <w:vAlign w:val="bottom"/>
              </w:tcPr>
            </w:tcPrChange>
          </w:tcPr>
          <w:p w14:paraId="6A2BAE87" w14:textId="77777777" w:rsidR="004B105B" w:rsidRPr="00152547" w:rsidRDefault="004B105B" w:rsidP="004B105B">
            <w:pPr>
              <w:spacing w:line="240" w:lineRule="auto"/>
              <w:ind w:firstLine="0"/>
              <w:jc w:val="center"/>
              <w:rPr>
                <w:ins w:id="1256" w:author="Ryan Lemos" w:date="2018-10-19T21:06:00Z"/>
                <w:rFonts w:eastAsia="Times New Roman" w:cs="Times New Roman"/>
                <w:color w:val="000000"/>
                <w:sz w:val="22"/>
                <w:lang w:eastAsia="pt-BR"/>
              </w:rPr>
            </w:pPr>
          </w:p>
        </w:tc>
        <w:tc>
          <w:tcPr>
            <w:tcW w:w="936" w:type="dxa"/>
            <w:noWrap/>
            <w:tcPrChange w:id="1257" w:author="Ryan Lemos" w:date="2018-10-19T21:29:00Z">
              <w:tcPr>
                <w:tcW w:w="890" w:type="dxa"/>
                <w:gridSpan w:val="3"/>
                <w:tcBorders>
                  <w:top w:val="nil"/>
                  <w:left w:val="nil"/>
                  <w:bottom w:val="single" w:sz="8" w:space="0" w:color="auto"/>
                  <w:right w:val="single" w:sz="4" w:space="0" w:color="auto"/>
                </w:tcBorders>
                <w:shd w:val="clear" w:color="000000" w:fill="808080"/>
                <w:noWrap/>
                <w:vAlign w:val="bottom"/>
              </w:tcPr>
            </w:tcPrChange>
          </w:tcPr>
          <w:p w14:paraId="28D3652F" w14:textId="77777777" w:rsidR="004B105B" w:rsidRPr="00152547" w:rsidRDefault="004B105B" w:rsidP="004B105B">
            <w:pPr>
              <w:spacing w:line="240" w:lineRule="auto"/>
              <w:ind w:firstLine="0"/>
              <w:jc w:val="center"/>
              <w:rPr>
                <w:ins w:id="1258" w:author="Ryan Lemos" w:date="2018-10-19T21:06:00Z"/>
                <w:rFonts w:eastAsia="Times New Roman" w:cs="Times New Roman"/>
                <w:color w:val="000000"/>
                <w:sz w:val="22"/>
                <w:lang w:eastAsia="pt-BR"/>
              </w:rPr>
            </w:pPr>
          </w:p>
        </w:tc>
        <w:tc>
          <w:tcPr>
            <w:tcW w:w="1016" w:type="dxa"/>
            <w:noWrap/>
            <w:tcPrChange w:id="1259" w:author="Ryan Lemos" w:date="2018-10-19T21:29:00Z">
              <w:tcPr>
                <w:tcW w:w="949" w:type="dxa"/>
                <w:gridSpan w:val="3"/>
                <w:tcBorders>
                  <w:top w:val="nil"/>
                  <w:left w:val="nil"/>
                  <w:bottom w:val="single" w:sz="8" w:space="0" w:color="auto"/>
                  <w:right w:val="single" w:sz="4" w:space="0" w:color="auto"/>
                </w:tcBorders>
                <w:shd w:val="clear" w:color="000000" w:fill="808080"/>
                <w:noWrap/>
                <w:vAlign w:val="bottom"/>
              </w:tcPr>
            </w:tcPrChange>
          </w:tcPr>
          <w:p w14:paraId="50DD8461" w14:textId="77777777" w:rsidR="004B105B" w:rsidRPr="00152547" w:rsidRDefault="004B105B" w:rsidP="004B105B">
            <w:pPr>
              <w:spacing w:line="240" w:lineRule="auto"/>
              <w:ind w:firstLine="0"/>
              <w:jc w:val="center"/>
              <w:rPr>
                <w:ins w:id="1260" w:author="Ryan Lemos" w:date="2018-10-19T21:06:00Z"/>
                <w:rFonts w:eastAsia="Times New Roman" w:cs="Times New Roman"/>
                <w:color w:val="000000"/>
                <w:sz w:val="22"/>
                <w:lang w:eastAsia="pt-BR"/>
              </w:rPr>
            </w:pPr>
          </w:p>
        </w:tc>
        <w:tc>
          <w:tcPr>
            <w:tcW w:w="952" w:type="dxa"/>
            <w:noWrap/>
            <w:tcPrChange w:id="1261" w:author="Ryan Lemos" w:date="2018-10-19T21:29:00Z">
              <w:tcPr>
                <w:tcW w:w="952" w:type="dxa"/>
                <w:gridSpan w:val="3"/>
                <w:tcBorders>
                  <w:top w:val="nil"/>
                  <w:left w:val="nil"/>
                  <w:bottom w:val="single" w:sz="8" w:space="0" w:color="auto"/>
                  <w:right w:val="single" w:sz="4" w:space="0" w:color="auto"/>
                </w:tcBorders>
                <w:shd w:val="clear" w:color="000000" w:fill="808080"/>
                <w:noWrap/>
                <w:vAlign w:val="bottom"/>
              </w:tcPr>
            </w:tcPrChange>
          </w:tcPr>
          <w:p w14:paraId="5D2C61F1" w14:textId="77777777" w:rsidR="004B105B" w:rsidRPr="00152547" w:rsidRDefault="004B105B" w:rsidP="004B105B">
            <w:pPr>
              <w:spacing w:line="240" w:lineRule="auto"/>
              <w:ind w:firstLine="0"/>
              <w:jc w:val="center"/>
              <w:rPr>
                <w:ins w:id="1262" w:author="Ryan Lemos" w:date="2018-10-19T21:06:00Z"/>
                <w:rFonts w:eastAsia="Times New Roman" w:cs="Times New Roman"/>
                <w:color w:val="000000"/>
                <w:sz w:val="22"/>
                <w:lang w:eastAsia="pt-BR"/>
              </w:rPr>
            </w:pPr>
          </w:p>
        </w:tc>
        <w:tc>
          <w:tcPr>
            <w:tcW w:w="881" w:type="dxa"/>
            <w:noWrap/>
            <w:tcPrChange w:id="1263" w:author="Ryan Lemos" w:date="2018-10-19T21:29:00Z">
              <w:tcPr>
                <w:tcW w:w="879" w:type="dxa"/>
                <w:gridSpan w:val="4"/>
                <w:tcBorders>
                  <w:top w:val="nil"/>
                  <w:left w:val="nil"/>
                  <w:bottom w:val="single" w:sz="8" w:space="0" w:color="auto"/>
                  <w:right w:val="single" w:sz="8" w:space="0" w:color="auto"/>
                </w:tcBorders>
                <w:shd w:val="clear" w:color="auto" w:fill="auto"/>
                <w:noWrap/>
                <w:vAlign w:val="bottom"/>
              </w:tcPr>
            </w:tcPrChange>
          </w:tcPr>
          <w:p w14:paraId="0AB63930" w14:textId="77777777" w:rsidR="004B105B" w:rsidRPr="00152547" w:rsidRDefault="004B105B" w:rsidP="004B105B">
            <w:pPr>
              <w:spacing w:line="240" w:lineRule="auto"/>
              <w:ind w:firstLine="0"/>
              <w:jc w:val="center"/>
              <w:rPr>
                <w:ins w:id="1264" w:author="Ryan Lemos" w:date="2018-10-19T21:06:00Z"/>
                <w:rFonts w:eastAsia="Times New Roman" w:cs="Times New Roman"/>
                <w:color w:val="000000"/>
                <w:sz w:val="22"/>
                <w:lang w:eastAsia="pt-BR"/>
              </w:rPr>
            </w:pPr>
          </w:p>
        </w:tc>
      </w:tr>
      <w:tr w:rsidR="004B105B" w:rsidRPr="00152547" w14:paraId="27618B85" w14:textId="77777777" w:rsidTr="00E54C0C">
        <w:tblPrEx>
          <w:tblPrExChange w:id="1265" w:author="Ryan Lemos" w:date="2018-10-19T21:29:00Z">
            <w:tblPrEx>
              <w:tblW w:w="12930" w:type="dxa"/>
            </w:tblPrEx>
          </w:tblPrExChange>
        </w:tblPrEx>
        <w:trPr>
          <w:trHeight w:val="671"/>
          <w:ins w:id="1266" w:author="Ryan Lemos" w:date="2018-10-19T21:06:00Z"/>
          <w:trPrChange w:id="1267" w:author="Ryan Lemos" w:date="2018-10-19T21:29:00Z">
            <w:trPr>
              <w:gridBefore w:val="2"/>
              <w:trHeight w:val="671"/>
            </w:trPr>
          </w:trPrChange>
        </w:trPr>
        <w:tc>
          <w:tcPr>
            <w:tcW w:w="3026" w:type="dxa"/>
            <w:tcPrChange w:id="1268" w:author="Ryan Lemos" w:date="2018-10-19T21:29:00Z">
              <w:tcPr>
                <w:tcW w:w="3411" w:type="dxa"/>
                <w:gridSpan w:val="4"/>
                <w:tcBorders>
                  <w:top w:val="nil"/>
                  <w:left w:val="single" w:sz="8" w:space="0" w:color="auto"/>
                  <w:bottom w:val="single" w:sz="8" w:space="0" w:color="auto"/>
                  <w:right w:val="single" w:sz="4" w:space="0" w:color="auto"/>
                </w:tcBorders>
                <w:shd w:val="clear" w:color="auto" w:fill="auto"/>
                <w:vAlign w:val="center"/>
              </w:tcPr>
            </w:tcPrChange>
          </w:tcPr>
          <w:p w14:paraId="5FC7FC64" w14:textId="59502D37" w:rsidR="004B105B" w:rsidRPr="00152547" w:rsidRDefault="004B105B" w:rsidP="004B105B">
            <w:pPr>
              <w:spacing w:line="240" w:lineRule="auto"/>
              <w:ind w:firstLine="0"/>
              <w:jc w:val="center"/>
              <w:rPr>
                <w:ins w:id="1269" w:author="Ryan Lemos" w:date="2018-10-19T21:06:00Z"/>
                <w:rFonts w:eastAsia="Times New Roman" w:cs="Times New Roman"/>
                <w:sz w:val="21"/>
                <w:szCs w:val="21"/>
                <w:lang w:eastAsia="pt-BR"/>
              </w:rPr>
            </w:pPr>
            <w:ins w:id="1270" w:author="Ryan Lemos" w:date="2018-10-19T21:15:00Z">
              <w:r>
                <w:rPr>
                  <w:rFonts w:eastAsia="Times New Roman" w:cs="Times New Roman"/>
                  <w:sz w:val="21"/>
                  <w:szCs w:val="21"/>
                  <w:lang w:eastAsia="pt-BR"/>
                </w:rPr>
                <w:t>Testes e correções das funcionalidades d</w:t>
              </w:r>
            </w:ins>
            <w:ins w:id="1271" w:author="Ryan Lemos" w:date="2018-10-19T21:17:00Z">
              <w:r w:rsidR="00E54C0C">
                <w:rPr>
                  <w:rFonts w:eastAsia="Times New Roman" w:cs="Times New Roman"/>
                  <w:sz w:val="21"/>
                  <w:szCs w:val="21"/>
                  <w:lang w:eastAsia="pt-BR"/>
                </w:rPr>
                <w:t xml:space="preserve">o segundo </w:t>
              </w:r>
              <w:r w:rsidR="00E54C0C" w:rsidRPr="00C17254">
                <w:rPr>
                  <w:rFonts w:eastAsia="Times New Roman" w:cs="Times New Roman"/>
                  <w:i/>
                  <w:sz w:val="21"/>
                  <w:szCs w:val="21"/>
                  <w:lang w:eastAsia="pt-BR"/>
                </w:rPr>
                <w:t>release</w:t>
              </w:r>
            </w:ins>
          </w:p>
        </w:tc>
        <w:tc>
          <w:tcPr>
            <w:tcW w:w="957" w:type="dxa"/>
            <w:noWrap/>
            <w:tcPrChange w:id="1272" w:author="Ryan Lemos" w:date="2018-10-19T21:29:00Z">
              <w:tcPr>
                <w:tcW w:w="909" w:type="dxa"/>
                <w:gridSpan w:val="3"/>
                <w:tcBorders>
                  <w:top w:val="nil"/>
                  <w:left w:val="nil"/>
                  <w:bottom w:val="single" w:sz="8" w:space="0" w:color="auto"/>
                  <w:right w:val="single" w:sz="4" w:space="0" w:color="auto"/>
                </w:tcBorders>
                <w:shd w:val="clear" w:color="000000" w:fill="808080"/>
                <w:noWrap/>
                <w:vAlign w:val="bottom"/>
              </w:tcPr>
            </w:tcPrChange>
          </w:tcPr>
          <w:p w14:paraId="162A6E88" w14:textId="77777777" w:rsidR="004B105B" w:rsidRPr="00152547" w:rsidRDefault="004B105B" w:rsidP="004B105B">
            <w:pPr>
              <w:spacing w:line="240" w:lineRule="auto"/>
              <w:ind w:firstLine="0"/>
              <w:jc w:val="center"/>
              <w:rPr>
                <w:ins w:id="1273" w:author="Ryan Lemos" w:date="2018-10-19T21:06:00Z"/>
                <w:rFonts w:eastAsia="Times New Roman" w:cs="Times New Roman"/>
                <w:color w:val="000000"/>
                <w:sz w:val="22"/>
                <w:lang w:eastAsia="pt-BR"/>
              </w:rPr>
            </w:pPr>
          </w:p>
        </w:tc>
        <w:tc>
          <w:tcPr>
            <w:tcW w:w="967" w:type="dxa"/>
            <w:noWrap/>
            <w:tcPrChange w:id="1274" w:author="Ryan Lemos" w:date="2018-10-19T21:29:00Z">
              <w:tcPr>
                <w:tcW w:w="900" w:type="dxa"/>
                <w:gridSpan w:val="3"/>
                <w:tcBorders>
                  <w:top w:val="nil"/>
                  <w:left w:val="nil"/>
                  <w:bottom w:val="single" w:sz="8" w:space="0" w:color="auto"/>
                  <w:right w:val="single" w:sz="4" w:space="0" w:color="auto"/>
                </w:tcBorders>
                <w:shd w:val="clear" w:color="000000" w:fill="808080"/>
                <w:noWrap/>
                <w:vAlign w:val="bottom"/>
              </w:tcPr>
            </w:tcPrChange>
          </w:tcPr>
          <w:p w14:paraId="74DF27F4" w14:textId="77777777" w:rsidR="004B105B" w:rsidRPr="00152547" w:rsidRDefault="004B105B" w:rsidP="004B105B">
            <w:pPr>
              <w:spacing w:line="240" w:lineRule="auto"/>
              <w:ind w:firstLine="0"/>
              <w:jc w:val="center"/>
              <w:rPr>
                <w:ins w:id="1275" w:author="Ryan Lemos" w:date="2018-10-19T21:06:00Z"/>
                <w:rFonts w:eastAsia="Times New Roman" w:cs="Times New Roman"/>
                <w:color w:val="000000"/>
                <w:sz w:val="22"/>
                <w:lang w:eastAsia="pt-BR"/>
              </w:rPr>
            </w:pPr>
          </w:p>
        </w:tc>
        <w:tc>
          <w:tcPr>
            <w:tcW w:w="1037" w:type="dxa"/>
            <w:shd w:val="clear" w:color="auto" w:fill="7F7F7F" w:themeFill="text1" w:themeFillTint="80"/>
            <w:noWrap/>
            <w:tcPrChange w:id="1276" w:author="Ryan Lemos" w:date="2018-10-19T21:29:00Z">
              <w:tcPr>
                <w:tcW w:w="970" w:type="dxa"/>
                <w:gridSpan w:val="3"/>
                <w:tcBorders>
                  <w:top w:val="nil"/>
                  <w:left w:val="nil"/>
                  <w:bottom w:val="single" w:sz="8" w:space="0" w:color="auto"/>
                  <w:right w:val="single" w:sz="4" w:space="0" w:color="auto"/>
                </w:tcBorders>
                <w:shd w:val="clear" w:color="000000" w:fill="808080"/>
                <w:noWrap/>
                <w:vAlign w:val="bottom"/>
              </w:tcPr>
            </w:tcPrChange>
          </w:tcPr>
          <w:p w14:paraId="300C9F99" w14:textId="77777777" w:rsidR="004B105B" w:rsidRPr="00152547" w:rsidRDefault="004B105B" w:rsidP="004B105B">
            <w:pPr>
              <w:spacing w:line="240" w:lineRule="auto"/>
              <w:ind w:firstLine="0"/>
              <w:jc w:val="center"/>
              <w:rPr>
                <w:ins w:id="1277" w:author="Ryan Lemos" w:date="2018-10-19T21:06:00Z"/>
                <w:rFonts w:eastAsia="Times New Roman" w:cs="Times New Roman"/>
                <w:color w:val="000000"/>
                <w:sz w:val="22"/>
                <w:lang w:eastAsia="pt-BR"/>
              </w:rPr>
            </w:pPr>
          </w:p>
        </w:tc>
        <w:tc>
          <w:tcPr>
            <w:tcW w:w="997" w:type="dxa"/>
            <w:shd w:val="clear" w:color="auto" w:fill="7F7F7F" w:themeFill="text1" w:themeFillTint="80"/>
            <w:noWrap/>
            <w:tcPrChange w:id="1278" w:author="Ryan Lemos" w:date="2018-10-19T21:29:00Z">
              <w:tcPr>
                <w:tcW w:w="970" w:type="dxa"/>
                <w:gridSpan w:val="3"/>
                <w:tcBorders>
                  <w:top w:val="nil"/>
                  <w:left w:val="nil"/>
                  <w:bottom w:val="single" w:sz="8" w:space="0" w:color="auto"/>
                  <w:right w:val="single" w:sz="4" w:space="0" w:color="auto"/>
                </w:tcBorders>
                <w:shd w:val="clear" w:color="000000" w:fill="808080"/>
                <w:noWrap/>
                <w:vAlign w:val="bottom"/>
              </w:tcPr>
            </w:tcPrChange>
          </w:tcPr>
          <w:p w14:paraId="6F53700B" w14:textId="77777777" w:rsidR="004B105B" w:rsidRPr="00152547" w:rsidRDefault="004B105B" w:rsidP="004B105B">
            <w:pPr>
              <w:spacing w:line="240" w:lineRule="auto"/>
              <w:ind w:firstLine="0"/>
              <w:jc w:val="center"/>
              <w:rPr>
                <w:ins w:id="1279" w:author="Ryan Lemos" w:date="2018-10-19T21:06:00Z"/>
                <w:rFonts w:eastAsia="Times New Roman" w:cs="Times New Roman"/>
                <w:color w:val="000000"/>
                <w:sz w:val="22"/>
                <w:lang w:eastAsia="pt-BR"/>
              </w:rPr>
            </w:pPr>
          </w:p>
        </w:tc>
        <w:tc>
          <w:tcPr>
            <w:tcW w:w="1106" w:type="dxa"/>
            <w:noWrap/>
            <w:tcPrChange w:id="1280" w:author="Ryan Lemos" w:date="2018-10-19T21:29:00Z">
              <w:tcPr>
                <w:tcW w:w="1040" w:type="dxa"/>
                <w:gridSpan w:val="4"/>
                <w:tcBorders>
                  <w:top w:val="nil"/>
                  <w:left w:val="nil"/>
                  <w:bottom w:val="single" w:sz="8" w:space="0" w:color="auto"/>
                  <w:right w:val="single" w:sz="4" w:space="0" w:color="auto"/>
                </w:tcBorders>
                <w:shd w:val="clear" w:color="000000" w:fill="808080"/>
                <w:noWrap/>
                <w:vAlign w:val="bottom"/>
              </w:tcPr>
            </w:tcPrChange>
          </w:tcPr>
          <w:p w14:paraId="6EFE506D" w14:textId="77777777" w:rsidR="004B105B" w:rsidRPr="00152547" w:rsidRDefault="004B105B" w:rsidP="004B105B">
            <w:pPr>
              <w:spacing w:line="240" w:lineRule="auto"/>
              <w:ind w:firstLine="0"/>
              <w:jc w:val="center"/>
              <w:rPr>
                <w:ins w:id="1281" w:author="Ryan Lemos" w:date="2018-10-19T21:06:00Z"/>
                <w:rFonts w:eastAsia="Times New Roman" w:cs="Times New Roman"/>
                <w:color w:val="000000"/>
                <w:sz w:val="22"/>
                <w:lang w:eastAsia="pt-BR"/>
              </w:rPr>
            </w:pPr>
          </w:p>
        </w:tc>
        <w:tc>
          <w:tcPr>
            <w:tcW w:w="1055" w:type="dxa"/>
            <w:noWrap/>
            <w:tcPrChange w:id="1282" w:author="Ryan Lemos" w:date="2018-10-19T21:29:00Z">
              <w:tcPr>
                <w:tcW w:w="1055" w:type="dxa"/>
                <w:gridSpan w:val="3"/>
                <w:tcBorders>
                  <w:top w:val="nil"/>
                  <w:left w:val="nil"/>
                  <w:bottom w:val="single" w:sz="8" w:space="0" w:color="auto"/>
                  <w:right w:val="single" w:sz="4" w:space="0" w:color="auto"/>
                </w:tcBorders>
                <w:shd w:val="clear" w:color="000000" w:fill="808080"/>
                <w:noWrap/>
                <w:vAlign w:val="bottom"/>
              </w:tcPr>
            </w:tcPrChange>
          </w:tcPr>
          <w:p w14:paraId="2D605E4F" w14:textId="77777777" w:rsidR="004B105B" w:rsidRPr="00152547" w:rsidRDefault="004B105B" w:rsidP="004B105B">
            <w:pPr>
              <w:spacing w:line="240" w:lineRule="auto"/>
              <w:ind w:firstLine="0"/>
              <w:jc w:val="center"/>
              <w:rPr>
                <w:ins w:id="1283" w:author="Ryan Lemos" w:date="2018-10-19T21:06:00Z"/>
                <w:rFonts w:eastAsia="Times New Roman" w:cs="Times New Roman"/>
                <w:color w:val="000000"/>
                <w:sz w:val="22"/>
                <w:lang w:eastAsia="pt-BR"/>
              </w:rPr>
            </w:pPr>
          </w:p>
        </w:tc>
        <w:tc>
          <w:tcPr>
            <w:tcW w:w="936" w:type="dxa"/>
            <w:noWrap/>
            <w:tcPrChange w:id="1284" w:author="Ryan Lemos" w:date="2018-10-19T21:29:00Z">
              <w:tcPr>
                <w:tcW w:w="890" w:type="dxa"/>
                <w:gridSpan w:val="3"/>
                <w:tcBorders>
                  <w:top w:val="nil"/>
                  <w:left w:val="nil"/>
                  <w:bottom w:val="single" w:sz="8" w:space="0" w:color="auto"/>
                  <w:right w:val="single" w:sz="4" w:space="0" w:color="auto"/>
                </w:tcBorders>
                <w:shd w:val="clear" w:color="000000" w:fill="808080"/>
                <w:noWrap/>
                <w:vAlign w:val="bottom"/>
              </w:tcPr>
            </w:tcPrChange>
          </w:tcPr>
          <w:p w14:paraId="650EC826" w14:textId="77777777" w:rsidR="004B105B" w:rsidRPr="00152547" w:rsidRDefault="004B105B" w:rsidP="004B105B">
            <w:pPr>
              <w:spacing w:line="240" w:lineRule="auto"/>
              <w:ind w:firstLine="0"/>
              <w:jc w:val="center"/>
              <w:rPr>
                <w:ins w:id="1285" w:author="Ryan Lemos" w:date="2018-10-19T21:06:00Z"/>
                <w:rFonts w:eastAsia="Times New Roman" w:cs="Times New Roman"/>
                <w:color w:val="000000"/>
                <w:sz w:val="22"/>
                <w:lang w:eastAsia="pt-BR"/>
              </w:rPr>
            </w:pPr>
          </w:p>
        </w:tc>
        <w:tc>
          <w:tcPr>
            <w:tcW w:w="1016" w:type="dxa"/>
            <w:noWrap/>
            <w:tcPrChange w:id="1286" w:author="Ryan Lemos" w:date="2018-10-19T21:29:00Z">
              <w:tcPr>
                <w:tcW w:w="949" w:type="dxa"/>
                <w:gridSpan w:val="3"/>
                <w:tcBorders>
                  <w:top w:val="nil"/>
                  <w:left w:val="nil"/>
                  <w:bottom w:val="single" w:sz="8" w:space="0" w:color="auto"/>
                  <w:right w:val="single" w:sz="4" w:space="0" w:color="auto"/>
                </w:tcBorders>
                <w:shd w:val="clear" w:color="000000" w:fill="808080"/>
                <w:noWrap/>
                <w:vAlign w:val="bottom"/>
              </w:tcPr>
            </w:tcPrChange>
          </w:tcPr>
          <w:p w14:paraId="032156A4" w14:textId="77777777" w:rsidR="004B105B" w:rsidRPr="00152547" w:rsidRDefault="004B105B" w:rsidP="004B105B">
            <w:pPr>
              <w:spacing w:line="240" w:lineRule="auto"/>
              <w:ind w:firstLine="0"/>
              <w:jc w:val="center"/>
              <w:rPr>
                <w:ins w:id="1287" w:author="Ryan Lemos" w:date="2018-10-19T21:06:00Z"/>
                <w:rFonts w:eastAsia="Times New Roman" w:cs="Times New Roman"/>
                <w:color w:val="000000"/>
                <w:sz w:val="22"/>
                <w:lang w:eastAsia="pt-BR"/>
              </w:rPr>
            </w:pPr>
          </w:p>
        </w:tc>
        <w:tc>
          <w:tcPr>
            <w:tcW w:w="952" w:type="dxa"/>
            <w:noWrap/>
            <w:tcPrChange w:id="1288" w:author="Ryan Lemos" w:date="2018-10-19T21:29:00Z">
              <w:tcPr>
                <w:tcW w:w="952" w:type="dxa"/>
                <w:gridSpan w:val="3"/>
                <w:tcBorders>
                  <w:top w:val="nil"/>
                  <w:left w:val="nil"/>
                  <w:bottom w:val="single" w:sz="8" w:space="0" w:color="auto"/>
                  <w:right w:val="single" w:sz="4" w:space="0" w:color="auto"/>
                </w:tcBorders>
                <w:shd w:val="clear" w:color="000000" w:fill="808080"/>
                <w:noWrap/>
                <w:vAlign w:val="bottom"/>
              </w:tcPr>
            </w:tcPrChange>
          </w:tcPr>
          <w:p w14:paraId="31057638" w14:textId="77777777" w:rsidR="004B105B" w:rsidRPr="00152547" w:rsidRDefault="004B105B" w:rsidP="004B105B">
            <w:pPr>
              <w:spacing w:line="240" w:lineRule="auto"/>
              <w:ind w:firstLine="0"/>
              <w:jc w:val="center"/>
              <w:rPr>
                <w:ins w:id="1289" w:author="Ryan Lemos" w:date="2018-10-19T21:06:00Z"/>
                <w:rFonts w:eastAsia="Times New Roman" w:cs="Times New Roman"/>
                <w:color w:val="000000"/>
                <w:sz w:val="22"/>
                <w:lang w:eastAsia="pt-BR"/>
              </w:rPr>
            </w:pPr>
          </w:p>
        </w:tc>
        <w:tc>
          <w:tcPr>
            <w:tcW w:w="881" w:type="dxa"/>
            <w:noWrap/>
            <w:tcPrChange w:id="1290" w:author="Ryan Lemos" w:date="2018-10-19T21:29:00Z">
              <w:tcPr>
                <w:tcW w:w="879" w:type="dxa"/>
                <w:gridSpan w:val="4"/>
                <w:tcBorders>
                  <w:top w:val="nil"/>
                  <w:left w:val="nil"/>
                  <w:bottom w:val="single" w:sz="8" w:space="0" w:color="auto"/>
                  <w:right w:val="single" w:sz="8" w:space="0" w:color="auto"/>
                </w:tcBorders>
                <w:shd w:val="clear" w:color="auto" w:fill="auto"/>
                <w:noWrap/>
                <w:vAlign w:val="bottom"/>
              </w:tcPr>
            </w:tcPrChange>
          </w:tcPr>
          <w:p w14:paraId="3995155E" w14:textId="77777777" w:rsidR="004B105B" w:rsidRPr="00152547" w:rsidRDefault="004B105B" w:rsidP="004B105B">
            <w:pPr>
              <w:spacing w:line="240" w:lineRule="auto"/>
              <w:ind w:firstLine="0"/>
              <w:jc w:val="center"/>
              <w:rPr>
                <w:ins w:id="1291" w:author="Ryan Lemos" w:date="2018-10-19T21:06:00Z"/>
                <w:rFonts w:eastAsia="Times New Roman" w:cs="Times New Roman"/>
                <w:color w:val="000000"/>
                <w:sz w:val="22"/>
                <w:lang w:eastAsia="pt-BR"/>
              </w:rPr>
            </w:pPr>
          </w:p>
        </w:tc>
      </w:tr>
      <w:tr w:rsidR="004B105B" w:rsidRPr="00152547" w14:paraId="429F82C7" w14:textId="77777777" w:rsidTr="00F42D4C">
        <w:tblPrEx>
          <w:tblPrExChange w:id="1292" w:author="Ryan Lemos" w:date="2018-10-19T21:30:00Z">
            <w:tblPrEx>
              <w:tblW w:w="12930" w:type="dxa"/>
            </w:tblPrEx>
          </w:tblPrExChange>
        </w:tblPrEx>
        <w:trPr>
          <w:trHeight w:val="671"/>
          <w:ins w:id="1293" w:author="Ryan Lemos" w:date="2018-10-19T21:06:00Z"/>
          <w:trPrChange w:id="1294" w:author="Ryan Lemos" w:date="2018-10-19T21:30:00Z">
            <w:trPr>
              <w:gridBefore w:val="2"/>
              <w:trHeight w:val="671"/>
            </w:trPr>
          </w:trPrChange>
        </w:trPr>
        <w:tc>
          <w:tcPr>
            <w:tcW w:w="3026" w:type="dxa"/>
            <w:tcPrChange w:id="1295" w:author="Ryan Lemos" w:date="2018-10-19T21:30:00Z">
              <w:tcPr>
                <w:tcW w:w="3411" w:type="dxa"/>
                <w:gridSpan w:val="4"/>
                <w:tcBorders>
                  <w:top w:val="nil"/>
                  <w:left w:val="single" w:sz="8" w:space="0" w:color="auto"/>
                  <w:bottom w:val="single" w:sz="8" w:space="0" w:color="auto"/>
                  <w:right w:val="single" w:sz="4" w:space="0" w:color="auto"/>
                </w:tcBorders>
                <w:shd w:val="clear" w:color="auto" w:fill="auto"/>
                <w:vAlign w:val="center"/>
              </w:tcPr>
            </w:tcPrChange>
          </w:tcPr>
          <w:p w14:paraId="64323505" w14:textId="639C0A96" w:rsidR="004B105B" w:rsidRPr="00152547" w:rsidRDefault="004B105B" w:rsidP="004B105B">
            <w:pPr>
              <w:spacing w:line="240" w:lineRule="auto"/>
              <w:ind w:firstLine="0"/>
              <w:jc w:val="center"/>
              <w:rPr>
                <w:ins w:id="1296" w:author="Ryan Lemos" w:date="2018-10-19T21:06:00Z"/>
                <w:rFonts w:eastAsia="Times New Roman" w:cs="Times New Roman"/>
                <w:sz w:val="21"/>
                <w:szCs w:val="21"/>
                <w:lang w:eastAsia="pt-BR"/>
              </w:rPr>
            </w:pPr>
            <w:ins w:id="1297" w:author="Ryan Lemos" w:date="2018-10-19T21:15:00Z">
              <w:r>
                <w:rPr>
                  <w:rFonts w:eastAsia="Times New Roman" w:cs="Times New Roman"/>
                  <w:sz w:val="21"/>
                  <w:szCs w:val="21"/>
                  <w:lang w:eastAsia="pt-BR"/>
                </w:rPr>
                <w:t>Reuniões com o cliente para retiradas de dúvidas acerca das funcionalidades d</w:t>
              </w:r>
            </w:ins>
            <w:ins w:id="1298" w:author="Ryan Lemos" w:date="2018-10-19T21:17:00Z">
              <w:r w:rsidR="00E54C0C">
                <w:rPr>
                  <w:rFonts w:eastAsia="Times New Roman" w:cs="Times New Roman"/>
                  <w:sz w:val="21"/>
                  <w:szCs w:val="21"/>
                  <w:lang w:eastAsia="pt-BR"/>
                </w:rPr>
                <w:t xml:space="preserve">o segundo </w:t>
              </w:r>
            </w:ins>
            <w:ins w:id="1299" w:author="Ryan Lemos" w:date="2018-10-19T21:15:00Z">
              <w:r w:rsidRPr="00E54C0C">
                <w:rPr>
                  <w:rFonts w:eastAsia="Times New Roman" w:cs="Times New Roman"/>
                  <w:i/>
                  <w:sz w:val="21"/>
                  <w:szCs w:val="21"/>
                  <w:lang w:eastAsia="pt-BR"/>
                  <w:rPrChange w:id="1300" w:author="Ryan Lemos" w:date="2018-10-19T21:17:00Z">
                    <w:rPr>
                      <w:rFonts w:eastAsia="Times New Roman" w:cs="Times New Roman"/>
                      <w:sz w:val="21"/>
                      <w:szCs w:val="21"/>
                      <w:lang w:eastAsia="pt-BR"/>
                    </w:rPr>
                  </w:rPrChange>
                </w:rPr>
                <w:t>release</w:t>
              </w:r>
            </w:ins>
          </w:p>
        </w:tc>
        <w:tc>
          <w:tcPr>
            <w:tcW w:w="957" w:type="dxa"/>
            <w:noWrap/>
            <w:tcPrChange w:id="1301" w:author="Ryan Lemos" w:date="2018-10-19T21:30:00Z">
              <w:tcPr>
                <w:tcW w:w="909" w:type="dxa"/>
                <w:gridSpan w:val="3"/>
                <w:tcBorders>
                  <w:top w:val="nil"/>
                  <w:left w:val="nil"/>
                  <w:bottom w:val="single" w:sz="8" w:space="0" w:color="auto"/>
                  <w:right w:val="single" w:sz="4" w:space="0" w:color="auto"/>
                </w:tcBorders>
                <w:shd w:val="clear" w:color="000000" w:fill="808080"/>
                <w:noWrap/>
                <w:vAlign w:val="bottom"/>
              </w:tcPr>
            </w:tcPrChange>
          </w:tcPr>
          <w:p w14:paraId="7528FA7F" w14:textId="77777777" w:rsidR="004B105B" w:rsidRPr="00152547" w:rsidRDefault="004B105B" w:rsidP="004B105B">
            <w:pPr>
              <w:spacing w:line="240" w:lineRule="auto"/>
              <w:ind w:firstLine="0"/>
              <w:jc w:val="center"/>
              <w:rPr>
                <w:ins w:id="1302" w:author="Ryan Lemos" w:date="2018-10-19T21:06:00Z"/>
                <w:rFonts w:eastAsia="Times New Roman" w:cs="Times New Roman"/>
                <w:color w:val="000000"/>
                <w:sz w:val="22"/>
                <w:lang w:eastAsia="pt-BR"/>
              </w:rPr>
            </w:pPr>
          </w:p>
        </w:tc>
        <w:tc>
          <w:tcPr>
            <w:tcW w:w="967" w:type="dxa"/>
            <w:noWrap/>
            <w:tcPrChange w:id="1303" w:author="Ryan Lemos" w:date="2018-10-19T21:30:00Z">
              <w:tcPr>
                <w:tcW w:w="900" w:type="dxa"/>
                <w:gridSpan w:val="3"/>
                <w:tcBorders>
                  <w:top w:val="nil"/>
                  <w:left w:val="nil"/>
                  <w:bottom w:val="single" w:sz="8" w:space="0" w:color="auto"/>
                  <w:right w:val="single" w:sz="4" w:space="0" w:color="auto"/>
                </w:tcBorders>
                <w:shd w:val="clear" w:color="000000" w:fill="808080"/>
                <w:noWrap/>
                <w:vAlign w:val="bottom"/>
              </w:tcPr>
            </w:tcPrChange>
          </w:tcPr>
          <w:p w14:paraId="401ED9BD" w14:textId="77777777" w:rsidR="004B105B" w:rsidRPr="00152547" w:rsidRDefault="004B105B" w:rsidP="004B105B">
            <w:pPr>
              <w:spacing w:line="240" w:lineRule="auto"/>
              <w:ind w:firstLine="0"/>
              <w:jc w:val="center"/>
              <w:rPr>
                <w:ins w:id="1304" w:author="Ryan Lemos" w:date="2018-10-19T21:06:00Z"/>
                <w:rFonts w:eastAsia="Times New Roman" w:cs="Times New Roman"/>
                <w:color w:val="000000"/>
                <w:sz w:val="22"/>
                <w:lang w:eastAsia="pt-BR"/>
              </w:rPr>
            </w:pPr>
          </w:p>
        </w:tc>
        <w:tc>
          <w:tcPr>
            <w:tcW w:w="1037" w:type="dxa"/>
            <w:shd w:val="clear" w:color="auto" w:fill="7F7F7F" w:themeFill="text1" w:themeFillTint="80"/>
            <w:noWrap/>
            <w:tcPrChange w:id="1305" w:author="Ryan Lemos" w:date="2018-10-19T21:30:00Z">
              <w:tcPr>
                <w:tcW w:w="970" w:type="dxa"/>
                <w:gridSpan w:val="3"/>
                <w:tcBorders>
                  <w:top w:val="nil"/>
                  <w:left w:val="nil"/>
                  <w:bottom w:val="single" w:sz="8" w:space="0" w:color="auto"/>
                  <w:right w:val="single" w:sz="4" w:space="0" w:color="auto"/>
                </w:tcBorders>
                <w:shd w:val="clear" w:color="000000" w:fill="808080"/>
                <w:noWrap/>
                <w:vAlign w:val="bottom"/>
              </w:tcPr>
            </w:tcPrChange>
          </w:tcPr>
          <w:p w14:paraId="7A940E62" w14:textId="77777777" w:rsidR="004B105B" w:rsidRPr="00152547" w:rsidRDefault="004B105B" w:rsidP="004B105B">
            <w:pPr>
              <w:spacing w:line="240" w:lineRule="auto"/>
              <w:ind w:firstLine="0"/>
              <w:jc w:val="center"/>
              <w:rPr>
                <w:ins w:id="1306" w:author="Ryan Lemos" w:date="2018-10-19T21:06:00Z"/>
                <w:rFonts w:eastAsia="Times New Roman" w:cs="Times New Roman"/>
                <w:color w:val="000000"/>
                <w:sz w:val="22"/>
                <w:lang w:eastAsia="pt-BR"/>
              </w:rPr>
            </w:pPr>
          </w:p>
        </w:tc>
        <w:tc>
          <w:tcPr>
            <w:tcW w:w="997" w:type="dxa"/>
            <w:shd w:val="clear" w:color="auto" w:fill="7F7F7F" w:themeFill="text1" w:themeFillTint="80"/>
            <w:noWrap/>
            <w:tcPrChange w:id="1307" w:author="Ryan Lemos" w:date="2018-10-19T21:30:00Z">
              <w:tcPr>
                <w:tcW w:w="970" w:type="dxa"/>
                <w:gridSpan w:val="3"/>
                <w:tcBorders>
                  <w:top w:val="nil"/>
                  <w:left w:val="nil"/>
                  <w:bottom w:val="single" w:sz="8" w:space="0" w:color="auto"/>
                  <w:right w:val="single" w:sz="4" w:space="0" w:color="auto"/>
                </w:tcBorders>
                <w:shd w:val="clear" w:color="000000" w:fill="808080"/>
                <w:noWrap/>
                <w:vAlign w:val="bottom"/>
              </w:tcPr>
            </w:tcPrChange>
          </w:tcPr>
          <w:p w14:paraId="1CF8C6EE" w14:textId="77777777" w:rsidR="004B105B" w:rsidRPr="00152547" w:rsidRDefault="004B105B" w:rsidP="004B105B">
            <w:pPr>
              <w:spacing w:line="240" w:lineRule="auto"/>
              <w:ind w:firstLine="0"/>
              <w:jc w:val="center"/>
              <w:rPr>
                <w:ins w:id="1308" w:author="Ryan Lemos" w:date="2018-10-19T21:06:00Z"/>
                <w:rFonts w:eastAsia="Times New Roman" w:cs="Times New Roman"/>
                <w:color w:val="000000"/>
                <w:sz w:val="22"/>
                <w:lang w:eastAsia="pt-BR"/>
              </w:rPr>
            </w:pPr>
          </w:p>
        </w:tc>
        <w:tc>
          <w:tcPr>
            <w:tcW w:w="1106" w:type="dxa"/>
            <w:noWrap/>
            <w:tcPrChange w:id="1309" w:author="Ryan Lemos" w:date="2018-10-19T21:30:00Z">
              <w:tcPr>
                <w:tcW w:w="1040" w:type="dxa"/>
                <w:gridSpan w:val="4"/>
                <w:tcBorders>
                  <w:top w:val="nil"/>
                  <w:left w:val="nil"/>
                  <w:bottom w:val="single" w:sz="8" w:space="0" w:color="auto"/>
                  <w:right w:val="single" w:sz="4" w:space="0" w:color="auto"/>
                </w:tcBorders>
                <w:shd w:val="clear" w:color="000000" w:fill="808080"/>
                <w:noWrap/>
                <w:vAlign w:val="bottom"/>
              </w:tcPr>
            </w:tcPrChange>
          </w:tcPr>
          <w:p w14:paraId="0EF45FB9" w14:textId="77777777" w:rsidR="004B105B" w:rsidRPr="00152547" w:rsidRDefault="004B105B" w:rsidP="004B105B">
            <w:pPr>
              <w:spacing w:line="240" w:lineRule="auto"/>
              <w:ind w:firstLine="0"/>
              <w:jc w:val="center"/>
              <w:rPr>
                <w:ins w:id="1310" w:author="Ryan Lemos" w:date="2018-10-19T21:06:00Z"/>
                <w:rFonts w:eastAsia="Times New Roman" w:cs="Times New Roman"/>
                <w:color w:val="000000"/>
                <w:sz w:val="22"/>
                <w:lang w:eastAsia="pt-BR"/>
              </w:rPr>
            </w:pPr>
          </w:p>
        </w:tc>
        <w:tc>
          <w:tcPr>
            <w:tcW w:w="1055" w:type="dxa"/>
            <w:noWrap/>
            <w:tcPrChange w:id="1311" w:author="Ryan Lemos" w:date="2018-10-19T21:30:00Z">
              <w:tcPr>
                <w:tcW w:w="1055" w:type="dxa"/>
                <w:gridSpan w:val="3"/>
                <w:tcBorders>
                  <w:top w:val="nil"/>
                  <w:left w:val="nil"/>
                  <w:bottom w:val="single" w:sz="8" w:space="0" w:color="auto"/>
                  <w:right w:val="single" w:sz="4" w:space="0" w:color="auto"/>
                </w:tcBorders>
                <w:shd w:val="clear" w:color="000000" w:fill="808080"/>
                <w:noWrap/>
                <w:vAlign w:val="bottom"/>
              </w:tcPr>
            </w:tcPrChange>
          </w:tcPr>
          <w:p w14:paraId="5008E5B7" w14:textId="77777777" w:rsidR="004B105B" w:rsidRPr="00152547" w:rsidRDefault="004B105B" w:rsidP="004B105B">
            <w:pPr>
              <w:spacing w:line="240" w:lineRule="auto"/>
              <w:ind w:firstLine="0"/>
              <w:jc w:val="center"/>
              <w:rPr>
                <w:ins w:id="1312" w:author="Ryan Lemos" w:date="2018-10-19T21:06:00Z"/>
                <w:rFonts w:eastAsia="Times New Roman" w:cs="Times New Roman"/>
                <w:color w:val="000000"/>
                <w:sz w:val="22"/>
                <w:lang w:eastAsia="pt-BR"/>
              </w:rPr>
            </w:pPr>
          </w:p>
        </w:tc>
        <w:tc>
          <w:tcPr>
            <w:tcW w:w="936" w:type="dxa"/>
            <w:noWrap/>
            <w:tcPrChange w:id="1313" w:author="Ryan Lemos" w:date="2018-10-19T21:30:00Z">
              <w:tcPr>
                <w:tcW w:w="890" w:type="dxa"/>
                <w:gridSpan w:val="3"/>
                <w:tcBorders>
                  <w:top w:val="nil"/>
                  <w:left w:val="nil"/>
                  <w:bottom w:val="single" w:sz="8" w:space="0" w:color="auto"/>
                  <w:right w:val="single" w:sz="4" w:space="0" w:color="auto"/>
                </w:tcBorders>
                <w:shd w:val="clear" w:color="000000" w:fill="808080"/>
                <w:noWrap/>
                <w:vAlign w:val="bottom"/>
              </w:tcPr>
            </w:tcPrChange>
          </w:tcPr>
          <w:p w14:paraId="00618F73" w14:textId="77777777" w:rsidR="004B105B" w:rsidRPr="00152547" w:rsidRDefault="004B105B" w:rsidP="004B105B">
            <w:pPr>
              <w:spacing w:line="240" w:lineRule="auto"/>
              <w:ind w:firstLine="0"/>
              <w:jc w:val="center"/>
              <w:rPr>
                <w:ins w:id="1314" w:author="Ryan Lemos" w:date="2018-10-19T21:06:00Z"/>
                <w:rFonts w:eastAsia="Times New Roman" w:cs="Times New Roman"/>
                <w:color w:val="000000"/>
                <w:sz w:val="22"/>
                <w:lang w:eastAsia="pt-BR"/>
              </w:rPr>
            </w:pPr>
          </w:p>
        </w:tc>
        <w:tc>
          <w:tcPr>
            <w:tcW w:w="1016" w:type="dxa"/>
            <w:noWrap/>
            <w:tcPrChange w:id="1315" w:author="Ryan Lemos" w:date="2018-10-19T21:30:00Z">
              <w:tcPr>
                <w:tcW w:w="949" w:type="dxa"/>
                <w:gridSpan w:val="3"/>
                <w:tcBorders>
                  <w:top w:val="nil"/>
                  <w:left w:val="nil"/>
                  <w:bottom w:val="single" w:sz="8" w:space="0" w:color="auto"/>
                  <w:right w:val="single" w:sz="4" w:space="0" w:color="auto"/>
                </w:tcBorders>
                <w:shd w:val="clear" w:color="000000" w:fill="808080"/>
                <w:noWrap/>
                <w:vAlign w:val="bottom"/>
              </w:tcPr>
            </w:tcPrChange>
          </w:tcPr>
          <w:p w14:paraId="39C8ECD2" w14:textId="77777777" w:rsidR="004B105B" w:rsidRPr="00152547" w:rsidRDefault="004B105B" w:rsidP="004B105B">
            <w:pPr>
              <w:spacing w:line="240" w:lineRule="auto"/>
              <w:ind w:firstLine="0"/>
              <w:jc w:val="center"/>
              <w:rPr>
                <w:ins w:id="1316" w:author="Ryan Lemos" w:date="2018-10-19T21:06:00Z"/>
                <w:rFonts w:eastAsia="Times New Roman" w:cs="Times New Roman"/>
                <w:color w:val="000000"/>
                <w:sz w:val="22"/>
                <w:lang w:eastAsia="pt-BR"/>
              </w:rPr>
            </w:pPr>
          </w:p>
        </w:tc>
        <w:tc>
          <w:tcPr>
            <w:tcW w:w="952" w:type="dxa"/>
            <w:noWrap/>
            <w:tcPrChange w:id="1317" w:author="Ryan Lemos" w:date="2018-10-19T21:30:00Z">
              <w:tcPr>
                <w:tcW w:w="952" w:type="dxa"/>
                <w:gridSpan w:val="3"/>
                <w:tcBorders>
                  <w:top w:val="nil"/>
                  <w:left w:val="nil"/>
                  <w:bottom w:val="single" w:sz="8" w:space="0" w:color="auto"/>
                  <w:right w:val="single" w:sz="4" w:space="0" w:color="auto"/>
                </w:tcBorders>
                <w:shd w:val="clear" w:color="000000" w:fill="808080"/>
                <w:noWrap/>
                <w:vAlign w:val="bottom"/>
              </w:tcPr>
            </w:tcPrChange>
          </w:tcPr>
          <w:p w14:paraId="6C31F70D" w14:textId="77777777" w:rsidR="004B105B" w:rsidRPr="00152547" w:rsidRDefault="004B105B" w:rsidP="004B105B">
            <w:pPr>
              <w:spacing w:line="240" w:lineRule="auto"/>
              <w:ind w:firstLine="0"/>
              <w:jc w:val="center"/>
              <w:rPr>
                <w:ins w:id="1318" w:author="Ryan Lemos" w:date="2018-10-19T21:06:00Z"/>
                <w:rFonts w:eastAsia="Times New Roman" w:cs="Times New Roman"/>
                <w:color w:val="000000"/>
                <w:sz w:val="22"/>
                <w:lang w:eastAsia="pt-BR"/>
              </w:rPr>
            </w:pPr>
          </w:p>
        </w:tc>
        <w:tc>
          <w:tcPr>
            <w:tcW w:w="881" w:type="dxa"/>
            <w:noWrap/>
            <w:tcPrChange w:id="1319" w:author="Ryan Lemos" w:date="2018-10-19T21:30:00Z">
              <w:tcPr>
                <w:tcW w:w="879" w:type="dxa"/>
                <w:gridSpan w:val="4"/>
                <w:tcBorders>
                  <w:top w:val="nil"/>
                  <w:left w:val="nil"/>
                  <w:bottom w:val="single" w:sz="8" w:space="0" w:color="auto"/>
                  <w:right w:val="single" w:sz="8" w:space="0" w:color="auto"/>
                </w:tcBorders>
                <w:shd w:val="clear" w:color="auto" w:fill="auto"/>
                <w:noWrap/>
                <w:vAlign w:val="bottom"/>
              </w:tcPr>
            </w:tcPrChange>
          </w:tcPr>
          <w:p w14:paraId="53DF8FE1" w14:textId="77777777" w:rsidR="004B105B" w:rsidRPr="00152547" w:rsidRDefault="004B105B" w:rsidP="004B105B">
            <w:pPr>
              <w:spacing w:line="240" w:lineRule="auto"/>
              <w:ind w:firstLine="0"/>
              <w:jc w:val="center"/>
              <w:rPr>
                <w:ins w:id="1320" w:author="Ryan Lemos" w:date="2018-10-19T21:06:00Z"/>
                <w:rFonts w:eastAsia="Times New Roman" w:cs="Times New Roman"/>
                <w:color w:val="000000"/>
                <w:sz w:val="22"/>
                <w:lang w:eastAsia="pt-BR"/>
              </w:rPr>
            </w:pPr>
          </w:p>
        </w:tc>
      </w:tr>
      <w:tr w:rsidR="00E54C0C" w:rsidRPr="00152547" w14:paraId="48A8031D" w14:textId="77777777" w:rsidTr="00F42D4C">
        <w:tblPrEx>
          <w:tblPrExChange w:id="1321" w:author="Ryan Lemos" w:date="2018-10-19T21:30:00Z">
            <w:tblPrEx>
              <w:tblW w:w="12930" w:type="dxa"/>
            </w:tblPrEx>
          </w:tblPrExChange>
        </w:tblPrEx>
        <w:trPr>
          <w:trHeight w:val="671"/>
          <w:ins w:id="1322" w:author="Ryan Lemos" w:date="2018-10-19T21:06:00Z"/>
          <w:trPrChange w:id="1323" w:author="Ryan Lemos" w:date="2018-10-19T21:30:00Z">
            <w:trPr>
              <w:gridBefore w:val="2"/>
              <w:trHeight w:val="671"/>
            </w:trPr>
          </w:trPrChange>
        </w:trPr>
        <w:tc>
          <w:tcPr>
            <w:tcW w:w="3026" w:type="dxa"/>
            <w:tcPrChange w:id="1324" w:author="Ryan Lemos" w:date="2018-10-19T21:30:00Z">
              <w:tcPr>
                <w:tcW w:w="3411" w:type="dxa"/>
                <w:gridSpan w:val="4"/>
                <w:tcBorders>
                  <w:top w:val="nil"/>
                  <w:left w:val="single" w:sz="8" w:space="0" w:color="auto"/>
                  <w:bottom w:val="single" w:sz="8" w:space="0" w:color="auto"/>
                  <w:right w:val="single" w:sz="4" w:space="0" w:color="auto"/>
                </w:tcBorders>
                <w:shd w:val="clear" w:color="auto" w:fill="auto"/>
                <w:vAlign w:val="center"/>
              </w:tcPr>
            </w:tcPrChange>
          </w:tcPr>
          <w:p w14:paraId="7C68F68A" w14:textId="32B99A39" w:rsidR="00E54C0C" w:rsidRPr="00152547" w:rsidRDefault="00E54C0C" w:rsidP="00E54C0C">
            <w:pPr>
              <w:spacing w:line="240" w:lineRule="auto"/>
              <w:ind w:firstLine="0"/>
              <w:jc w:val="center"/>
              <w:rPr>
                <w:ins w:id="1325" w:author="Ryan Lemos" w:date="2018-10-19T21:06:00Z"/>
                <w:rFonts w:eastAsia="Times New Roman" w:cs="Times New Roman"/>
                <w:sz w:val="21"/>
                <w:szCs w:val="21"/>
                <w:lang w:eastAsia="pt-BR"/>
              </w:rPr>
            </w:pPr>
            <w:ins w:id="1326" w:author="Ryan Lemos" w:date="2018-10-19T21:21:00Z">
              <w:r w:rsidRPr="00152547">
                <w:rPr>
                  <w:rFonts w:eastAsia="Times New Roman" w:cs="Times New Roman"/>
                  <w:sz w:val="21"/>
                  <w:szCs w:val="21"/>
                  <w:lang w:eastAsia="pt-BR"/>
                </w:rPr>
                <w:t>Coleta de Dados</w:t>
              </w:r>
              <w:r>
                <w:rPr>
                  <w:rFonts w:eastAsia="Times New Roman" w:cs="Times New Roman"/>
                  <w:sz w:val="21"/>
                  <w:szCs w:val="21"/>
                  <w:lang w:eastAsia="pt-BR"/>
                </w:rPr>
                <w:t xml:space="preserve"> para o </w:t>
              </w:r>
            </w:ins>
            <w:ins w:id="1327" w:author="Ryan Lemos" w:date="2018-10-19T21:22:00Z">
              <w:r>
                <w:rPr>
                  <w:rFonts w:eastAsia="Times New Roman" w:cs="Times New Roman"/>
                  <w:sz w:val="21"/>
                  <w:szCs w:val="21"/>
                  <w:lang w:eastAsia="pt-BR"/>
                </w:rPr>
                <w:t>terceiro</w:t>
              </w:r>
            </w:ins>
            <w:ins w:id="1328" w:author="Ryan Lemos" w:date="2018-10-19T21:21:00Z">
              <w:r>
                <w:rPr>
                  <w:rFonts w:eastAsia="Times New Roman" w:cs="Times New Roman"/>
                  <w:sz w:val="21"/>
                  <w:szCs w:val="21"/>
                  <w:lang w:eastAsia="pt-BR"/>
                </w:rPr>
                <w:t xml:space="preserve"> </w:t>
              </w:r>
              <w:r w:rsidRPr="00C17254">
                <w:rPr>
                  <w:rFonts w:eastAsia="Times New Roman" w:cs="Times New Roman"/>
                  <w:i/>
                  <w:sz w:val="21"/>
                  <w:szCs w:val="21"/>
                  <w:lang w:eastAsia="pt-BR"/>
                </w:rPr>
                <w:t>release</w:t>
              </w:r>
              <w:r w:rsidRPr="00152547">
                <w:rPr>
                  <w:rFonts w:eastAsia="Times New Roman" w:cs="Times New Roman"/>
                  <w:sz w:val="21"/>
                  <w:szCs w:val="21"/>
                  <w:lang w:eastAsia="pt-BR"/>
                </w:rPr>
                <w:t xml:space="preserve"> (Pesquisa, Observação e Entrevista)</w:t>
              </w:r>
              <w:r>
                <w:rPr>
                  <w:rFonts w:eastAsia="Times New Roman" w:cs="Times New Roman"/>
                  <w:sz w:val="21"/>
                  <w:szCs w:val="21"/>
                  <w:lang w:eastAsia="pt-BR"/>
                </w:rPr>
                <w:t xml:space="preserve"> e entrega do </w:t>
              </w:r>
            </w:ins>
            <w:ins w:id="1329" w:author="Ryan Lemos" w:date="2018-10-19T21:22:00Z">
              <w:r>
                <w:rPr>
                  <w:rFonts w:eastAsia="Times New Roman" w:cs="Times New Roman"/>
                  <w:sz w:val="21"/>
                  <w:szCs w:val="21"/>
                  <w:lang w:eastAsia="pt-BR"/>
                </w:rPr>
                <w:t>segundo</w:t>
              </w:r>
            </w:ins>
            <w:ins w:id="1330" w:author="Ryan Lemos" w:date="2018-10-19T21:21:00Z">
              <w:r>
                <w:rPr>
                  <w:rFonts w:eastAsia="Times New Roman" w:cs="Times New Roman"/>
                  <w:sz w:val="21"/>
                  <w:szCs w:val="21"/>
                  <w:lang w:eastAsia="pt-BR"/>
                </w:rPr>
                <w:t xml:space="preserve"> release</w:t>
              </w:r>
            </w:ins>
          </w:p>
        </w:tc>
        <w:tc>
          <w:tcPr>
            <w:tcW w:w="957" w:type="dxa"/>
            <w:noWrap/>
            <w:tcPrChange w:id="1331" w:author="Ryan Lemos" w:date="2018-10-19T21:30:00Z">
              <w:tcPr>
                <w:tcW w:w="909" w:type="dxa"/>
                <w:gridSpan w:val="3"/>
                <w:tcBorders>
                  <w:top w:val="nil"/>
                  <w:left w:val="nil"/>
                  <w:bottom w:val="single" w:sz="8" w:space="0" w:color="auto"/>
                  <w:right w:val="single" w:sz="4" w:space="0" w:color="auto"/>
                </w:tcBorders>
                <w:shd w:val="clear" w:color="000000" w:fill="808080"/>
                <w:noWrap/>
                <w:vAlign w:val="bottom"/>
              </w:tcPr>
            </w:tcPrChange>
          </w:tcPr>
          <w:p w14:paraId="61C6FBB3" w14:textId="77777777" w:rsidR="00E54C0C" w:rsidRPr="00152547" w:rsidRDefault="00E54C0C" w:rsidP="00E54C0C">
            <w:pPr>
              <w:spacing w:line="240" w:lineRule="auto"/>
              <w:ind w:firstLine="0"/>
              <w:jc w:val="center"/>
              <w:rPr>
                <w:ins w:id="1332" w:author="Ryan Lemos" w:date="2018-10-19T21:06:00Z"/>
                <w:rFonts w:eastAsia="Times New Roman" w:cs="Times New Roman"/>
                <w:color w:val="000000"/>
                <w:sz w:val="22"/>
                <w:lang w:eastAsia="pt-BR"/>
              </w:rPr>
            </w:pPr>
          </w:p>
        </w:tc>
        <w:tc>
          <w:tcPr>
            <w:tcW w:w="967" w:type="dxa"/>
            <w:noWrap/>
            <w:tcPrChange w:id="1333" w:author="Ryan Lemos" w:date="2018-10-19T21:30:00Z">
              <w:tcPr>
                <w:tcW w:w="900" w:type="dxa"/>
                <w:gridSpan w:val="3"/>
                <w:tcBorders>
                  <w:top w:val="nil"/>
                  <w:left w:val="nil"/>
                  <w:bottom w:val="single" w:sz="8" w:space="0" w:color="auto"/>
                  <w:right w:val="single" w:sz="4" w:space="0" w:color="auto"/>
                </w:tcBorders>
                <w:shd w:val="clear" w:color="000000" w:fill="808080"/>
                <w:noWrap/>
                <w:vAlign w:val="bottom"/>
              </w:tcPr>
            </w:tcPrChange>
          </w:tcPr>
          <w:p w14:paraId="29B2EDB3" w14:textId="77777777" w:rsidR="00E54C0C" w:rsidRPr="00152547" w:rsidRDefault="00E54C0C" w:rsidP="00E54C0C">
            <w:pPr>
              <w:spacing w:line="240" w:lineRule="auto"/>
              <w:ind w:firstLine="0"/>
              <w:jc w:val="center"/>
              <w:rPr>
                <w:ins w:id="1334" w:author="Ryan Lemos" w:date="2018-10-19T21:06:00Z"/>
                <w:rFonts w:eastAsia="Times New Roman" w:cs="Times New Roman"/>
                <w:color w:val="000000"/>
                <w:sz w:val="22"/>
                <w:lang w:eastAsia="pt-BR"/>
              </w:rPr>
            </w:pPr>
          </w:p>
        </w:tc>
        <w:tc>
          <w:tcPr>
            <w:tcW w:w="1037" w:type="dxa"/>
            <w:noWrap/>
            <w:tcPrChange w:id="1335" w:author="Ryan Lemos" w:date="2018-10-19T21:30:00Z">
              <w:tcPr>
                <w:tcW w:w="970" w:type="dxa"/>
                <w:gridSpan w:val="3"/>
                <w:tcBorders>
                  <w:top w:val="nil"/>
                  <w:left w:val="nil"/>
                  <w:bottom w:val="single" w:sz="8" w:space="0" w:color="auto"/>
                  <w:right w:val="single" w:sz="4" w:space="0" w:color="auto"/>
                </w:tcBorders>
                <w:shd w:val="clear" w:color="000000" w:fill="808080"/>
                <w:noWrap/>
                <w:vAlign w:val="bottom"/>
              </w:tcPr>
            </w:tcPrChange>
          </w:tcPr>
          <w:p w14:paraId="5055C68A" w14:textId="77777777" w:rsidR="00E54C0C" w:rsidRPr="00152547" w:rsidRDefault="00E54C0C" w:rsidP="00E54C0C">
            <w:pPr>
              <w:spacing w:line="240" w:lineRule="auto"/>
              <w:ind w:firstLine="0"/>
              <w:jc w:val="center"/>
              <w:rPr>
                <w:ins w:id="1336" w:author="Ryan Lemos" w:date="2018-10-19T21:06:00Z"/>
                <w:rFonts w:eastAsia="Times New Roman" w:cs="Times New Roman"/>
                <w:color w:val="000000"/>
                <w:sz w:val="22"/>
                <w:lang w:eastAsia="pt-BR"/>
              </w:rPr>
            </w:pPr>
          </w:p>
        </w:tc>
        <w:tc>
          <w:tcPr>
            <w:tcW w:w="997" w:type="dxa"/>
            <w:shd w:val="clear" w:color="auto" w:fill="7F7F7F" w:themeFill="text1" w:themeFillTint="80"/>
            <w:noWrap/>
            <w:tcPrChange w:id="1337" w:author="Ryan Lemos" w:date="2018-10-19T21:30:00Z">
              <w:tcPr>
                <w:tcW w:w="970" w:type="dxa"/>
                <w:gridSpan w:val="3"/>
                <w:tcBorders>
                  <w:top w:val="nil"/>
                  <w:left w:val="nil"/>
                  <w:bottom w:val="single" w:sz="8" w:space="0" w:color="auto"/>
                  <w:right w:val="single" w:sz="4" w:space="0" w:color="auto"/>
                </w:tcBorders>
                <w:shd w:val="clear" w:color="000000" w:fill="808080"/>
                <w:noWrap/>
                <w:vAlign w:val="bottom"/>
              </w:tcPr>
            </w:tcPrChange>
          </w:tcPr>
          <w:p w14:paraId="05AE8629" w14:textId="77777777" w:rsidR="00E54C0C" w:rsidRPr="00152547" w:rsidRDefault="00E54C0C" w:rsidP="00E54C0C">
            <w:pPr>
              <w:spacing w:line="240" w:lineRule="auto"/>
              <w:ind w:firstLine="0"/>
              <w:jc w:val="center"/>
              <w:rPr>
                <w:ins w:id="1338" w:author="Ryan Lemos" w:date="2018-10-19T21:06:00Z"/>
                <w:rFonts w:eastAsia="Times New Roman" w:cs="Times New Roman"/>
                <w:color w:val="000000"/>
                <w:sz w:val="22"/>
                <w:lang w:eastAsia="pt-BR"/>
              </w:rPr>
            </w:pPr>
          </w:p>
        </w:tc>
        <w:tc>
          <w:tcPr>
            <w:tcW w:w="1106" w:type="dxa"/>
            <w:shd w:val="clear" w:color="auto" w:fill="7F7F7F" w:themeFill="text1" w:themeFillTint="80"/>
            <w:noWrap/>
            <w:tcPrChange w:id="1339" w:author="Ryan Lemos" w:date="2018-10-19T21:30:00Z">
              <w:tcPr>
                <w:tcW w:w="1040" w:type="dxa"/>
                <w:gridSpan w:val="4"/>
                <w:tcBorders>
                  <w:top w:val="nil"/>
                  <w:left w:val="nil"/>
                  <w:bottom w:val="single" w:sz="8" w:space="0" w:color="auto"/>
                  <w:right w:val="single" w:sz="4" w:space="0" w:color="auto"/>
                </w:tcBorders>
                <w:shd w:val="clear" w:color="000000" w:fill="808080"/>
                <w:noWrap/>
                <w:vAlign w:val="bottom"/>
              </w:tcPr>
            </w:tcPrChange>
          </w:tcPr>
          <w:p w14:paraId="135D8733" w14:textId="77777777" w:rsidR="00E54C0C" w:rsidRPr="00152547" w:rsidRDefault="00E54C0C" w:rsidP="00E54C0C">
            <w:pPr>
              <w:spacing w:line="240" w:lineRule="auto"/>
              <w:ind w:firstLine="0"/>
              <w:jc w:val="center"/>
              <w:rPr>
                <w:ins w:id="1340" w:author="Ryan Lemos" w:date="2018-10-19T21:06:00Z"/>
                <w:rFonts w:eastAsia="Times New Roman" w:cs="Times New Roman"/>
                <w:color w:val="000000"/>
                <w:sz w:val="22"/>
                <w:lang w:eastAsia="pt-BR"/>
              </w:rPr>
            </w:pPr>
          </w:p>
        </w:tc>
        <w:tc>
          <w:tcPr>
            <w:tcW w:w="1055" w:type="dxa"/>
            <w:noWrap/>
            <w:tcPrChange w:id="1341" w:author="Ryan Lemos" w:date="2018-10-19T21:30:00Z">
              <w:tcPr>
                <w:tcW w:w="1055" w:type="dxa"/>
                <w:gridSpan w:val="3"/>
                <w:tcBorders>
                  <w:top w:val="nil"/>
                  <w:left w:val="nil"/>
                  <w:bottom w:val="single" w:sz="8" w:space="0" w:color="auto"/>
                  <w:right w:val="single" w:sz="4" w:space="0" w:color="auto"/>
                </w:tcBorders>
                <w:shd w:val="clear" w:color="000000" w:fill="808080"/>
                <w:noWrap/>
                <w:vAlign w:val="bottom"/>
              </w:tcPr>
            </w:tcPrChange>
          </w:tcPr>
          <w:p w14:paraId="06185AC4" w14:textId="77777777" w:rsidR="00E54C0C" w:rsidRPr="00152547" w:rsidRDefault="00E54C0C" w:rsidP="00E54C0C">
            <w:pPr>
              <w:spacing w:line="240" w:lineRule="auto"/>
              <w:ind w:firstLine="0"/>
              <w:jc w:val="center"/>
              <w:rPr>
                <w:ins w:id="1342" w:author="Ryan Lemos" w:date="2018-10-19T21:06:00Z"/>
                <w:rFonts w:eastAsia="Times New Roman" w:cs="Times New Roman"/>
                <w:color w:val="000000"/>
                <w:sz w:val="22"/>
                <w:lang w:eastAsia="pt-BR"/>
              </w:rPr>
            </w:pPr>
          </w:p>
        </w:tc>
        <w:tc>
          <w:tcPr>
            <w:tcW w:w="936" w:type="dxa"/>
            <w:noWrap/>
            <w:tcPrChange w:id="1343" w:author="Ryan Lemos" w:date="2018-10-19T21:30:00Z">
              <w:tcPr>
                <w:tcW w:w="890" w:type="dxa"/>
                <w:gridSpan w:val="3"/>
                <w:tcBorders>
                  <w:top w:val="nil"/>
                  <w:left w:val="nil"/>
                  <w:bottom w:val="single" w:sz="8" w:space="0" w:color="auto"/>
                  <w:right w:val="single" w:sz="4" w:space="0" w:color="auto"/>
                </w:tcBorders>
                <w:shd w:val="clear" w:color="000000" w:fill="808080"/>
                <w:noWrap/>
                <w:vAlign w:val="bottom"/>
              </w:tcPr>
            </w:tcPrChange>
          </w:tcPr>
          <w:p w14:paraId="6F5EBD42" w14:textId="77777777" w:rsidR="00E54C0C" w:rsidRPr="00152547" w:rsidRDefault="00E54C0C" w:rsidP="00E54C0C">
            <w:pPr>
              <w:spacing w:line="240" w:lineRule="auto"/>
              <w:ind w:firstLine="0"/>
              <w:jc w:val="center"/>
              <w:rPr>
                <w:ins w:id="1344" w:author="Ryan Lemos" w:date="2018-10-19T21:06:00Z"/>
                <w:rFonts w:eastAsia="Times New Roman" w:cs="Times New Roman"/>
                <w:color w:val="000000"/>
                <w:sz w:val="22"/>
                <w:lang w:eastAsia="pt-BR"/>
              </w:rPr>
            </w:pPr>
          </w:p>
        </w:tc>
        <w:tc>
          <w:tcPr>
            <w:tcW w:w="1016" w:type="dxa"/>
            <w:noWrap/>
            <w:tcPrChange w:id="1345" w:author="Ryan Lemos" w:date="2018-10-19T21:30:00Z">
              <w:tcPr>
                <w:tcW w:w="949" w:type="dxa"/>
                <w:gridSpan w:val="3"/>
                <w:tcBorders>
                  <w:top w:val="nil"/>
                  <w:left w:val="nil"/>
                  <w:bottom w:val="single" w:sz="8" w:space="0" w:color="auto"/>
                  <w:right w:val="single" w:sz="4" w:space="0" w:color="auto"/>
                </w:tcBorders>
                <w:shd w:val="clear" w:color="000000" w:fill="808080"/>
                <w:noWrap/>
                <w:vAlign w:val="bottom"/>
              </w:tcPr>
            </w:tcPrChange>
          </w:tcPr>
          <w:p w14:paraId="208F85B0" w14:textId="77777777" w:rsidR="00E54C0C" w:rsidRPr="00152547" w:rsidRDefault="00E54C0C" w:rsidP="00E54C0C">
            <w:pPr>
              <w:spacing w:line="240" w:lineRule="auto"/>
              <w:ind w:firstLine="0"/>
              <w:jc w:val="center"/>
              <w:rPr>
                <w:ins w:id="1346" w:author="Ryan Lemos" w:date="2018-10-19T21:06:00Z"/>
                <w:rFonts w:eastAsia="Times New Roman" w:cs="Times New Roman"/>
                <w:color w:val="000000"/>
                <w:sz w:val="22"/>
                <w:lang w:eastAsia="pt-BR"/>
              </w:rPr>
            </w:pPr>
          </w:p>
        </w:tc>
        <w:tc>
          <w:tcPr>
            <w:tcW w:w="952" w:type="dxa"/>
            <w:noWrap/>
            <w:tcPrChange w:id="1347" w:author="Ryan Lemos" w:date="2018-10-19T21:30:00Z">
              <w:tcPr>
                <w:tcW w:w="952" w:type="dxa"/>
                <w:gridSpan w:val="3"/>
                <w:tcBorders>
                  <w:top w:val="nil"/>
                  <w:left w:val="nil"/>
                  <w:bottom w:val="single" w:sz="8" w:space="0" w:color="auto"/>
                  <w:right w:val="single" w:sz="4" w:space="0" w:color="auto"/>
                </w:tcBorders>
                <w:shd w:val="clear" w:color="000000" w:fill="808080"/>
                <w:noWrap/>
                <w:vAlign w:val="bottom"/>
              </w:tcPr>
            </w:tcPrChange>
          </w:tcPr>
          <w:p w14:paraId="3D087C64" w14:textId="77777777" w:rsidR="00E54C0C" w:rsidRPr="00152547" w:rsidRDefault="00E54C0C" w:rsidP="00E54C0C">
            <w:pPr>
              <w:spacing w:line="240" w:lineRule="auto"/>
              <w:ind w:firstLine="0"/>
              <w:jc w:val="center"/>
              <w:rPr>
                <w:ins w:id="1348" w:author="Ryan Lemos" w:date="2018-10-19T21:06:00Z"/>
                <w:rFonts w:eastAsia="Times New Roman" w:cs="Times New Roman"/>
                <w:color w:val="000000"/>
                <w:sz w:val="22"/>
                <w:lang w:eastAsia="pt-BR"/>
              </w:rPr>
            </w:pPr>
          </w:p>
        </w:tc>
        <w:tc>
          <w:tcPr>
            <w:tcW w:w="881" w:type="dxa"/>
            <w:noWrap/>
            <w:tcPrChange w:id="1349" w:author="Ryan Lemos" w:date="2018-10-19T21:30:00Z">
              <w:tcPr>
                <w:tcW w:w="879" w:type="dxa"/>
                <w:gridSpan w:val="4"/>
                <w:tcBorders>
                  <w:top w:val="nil"/>
                  <w:left w:val="nil"/>
                  <w:bottom w:val="single" w:sz="8" w:space="0" w:color="auto"/>
                  <w:right w:val="single" w:sz="8" w:space="0" w:color="auto"/>
                </w:tcBorders>
                <w:shd w:val="clear" w:color="auto" w:fill="auto"/>
                <w:noWrap/>
                <w:vAlign w:val="bottom"/>
              </w:tcPr>
            </w:tcPrChange>
          </w:tcPr>
          <w:p w14:paraId="0998DECD" w14:textId="77777777" w:rsidR="00E54C0C" w:rsidRPr="00152547" w:rsidRDefault="00E54C0C" w:rsidP="00E54C0C">
            <w:pPr>
              <w:spacing w:line="240" w:lineRule="auto"/>
              <w:ind w:firstLine="0"/>
              <w:jc w:val="center"/>
              <w:rPr>
                <w:ins w:id="1350" w:author="Ryan Lemos" w:date="2018-10-19T21:06:00Z"/>
                <w:rFonts w:eastAsia="Times New Roman" w:cs="Times New Roman"/>
                <w:color w:val="000000"/>
                <w:sz w:val="22"/>
                <w:lang w:eastAsia="pt-BR"/>
              </w:rPr>
            </w:pPr>
          </w:p>
        </w:tc>
      </w:tr>
      <w:tr w:rsidR="00E54C0C" w:rsidRPr="00152547" w14:paraId="261846C4" w14:textId="77777777" w:rsidTr="00F42D4C">
        <w:tblPrEx>
          <w:tblPrExChange w:id="1351" w:author="Ryan Lemos" w:date="2018-10-19T21:30:00Z">
            <w:tblPrEx>
              <w:tblW w:w="12930" w:type="dxa"/>
            </w:tblPrEx>
          </w:tblPrExChange>
        </w:tblPrEx>
        <w:trPr>
          <w:trHeight w:val="671"/>
          <w:ins w:id="1352" w:author="Ryan Lemos" w:date="2018-10-19T21:06:00Z"/>
          <w:trPrChange w:id="1353" w:author="Ryan Lemos" w:date="2018-10-19T21:30:00Z">
            <w:trPr>
              <w:gridBefore w:val="2"/>
              <w:trHeight w:val="671"/>
            </w:trPr>
          </w:trPrChange>
        </w:trPr>
        <w:tc>
          <w:tcPr>
            <w:tcW w:w="3026" w:type="dxa"/>
            <w:tcPrChange w:id="1354" w:author="Ryan Lemos" w:date="2018-10-19T21:30:00Z">
              <w:tcPr>
                <w:tcW w:w="3411" w:type="dxa"/>
                <w:gridSpan w:val="4"/>
                <w:tcBorders>
                  <w:top w:val="nil"/>
                  <w:left w:val="single" w:sz="8" w:space="0" w:color="auto"/>
                  <w:bottom w:val="single" w:sz="8" w:space="0" w:color="auto"/>
                  <w:right w:val="single" w:sz="4" w:space="0" w:color="auto"/>
                </w:tcBorders>
                <w:shd w:val="clear" w:color="auto" w:fill="auto"/>
                <w:vAlign w:val="center"/>
              </w:tcPr>
            </w:tcPrChange>
          </w:tcPr>
          <w:p w14:paraId="708C428E" w14:textId="4F2C80F7" w:rsidR="00E54C0C" w:rsidRPr="00152547" w:rsidRDefault="00E54C0C" w:rsidP="00E54C0C">
            <w:pPr>
              <w:spacing w:line="240" w:lineRule="auto"/>
              <w:ind w:firstLine="0"/>
              <w:jc w:val="center"/>
              <w:rPr>
                <w:ins w:id="1355" w:author="Ryan Lemos" w:date="2018-10-19T21:06:00Z"/>
                <w:rFonts w:eastAsia="Times New Roman" w:cs="Times New Roman"/>
                <w:sz w:val="21"/>
                <w:szCs w:val="21"/>
                <w:lang w:eastAsia="pt-BR"/>
              </w:rPr>
            </w:pPr>
            <w:ins w:id="1356" w:author="Ryan Lemos" w:date="2018-10-19T21:21:00Z">
              <w:r w:rsidRPr="00152547">
                <w:rPr>
                  <w:rFonts w:eastAsia="Times New Roman" w:cs="Times New Roman"/>
                  <w:sz w:val="21"/>
                  <w:szCs w:val="21"/>
                  <w:lang w:eastAsia="pt-BR"/>
                </w:rPr>
                <w:t>Análise d</w:t>
              </w:r>
              <w:r>
                <w:rPr>
                  <w:rFonts w:eastAsia="Times New Roman" w:cs="Times New Roman"/>
                  <w:sz w:val="21"/>
                  <w:szCs w:val="21"/>
                  <w:lang w:eastAsia="pt-BR"/>
                </w:rPr>
                <w:t>os</w:t>
              </w:r>
              <w:r w:rsidRPr="00152547">
                <w:rPr>
                  <w:rFonts w:eastAsia="Times New Roman" w:cs="Times New Roman"/>
                  <w:sz w:val="21"/>
                  <w:szCs w:val="21"/>
                  <w:lang w:eastAsia="pt-BR"/>
                </w:rPr>
                <w:t xml:space="preserve"> Requisitos</w:t>
              </w:r>
              <w:r>
                <w:rPr>
                  <w:rFonts w:eastAsia="Times New Roman" w:cs="Times New Roman"/>
                  <w:sz w:val="21"/>
                  <w:szCs w:val="21"/>
                  <w:lang w:eastAsia="pt-BR"/>
                </w:rPr>
                <w:t xml:space="preserve"> do </w:t>
              </w:r>
            </w:ins>
            <w:ins w:id="1357" w:author="Ryan Lemos" w:date="2018-10-19T21:22:00Z">
              <w:r>
                <w:rPr>
                  <w:rFonts w:eastAsia="Times New Roman" w:cs="Times New Roman"/>
                  <w:sz w:val="21"/>
                  <w:szCs w:val="21"/>
                  <w:lang w:eastAsia="pt-BR"/>
                </w:rPr>
                <w:t>terceiro</w:t>
              </w:r>
            </w:ins>
            <w:ins w:id="1358" w:author="Ryan Lemos" w:date="2018-10-19T21:21:00Z">
              <w:r>
                <w:rPr>
                  <w:rFonts w:eastAsia="Times New Roman" w:cs="Times New Roman"/>
                  <w:sz w:val="21"/>
                  <w:szCs w:val="21"/>
                  <w:lang w:eastAsia="pt-BR"/>
                </w:rPr>
                <w:t xml:space="preserve"> </w:t>
              </w:r>
              <w:r w:rsidRPr="00C17254">
                <w:rPr>
                  <w:rFonts w:eastAsia="Times New Roman" w:cs="Times New Roman"/>
                  <w:i/>
                  <w:sz w:val="21"/>
                  <w:szCs w:val="21"/>
                  <w:lang w:eastAsia="pt-BR"/>
                </w:rPr>
                <w:t>release</w:t>
              </w:r>
            </w:ins>
          </w:p>
        </w:tc>
        <w:tc>
          <w:tcPr>
            <w:tcW w:w="957" w:type="dxa"/>
            <w:noWrap/>
            <w:tcPrChange w:id="1359" w:author="Ryan Lemos" w:date="2018-10-19T21:30:00Z">
              <w:tcPr>
                <w:tcW w:w="909" w:type="dxa"/>
                <w:gridSpan w:val="3"/>
                <w:tcBorders>
                  <w:top w:val="nil"/>
                  <w:left w:val="nil"/>
                  <w:bottom w:val="single" w:sz="8" w:space="0" w:color="auto"/>
                  <w:right w:val="single" w:sz="4" w:space="0" w:color="auto"/>
                </w:tcBorders>
                <w:shd w:val="clear" w:color="000000" w:fill="808080"/>
                <w:noWrap/>
                <w:vAlign w:val="bottom"/>
              </w:tcPr>
            </w:tcPrChange>
          </w:tcPr>
          <w:p w14:paraId="4FE22551" w14:textId="77777777" w:rsidR="00E54C0C" w:rsidRPr="00152547" w:rsidRDefault="00E54C0C" w:rsidP="00E54C0C">
            <w:pPr>
              <w:spacing w:line="240" w:lineRule="auto"/>
              <w:ind w:firstLine="0"/>
              <w:jc w:val="center"/>
              <w:rPr>
                <w:ins w:id="1360" w:author="Ryan Lemos" w:date="2018-10-19T21:06:00Z"/>
                <w:rFonts w:eastAsia="Times New Roman" w:cs="Times New Roman"/>
                <w:color w:val="000000"/>
                <w:sz w:val="22"/>
                <w:lang w:eastAsia="pt-BR"/>
              </w:rPr>
            </w:pPr>
          </w:p>
        </w:tc>
        <w:tc>
          <w:tcPr>
            <w:tcW w:w="967" w:type="dxa"/>
            <w:noWrap/>
            <w:tcPrChange w:id="1361" w:author="Ryan Lemos" w:date="2018-10-19T21:30:00Z">
              <w:tcPr>
                <w:tcW w:w="900" w:type="dxa"/>
                <w:gridSpan w:val="3"/>
                <w:tcBorders>
                  <w:top w:val="nil"/>
                  <w:left w:val="nil"/>
                  <w:bottom w:val="single" w:sz="8" w:space="0" w:color="auto"/>
                  <w:right w:val="single" w:sz="4" w:space="0" w:color="auto"/>
                </w:tcBorders>
                <w:shd w:val="clear" w:color="000000" w:fill="808080"/>
                <w:noWrap/>
                <w:vAlign w:val="bottom"/>
              </w:tcPr>
            </w:tcPrChange>
          </w:tcPr>
          <w:p w14:paraId="31BE6546" w14:textId="77777777" w:rsidR="00E54C0C" w:rsidRPr="00152547" w:rsidRDefault="00E54C0C" w:rsidP="00E54C0C">
            <w:pPr>
              <w:spacing w:line="240" w:lineRule="auto"/>
              <w:ind w:firstLine="0"/>
              <w:jc w:val="center"/>
              <w:rPr>
                <w:ins w:id="1362" w:author="Ryan Lemos" w:date="2018-10-19T21:06:00Z"/>
                <w:rFonts w:eastAsia="Times New Roman" w:cs="Times New Roman"/>
                <w:color w:val="000000"/>
                <w:sz w:val="22"/>
                <w:lang w:eastAsia="pt-BR"/>
              </w:rPr>
            </w:pPr>
          </w:p>
        </w:tc>
        <w:tc>
          <w:tcPr>
            <w:tcW w:w="1037" w:type="dxa"/>
            <w:noWrap/>
            <w:tcPrChange w:id="1363" w:author="Ryan Lemos" w:date="2018-10-19T21:30:00Z">
              <w:tcPr>
                <w:tcW w:w="970" w:type="dxa"/>
                <w:gridSpan w:val="3"/>
                <w:tcBorders>
                  <w:top w:val="nil"/>
                  <w:left w:val="nil"/>
                  <w:bottom w:val="single" w:sz="8" w:space="0" w:color="auto"/>
                  <w:right w:val="single" w:sz="4" w:space="0" w:color="auto"/>
                </w:tcBorders>
                <w:shd w:val="clear" w:color="000000" w:fill="808080"/>
                <w:noWrap/>
                <w:vAlign w:val="bottom"/>
              </w:tcPr>
            </w:tcPrChange>
          </w:tcPr>
          <w:p w14:paraId="704007E4" w14:textId="77777777" w:rsidR="00E54C0C" w:rsidRPr="00152547" w:rsidRDefault="00E54C0C" w:rsidP="00E54C0C">
            <w:pPr>
              <w:spacing w:line="240" w:lineRule="auto"/>
              <w:ind w:firstLine="0"/>
              <w:jc w:val="center"/>
              <w:rPr>
                <w:ins w:id="1364" w:author="Ryan Lemos" w:date="2018-10-19T21:06:00Z"/>
                <w:rFonts w:eastAsia="Times New Roman" w:cs="Times New Roman"/>
                <w:color w:val="000000"/>
                <w:sz w:val="22"/>
                <w:lang w:eastAsia="pt-BR"/>
              </w:rPr>
            </w:pPr>
          </w:p>
        </w:tc>
        <w:tc>
          <w:tcPr>
            <w:tcW w:w="997" w:type="dxa"/>
            <w:noWrap/>
            <w:tcPrChange w:id="1365" w:author="Ryan Lemos" w:date="2018-10-19T21:30:00Z">
              <w:tcPr>
                <w:tcW w:w="970" w:type="dxa"/>
                <w:gridSpan w:val="3"/>
                <w:tcBorders>
                  <w:top w:val="nil"/>
                  <w:left w:val="nil"/>
                  <w:bottom w:val="single" w:sz="8" w:space="0" w:color="auto"/>
                  <w:right w:val="single" w:sz="4" w:space="0" w:color="auto"/>
                </w:tcBorders>
                <w:shd w:val="clear" w:color="000000" w:fill="808080"/>
                <w:noWrap/>
                <w:vAlign w:val="bottom"/>
              </w:tcPr>
            </w:tcPrChange>
          </w:tcPr>
          <w:p w14:paraId="637BB162" w14:textId="77777777" w:rsidR="00E54C0C" w:rsidRPr="00152547" w:rsidRDefault="00E54C0C" w:rsidP="00E54C0C">
            <w:pPr>
              <w:spacing w:line="240" w:lineRule="auto"/>
              <w:ind w:firstLine="0"/>
              <w:jc w:val="center"/>
              <w:rPr>
                <w:ins w:id="1366" w:author="Ryan Lemos" w:date="2018-10-19T21:06:00Z"/>
                <w:rFonts w:eastAsia="Times New Roman" w:cs="Times New Roman"/>
                <w:color w:val="000000"/>
                <w:sz w:val="22"/>
                <w:lang w:eastAsia="pt-BR"/>
              </w:rPr>
            </w:pPr>
          </w:p>
        </w:tc>
        <w:tc>
          <w:tcPr>
            <w:tcW w:w="1106" w:type="dxa"/>
            <w:shd w:val="clear" w:color="auto" w:fill="7F7F7F" w:themeFill="text1" w:themeFillTint="80"/>
            <w:noWrap/>
            <w:tcPrChange w:id="1367" w:author="Ryan Lemos" w:date="2018-10-19T21:30:00Z">
              <w:tcPr>
                <w:tcW w:w="1040" w:type="dxa"/>
                <w:gridSpan w:val="4"/>
                <w:tcBorders>
                  <w:top w:val="nil"/>
                  <w:left w:val="nil"/>
                  <w:bottom w:val="single" w:sz="8" w:space="0" w:color="auto"/>
                  <w:right w:val="single" w:sz="4" w:space="0" w:color="auto"/>
                </w:tcBorders>
                <w:shd w:val="clear" w:color="000000" w:fill="808080"/>
                <w:noWrap/>
                <w:vAlign w:val="bottom"/>
              </w:tcPr>
            </w:tcPrChange>
          </w:tcPr>
          <w:p w14:paraId="1B50EAAC" w14:textId="77777777" w:rsidR="00E54C0C" w:rsidRPr="00152547" w:rsidRDefault="00E54C0C" w:rsidP="00E54C0C">
            <w:pPr>
              <w:spacing w:line="240" w:lineRule="auto"/>
              <w:ind w:firstLine="0"/>
              <w:jc w:val="center"/>
              <w:rPr>
                <w:ins w:id="1368" w:author="Ryan Lemos" w:date="2018-10-19T21:06:00Z"/>
                <w:rFonts w:eastAsia="Times New Roman" w:cs="Times New Roman"/>
                <w:color w:val="000000"/>
                <w:sz w:val="22"/>
                <w:lang w:eastAsia="pt-BR"/>
              </w:rPr>
            </w:pPr>
          </w:p>
        </w:tc>
        <w:tc>
          <w:tcPr>
            <w:tcW w:w="1055" w:type="dxa"/>
            <w:noWrap/>
            <w:tcPrChange w:id="1369" w:author="Ryan Lemos" w:date="2018-10-19T21:30:00Z">
              <w:tcPr>
                <w:tcW w:w="1055" w:type="dxa"/>
                <w:gridSpan w:val="3"/>
                <w:tcBorders>
                  <w:top w:val="nil"/>
                  <w:left w:val="nil"/>
                  <w:bottom w:val="single" w:sz="8" w:space="0" w:color="auto"/>
                  <w:right w:val="single" w:sz="4" w:space="0" w:color="auto"/>
                </w:tcBorders>
                <w:shd w:val="clear" w:color="000000" w:fill="808080"/>
                <w:noWrap/>
                <w:vAlign w:val="bottom"/>
              </w:tcPr>
            </w:tcPrChange>
          </w:tcPr>
          <w:p w14:paraId="0A479BCF" w14:textId="77777777" w:rsidR="00E54C0C" w:rsidRPr="00152547" w:rsidRDefault="00E54C0C" w:rsidP="00E54C0C">
            <w:pPr>
              <w:spacing w:line="240" w:lineRule="auto"/>
              <w:ind w:firstLine="0"/>
              <w:jc w:val="center"/>
              <w:rPr>
                <w:ins w:id="1370" w:author="Ryan Lemos" w:date="2018-10-19T21:06:00Z"/>
                <w:rFonts w:eastAsia="Times New Roman" w:cs="Times New Roman"/>
                <w:color w:val="000000"/>
                <w:sz w:val="22"/>
                <w:lang w:eastAsia="pt-BR"/>
              </w:rPr>
            </w:pPr>
          </w:p>
        </w:tc>
        <w:tc>
          <w:tcPr>
            <w:tcW w:w="936" w:type="dxa"/>
            <w:noWrap/>
            <w:tcPrChange w:id="1371" w:author="Ryan Lemos" w:date="2018-10-19T21:30:00Z">
              <w:tcPr>
                <w:tcW w:w="890" w:type="dxa"/>
                <w:gridSpan w:val="3"/>
                <w:tcBorders>
                  <w:top w:val="nil"/>
                  <w:left w:val="nil"/>
                  <w:bottom w:val="single" w:sz="8" w:space="0" w:color="auto"/>
                  <w:right w:val="single" w:sz="4" w:space="0" w:color="auto"/>
                </w:tcBorders>
                <w:shd w:val="clear" w:color="000000" w:fill="808080"/>
                <w:noWrap/>
                <w:vAlign w:val="bottom"/>
              </w:tcPr>
            </w:tcPrChange>
          </w:tcPr>
          <w:p w14:paraId="78310713" w14:textId="77777777" w:rsidR="00E54C0C" w:rsidRPr="00152547" w:rsidRDefault="00E54C0C" w:rsidP="00E54C0C">
            <w:pPr>
              <w:spacing w:line="240" w:lineRule="auto"/>
              <w:ind w:firstLine="0"/>
              <w:jc w:val="center"/>
              <w:rPr>
                <w:ins w:id="1372" w:author="Ryan Lemos" w:date="2018-10-19T21:06:00Z"/>
                <w:rFonts w:eastAsia="Times New Roman" w:cs="Times New Roman"/>
                <w:color w:val="000000"/>
                <w:sz w:val="22"/>
                <w:lang w:eastAsia="pt-BR"/>
              </w:rPr>
            </w:pPr>
          </w:p>
        </w:tc>
        <w:tc>
          <w:tcPr>
            <w:tcW w:w="1016" w:type="dxa"/>
            <w:noWrap/>
            <w:tcPrChange w:id="1373" w:author="Ryan Lemos" w:date="2018-10-19T21:30:00Z">
              <w:tcPr>
                <w:tcW w:w="949" w:type="dxa"/>
                <w:gridSpan w:val="3"/>
                <w:tcBorders>
                  <w:top w:val="nil"/>
                  <w:left w:val="nil"/>
                  <w:bottom w:val="single" w:sz="8" w:space="0" w:color="auto"/>
                  <w:right w:val="single" w:sz="4" w:space="0" w:color="auto"/>
                </w:tcBorders>
                <w:shd w:val="clear" w:color="000000" w:fill="808080"/>
                <w:noWrap/>
                <w:vAlign w:val="bottom"/>
              </w:tcPr>
            </w:tcPrChange>
          </w:tcPr>
          <w:p w14:paraId="0BE94A8F" w14:textId="77777777" w:rsidR="00E54C0C" w:rsidRPr="00152547" w:rsidRDefault="00E54C0C" w:rsidP="00E54C0C">
            <w:pPr>
              <w:spacing w:line="240" w:lineRule="auto"/>
              <w:ind w:firstLine="0"/>
              <w:jc w:val="center"/>
              <w:rPr>
                <w:ins w:id="1374" w:author="Ryan Lemos" w:date="2018-10-19T21:06:00Z"/>
                <w:rFonts w:eastAsia="Times New Roman" w:cs="Times New Roman"/>
                <w:color w:val="000000"/>
                <w:sz w:val="22"/>
                <w:lang w:eastAsia="pt-BR"/>
              </w:rPr>
            </w:pPr>
          </w:p>
        </w:tc>
        <w:tc>
          <w:tcPr>
            <w:tcW w:w="952" w:type="dxa"/>
            <w:noWrap/>
            <w:tcPrChange w:id="1375" w:author="Ryan Lemos" w:date="2018-10-19T21:30:00Z">
              <w:tcPr>
                <w:tcW w:w="952" w:type="dxa"/>
                <w:gridSpan w:val="3"/>
                <w:tcBorders>
                  <w:top w:val="nil"/>
                  <w:left w:val="nil"/>
                  <w:bottom w:val="single" w:sz="8" w:space="0" w:color="auto"/>
                  <w:right w:val="single" w:sz="4" w:space="0" w:color="auto"/>
                </w:tcBorders>
                <w:shd w:val="clear" w:color="000000" w:fill="808080"/>
                <w:noWrap/>
                <w:vAlign w:val="bottom"/>
              </w:tcPr>
            </w:tcPrChange>
          </w:tcPr>
          <w:p w14:paraId="0FDDFDBC" w14:textId="77777777" w:rsidR="00E54C0C" w:rsidRPr="00152547" w:rsidRDefault="00E54C0C" w:rsidP="00E54C0C">
            <w:pPr>
              <w:spacing w:line="240" w:lineRule="auto"/>
              <w:ind w:firstLine="0"/>
              <w:jc w:val="center"/>
              <w:rPr>
                <w:ins w:id="1376" w:author="Ryan Lemos" w:date="2018-10-19T21:06:00Z"/>
                <w:rFonts w:eastAsia="Times New Roman" w:cs="Times New Roman"/>
                <w:color w:val="000000"/>
                <w:sz w:val="22"/>
                <w:lang w:eastAsia="pt-BR"/>
              </w:rPr>
            </w:pPr>
          </w:p>
        </w:tc>
        <w:tc>
          <w:tcPr>
            <w:tcW w:w="881" w:type="dxa"/>
            <w:noWrap/>
            <w:tcPrChange w:id="1377" w:author="Ryan Lemos" w:date="2018-10-19T21:30:00Z">
              <w:tcPr>
                <w:tcW w:w="879" w:type="dxa"/>
                <w:gridSpan w:val="4"/>
                <w:tcBorders>
                  <w:top w:val="nil"/>
                  <w:left w:val="nil"/>
                  <w:bottom w:val="single" w:sz="8" w:space="0" w:color="auto"/>
                  <w:right w:val="single" w:sz="8" w:space="0" w:color="auto"/>
                </w:tcBorders>
                <w:shd w:val="clear" w:color="auto" w:fill="auto"/>
                <w:noWrap/>
                <w:vAlign w:val="bottom"/>
              </w:tcPr>
            </w:tcPrChange>
          </w:tcPr>
          <w:p w14:paraId="525BC819" w14:textId="77777777" w:rsidR="00E54C0C" w:rsidRPr="00152547" w:rsidRDefault="00E54C0C" w:rsidP="00E54C0C">
            <w:pPr>
              <w:spacing w:line="240" w:lineRule="auto"/>
              <w:ind w:firstLine="0"/>
              <w:jc w:val="center"/>
              <w:rPr>
                <w:ins w:id="1378" w:author="Ryan Lemos" w:date="2018-10-19T21:06:00Z"/>
                <w:rFonts w:eastAsia="Times New Roman" w:cs="Times New Roman"/>
                <w:color w:val="000000"/>
                <w:sz w:val="22"/>
                <w:lang w:eastAsia="pt-BR"/>
              </w:rPr>
            </w:pPr>
          </w:p>
        </w:tc>
      </w:tr>
      <w:tr w:rsidR="00E54C0C" w:rsidRPr="00152547" w14:paraId="18010AA5" w14:textId="77777777" w:rsidTr="00F42D4C">
        <w:tblPrEx>
          <w:tblPrExChange w:id="1379" w:author="Ryan Lemos" w:date="2018-10-19T21:30:00Z">
            <w:tblPrEx>
              <w:tblW w:w="12930" w:type="dxa"/>
            </w:tblPrEx>
          </w:tblPrExChange>
        </w:tblPrEx>
        <w:trPr>
          <w:trHeight w:val="671"/>
          <w:ins w:id="1380" w:author="Ryan Lemos" w:date="2018-10-19T21:06:00Z"/>
          <w:trPrChange w:id="1381" w:author="Ryan Lemos" w:date="2018-10-19T21:30:00Z">
            <w:trPr>
              <w:gridBefore w:val="2"/>
              <w:trHeight w:val="671"/>
            </w:trPr>
          </w:trPrChange>
        </w:trPr>
        <w:tc>
          <w:tcPr>
            <w:tcW w:w="3026" w:type="dxa"/>
            <w:tcPrChange w:id="1382" w:author="Ryan Lemos" w:date="2018-10-19T21:30:00Z">
              <w:tcPr>
                <w:tcW w:w="3411" w:type="dxa"/>
                <w:gridSpan w:val="4"/>
                <w:tcBorders>
                  <w:top w:val="nil"/>
                  <w:left w:val="single" w:sz="8" w:space="0" w:color="auto"/>
                  <w:bottom w:val="single" w:sz="8" w:space="0" w:color="auto"/>
                  <w:right w:val="single" w:sz="4" w:space="0" w:color="auto"/>
                </w:tcBorders>
                <w:shd w:val="clear" w:color="auto" w:fill="auto"/>
                <w:vAlign w:val="center"/>
              </w:tcPr>
            </w:tcPrChange>
          </w:tcPr>
          <w:p w14:paraId="0C5FA553" w14:textId="5DAB44C2" w:rsidR="00E54C0C" w:rsidRPr="00152547" w:rsidRDefault="00E54C0C" w:rsidP="00E54C0C">
            <w:pPr>
              <w:spacing w:line="240" w:lineRule="auto"/>
              <w:ind w:firstLine="0"/>
              <w:jc w:val="center"/>
              <w:rPr>
                <w:ins w:id="1383" w:author="Ryan Lemos" w:date="2018-10-19T21:06:00Z"/>
                <w:rFonts w:eastAsia="Times New Roman" w:cs="Times New Roman"/>
                <w:sz w:val="21"/>
                <w:szCs w:val="21"/>
                <w:lang w:eastAsia="pt-BR"/>
              </w:rPr>
            </w:pPr>
            <w:ins w:id="1384" w:author="Ryan Lemos" w:date="2018-10-19T21:21:00Z">
              <w:r w:rsidRPr="00152547">
                <w:rPr>
                  <w:rFonts w:eastAsia="Times New Roman" w:cs="Times New Roman"/>
                  <w:sz w:val="21"/>
                  <w:szCs w:val="21"/>
                  <w:lang w:eastAsia="pt-BR"/>
                </w:rPr>
                <w:t>Modelagem do</w:t>
              </w:r>
              <w:r>
                <w:rPr>
                  <w:rFonts w:eastAsia="Times New Roman" w:cs="Times New Roman"/>
                  <w:sz w:val="21"/>
                  <w:szCs w:val="21"/>
                  <w:lang w:eastAsia="pt-BR"/>
                </w:rPr>
                <w:t xml:space="preserve">s processos do </w:t>
              </w:r>
            </w:ins>
            <w:ins w:id="1385" w:author="Ryan Lemos" w:date="2018-10-19T21:22:00Z">
              <w:r>
                <w:rPr>
                  <w:rFonts w:eastAsia="Times New Roman" w:cs="Times New Roman"/>
                  <w:sz w:val="21"/>
                  <w:szCs w:val="21"/>
                  <w:lang w:eastAsia="pt-BR"/>
                </w:rPr>
                <w:t>terceiro</w:t>
              </w:r>
            </w:ins>
            <w:ins w:id="1386" w:author="Ryan Lemos" w:date="2018-10-19T21:21:00Z">
              <w:r>
                <w:rPr>
                  <w:rFonts w:eastAsia="Times New Roman" w:cs="Times New Roman"/>
                  <w:sz w:val="21"/>
                  <w:szCs w:val="21"/>
                  <w:lang w:eastAsia="pt-BR"/>
                </w:rPr>
                <w:t xml:space="preserve"> </w:t>
              </w:r>
              <w:r w:rsidRPr="00C17254">
                <w:rPr>
                  <w:rFonts w:eastAsia="Times New Roman" w:cs="Times New Roman"/>
                  <w:i/>
                  <w:sz w:val="21"/>
                  <w:szCs w:val="21"/>
                  <w:lang w:eastAsia="pt-BR"/>
                </w:rPr>
                <w:t>release</w:t>
              </w:r>
            </w:ins>
          </w:p>
        </w:tc>
        <w:tc>
          <w:tcPr>
            <w:tcW w:w="957" w:type="dxa"/>
            <w:noWrap/>
            <w:tcPrChange w:id="1387" w:author="Ryan Lemos" w:date="2018-10-19T21:30:00Z">
              <w:tcPr>
                <w:tcW w:w="909" w:type="dxa"/>
                <w:gridSpan w:val="3"/>
                <w:tcBorders>
                  <w:top w:val="nil"/>
                  <w:left w:val="nil"/>
                  <w:bottom w:val="single" w:sz="8" w:space="0" w:color="auto"/>
                  <w:right w:val="single" w:sz="4" w:space="0" w:color="auto"/>
                </w:tcBorders>
                <w:shd w:val="clear" w:color="000000" w:fill="808080"/>
                <w:noWrap/>
                <w:vAlign w:val="bottom"/>
              </w:tcPr>
            </w:tcPrChange>
          </w:tcPr>
          <w:p w14:paraId="4C5605A4" w14:textId="77777777" w:rsidR="00E54C0C" w:rsidRPr="00152547" w:rsidRDefault="00E54C0C" w:rsidP="00E54C0C">
            <w:pPr>
              <w:spacing w:line="240" w:lineRule="auto"/>
              <w:ind w:firstLine="0"/>
              <w:jc w:val="center"/>
              <w:rPr>
                <w:ins w:id="1388" w:author="Ryan Lemos" w:date="2018-10-19T21:06:00Z"/>
                <w:rFonts w:eastAsia="Times New Roman" w:cs="Times New Roman"/>
                <w:color w:val="000000"/>
                <w:sz w:val="22"/>
                <w:lang w:eastAsia="pt-BR"/>
              </w:rPr>
            </w:pPr>
          </w:p>
        </w:tc>
        <w:tc>
          <w:tcPr>
            <w:tcW w:w="967" w:type="dxa"/>
            <w:noWrap/>
            <w:tcPrChange w:id="1389" w:author="Ryan Lemos" w:date="2018-10-19T21:30:00Z">
              <w:tcPr>
                <w:tcW w:w="900" w:type="dxa"/>
                <w:gridSpan w:val="3"/>
                <w:tcBorders>
                  <w:top w:val="nil"/>
                  <w:left w:val="nil"/>
                  <w:bottom w:val="single" w:sz="8" w:space="0" w:color="auto"/>
                  <w:right w:val="single" w:sz="4" w:space="0" w:color="auto"/>
                </w:tcBorders>
                <w:shd w:val="clear" w:color="000000" w:fill="808080"/>
                <w:noWrap/>
                <w:vAlign w:val="bottom"/>
              </w:tcPr>
            </w:tcPrChange>
          </w:tcPr>
          <w:p w14:paraId="1B235007" w14:textId="77777777" w:rsidR="00E54C0C" w:rsidRPr="00152547" w:rsidRDefault="00E54C0C" w:rsidP="00E54C0C">
            <w:pPr>
              <w:spacing w:line="240" w:lineRule="auto"/>
              <w:ind w:firstLine="0"/>
              <w:jc w:val="center"/>
              <w:rPr>
                <w:ins w:id="1390" w:author="Ryan Lemos" w:date="2018-10-19T21:06:00Z"/>
                <w:rFonts w:eastAsia="Times New Roman" w:cs="Times New Roman"/>
                <w:color w:val="000000"/>
                <w:sz w:val="22"/>
                <w:lang w:eastAsia="pt-BR"/>
              </w:rPr>
            </w:pPr>
          </w:p>
        </w:tc>
        <w:tc>
          <w:tcPr>
            <w:tcW w:w="1037" w:type="dxa"/>
            <w:noWrap/>
            <w:tcPrChange w:id="1391" w:author="Ryan Lemos" w:date="2018-10-19T21:30:00Z">
              <w:tcPr>
                <w:tcW w:w="970" w:type="dxa"/>
                <w:gridSpan w:val="3"/>
                <w:tcBorders>
                  <w:top w:val="nil"/>
                  <w:left w:val="nil"/>
                  <w:bottom w:val="single" w:sz="8" w:space="0" w:color="auto"/>
                  <w:right w:val="single" w:sz="4" w:space="0" w:color="auto"/>
                </w:tcBorders>
                <w:shd w:val="clear" w:color="000000" w:fill="808080"/>
                <w:noWrap/>
                <w:vAlign w:val="bottom"/>
              </w:tcPr>
            </w:tcPrChange>
          </w:tcPr>
          <w:p w14:paraId="34C1E227" w14:textId="77777777" w:rsidR="00E54C0C" w:rsidRPr="00152547" w:rsidRDefault="00E54C0C" w:rsidP="00E54C0C">
            <w:pPr>
              <w:spacing w:line="240" w:lineRule="auto"/>
              <w:ind w:firstLine="0"/>
              <w:jc w:val="center"/>
              <w:rPr>
                <w:ins w:id="1392" w:author="Ryan Lemos" w:date="2018-10-19T21:06:00Z"/>
                <w:rFonts w:eastAsia="Times New Roman" w:cs="Times New Roman"/>
                <w:color w:val="000000"/>
                <w:sz w:val="22"/>
                <w:lang w:eastAsia="pt-BR"/>
              </w:rPr>
            </w:pPr>
          </w:p>
        </w:tc>
        <w:tc>
          <w:tcPr>
            <w:tcW w:w="997" w:type="dxa"/>
            <w:noWrap/>
            <w:tcPrChange w:id="1393" w:author="Ryan Lemos" w:date="2018-10-19T21:30:00Z">
              <w:tcPr>
                <w:tcW w:w="970" w:type="dxa"/>
                <w:gridSpan w:val="3"/>
                <w:tcBorders>
                  <w:top w:val="nil"/>
                  <w:left w:val="nil"/>
                  <w:bottom w:val="single" w:sz="8" w:space="0" w:color="auto"/>
                  <w:right w:val="single" w:sz="4" w:space="0" w:color="auto"/>
                </w:tcBorders>
                <w:shd w:val="clear" w:color="000000" w:fill="808080"/>
                <w:noWrap/>
                <w:vAlign w:val="bottom"/>
              </w:tcPr>
            </w:tcPrChange>
          </w:tcPr>
          <w:p w14:paraId="0D0DC232" w14:textId="77777777" w:rsidR="00E54C0C" w:rsidRPr="00152547" w:rsidRDefault="00E54C0C" w:rsidP="00E54C0C">
            <w:pPr>
              <w:spacing w:line="240" w:lineRule="auto"/>
              <w:ind w:firstLine="0"/>
              <w:jc w:val="center"/>
              <w:rPr>
                <w:ins w:id="1394" w:author="Ryan Lemos" w:date="2018-10-19T21:06:00Z"/>
                <w:rFonts w:eastAsia="Times New Roman" w:cs="Times New Roman"/>
                <w:color w:val="000000"/>
                <w:sz w:val="22"/>
                <w:lang w:eastAsia="pt-BR"/>
              </w:rPr>
            </w:pPr>
          </w:p>
        </w:tc>
        <w:tc>
          <w:tcPr>
            <w:tcW w:w="1106" w:type="dxa"/>
            <w:shd w:val="clear" w:color="auto" w:fill="7F7F7F" w:themeFill="text1" w:themeFillTint="80"/>
            <w:noWrap/>
            <w:tcPrChange w:id="1395" w:author="Ryan Lemos" w:date="2018-10-19T21:30:00Z">
              <w:tcPr>
                <w:tcW w:w="1040" w:type="dxa"/>
                <w:gridSpan w:val="4"/>
                <w:tcBorders>
                  <w:top w:val="nil"/>
                  <w:left w:val="nil"/>
                  <w:bottom w:val="single" w:sz="8" w:space="0" w:color="auto"/>
                  <w:right w:val="single" w:sz="4" w:space="0" w:color="auto"/>
                </w:tcBorders>
                <w:shd w:val="clear" w:color="000000" w:fill="808080"/>
                <w:noWrap/>
                <w:vAlign w:val="bottom"/>
              </w:tcPr>
            </w:tcPrChange>
          </w:tcPr>
          <w:p w14:paraId="63DFAB57" w14:textId="77777777" w:rsidR="00E54C0C" w:rsidRPr="00152547" w:rsidRDefault="00E54C0C" w:rsidP="00E54C0C">
            <w:pPr>
              <w:spacing w:line="240" w:lineRule="auto"/>
              <w:ind w:firstLine="0"/>
              <w:jc w:val="center"/>
              <w:rPr>
                <w:ins w:id="1396" w:author="Ryan Lemos" w:date="2018-10-19T21:06:00Z"/>
                <w:rFonts w:eastAsia="Times New Roman" w:cs="Times New Roman"/>
                <w:color w:val="000000"/>
                <w:sz w:val="22"/>
                <w:lang w:eastAsia="pt-BR"/>
              </w:rPr>
            </w:pPr>
          </w:p>
        </w:tc>
        <w:tc>
          <w:tcPr>
            <w:tcW w:w="1055" w:type="dxa"/>
            <w:noWrap/>
            <w:tcPrChange w:id="1397" w:author="Ryan Lemos" w:date="2018-10-19T21:30:00Z">
              <w:tcPr>
                <w:tcW w:w="1055" w:type="dxa"/>
                <w:gridSpan w:val="3"/>
                <w:tcBorders>
                  <w:top w:val="nil"/>
                  <w:left w:val="nil"/>
                  <w:bottom w:val="single" w:sz="8" w:space="0" w:color="auto"/>
                  <w:right w:val="single" w:sz="4" w:space="0" w:color="auto"/>
                </w:tcBorders>
                <w:shd w:val="clear" w:color="000000" w:fill="808080"/>
                <w:noWrap/>
                <w:vAlign w:val="bottom"/>
              </w:tcPr>
            </w:tcPrChange>
          </w:tcPr>
          <w:p w14:paraId="16BD04C5" w14:textId="77777777" w:rsidR="00E54C0C" w:rsidRPr="00152547" w:rsidRDefault="00E54C0C" w:rsidP="00E54C0C">
            <w:pPr>
              <w:spacing w:line="240" w:lineRule="auto"/>
              <w:ind w:firstLine="0"/>
              <w:jc w:val="center"/>
              <w:rPr>
                <w:ins w:id="1398" w:author="Ryan Lemos" w:date="2018-10-19T21:06:00Z"/>
                <w:rFonts w:eastAsia="Times New Roman" w:cs="Times New Roman"/>
                <w:color w:val="000000"/>
                <w:sz w:val="22"/>
                <w:lang w:eastAsia="pt-BR"/>
              </w:rPr>
            </w:pPr>
          </w:p>
        </w:tc>
        <w:tc>
          <w:tcPr>
            <w:tcW w:w="936" w:type="dxa"/>
            <w:noWrap/>
            <w:tcPrChange w:id="1399" w:author="Ryan Lemos" w:date="2018-10-19T21:30:00Z">
              <w:tcPr>
                <w:tcW w:w="890" w:type="dxa"/>
                <w:gridSpan w:val="3"/>
                <w:tcBorders>
                  <w:top w:val="nil"/>
                  <w:left w:val="nil"/>
                  <w:bottom w:val="single" w:sz="8" w:space="0" w:color="auto"/>
                  <w:right w:val="single" w:sz="4" w:space="0" w:color="auto"/>
                </w:tcBorders>
                <w:shd w:val="clear" w:color="000000" w:fill="808080"/>
                <w:noWrap/>
                <w:vAlign w:val="bottom"/>
              </w:tcPr>
            </w:tcPrChange>
          </w:tcPr>
          <w:p w14:paraId="6C6CBD13" w14:textId="77777777" w:rsidR="00E54C0C" w:rsidRPr="00152547" w:rsidRDefault="00E54C0C" w:rsidP="00E54C0C">
            <w:pPr>
              <w:spacing w:line="240" w:lineRule="auto"/>
              <w:ind w:firstLine="0"/>
              <w:jc w:val="center"/>
              <w:rPr>
                <w:ins w:id="1400" w:author="Ryan Lemos" w:date="2018-10-19T21:06:00Z"/>
                <w:rFonts w:eastAsia="Times New Roman" w:cs="Times New Roman"/>
                <w:color w:val="000000"/>
                <w:sz w:val="22"/>
                <w:lang w:eastAsia="pt-BR"/>
              </w:rPr>
            </w:pPr>
          </w:p>
        </w:tc>
        <w:tc>
          <w:tcPr>
            <w:tcW w:w="1016" w:type="dxa"/>
            <w:noWrap/>
            <w:tcPrChange w:id="1401" w:author="Ryan Lemos" w:date="2018-10-19T21:30:00Z">
              <w:tcPr>
                <w:tcW w:w="949" w:type="dxa"/>
                <w:gridSpan w:val="3"/>
                <w:tcBorders>
                  <w:top w:val="nil"/>
                  <w:left w:val="nil"/>
                  <w:bottom w:val="single" w:sz="8" w:space="0" w:color="auto"/>
                  <w:right w:val="single" w:sz="4" w:space="0" w:color="auto"/>
                </w:tcBorders>
                <w:shd w:val="clear" w:color="000000" w:fill="808080"/>
                <w:noWrap/>
                <w:vAlign w:val="bottom"/>
              </w:tcPr>
            </w:tcPrChange>
          </w:tcPr>
          <w:p w14:paraId="229E74FF" w14:textId="77777777" w:rsidR="00E54C0C" w:rsidRPr="00152547" w:rsidRDefault="00E54C0C" w:rsidP="00E54C0C">
            <w:pPr>
              <w:spacing w:line="240" w:lineRule="auto"/>
              <w:ind w:firstLine="0"/>
              <w:jc w:val="center"/>
              <w:rPr>
                <w:ins w:id="1402" w:author="Ryan Lemos" w:date="2018-10-19T21:06:00Z"/>
                <w:rFonts w:eastAsia="Times New Roman" w:cs="Times New Roman"/>
                <w:color w:val="000000"/>
                <w:sz w:val="22"/>
                <w:lang w:eastAsia="pt-BR"/>
              </w:rPr>
            </w:pPr>
          </w:p>
        </w:tc>
        <w:tc>
          <w:tcPr>
            <w:tcW w:w="952" w:type="dxa"/>
            <w:noWrap/>
            <w:tcPrChange w:id="1403" w:author="Ryan Lemos" w:date="2018-10-19T21:30:00Z">
              <w:tcPr>
                <w:tcW w:w="952" w:type="dxa"/>
                <w:gridSpan w:val="3"/>
                <w:tcBorders>
                  <w:top w:val="nil"/>
                  <w:left w:val="nil"/>
                  <w:bottom w:val="single" w:sz="8" w:space="0" w:color="auto"/>
                  <w:right w:val="single" w:sz="4" w:space="0" w:color="auto"/>
                </w:tcBorders>
                <w:shd w:val="clear" w:color="000000" w:fill="808080"/>
                <w:noWrap/>
                <w:vAlign w:val="bottom"/>
              </w:tcPr>
            </w:tcPrChange>
          </w:tcPr>
          <w:p w14:paraId="33FB0E1D" w14:textId="77777777" w:rsidR="00E54C0C" w:rsidRPr="00152547" w:rsidRDefault="00E54C0C" w:rsidP="00E54C0C">
            <w:pPr>
              <w:spacing w:line="240" w:lineRule="auto"/>
              <w:ind w:firstLine="0"/>
              <w:jc w:val="center"/>
              <w:rPr>
                <w:ins w:id="1404" w:author="Ryan Lemos" w:date="2018-10-19T21:06:00Z"/>
                <w:rFonts w:eastAsia="Times New Roman" w:cs="Times New Roman"/>
                <w:color w:val="000000"/>
                <w:sz w:val="22"/>
                <w:lang w:eastAsia="pt-BR"/>
              </w:rPr>
            </w:pPr>
          </w:p>
        </w:tc>
        <w:tc>
          <w:tcPr>
            <w:tcW w:w="881" w:type="dxa"/>
            <w:noWrap/>
            <w:tcPrChange w:id="1405" w:author="Ryan Lemos" w:date="2018-10-19T21:30:00Z">
              <w:tcPr>
                <w:tcW w:w="879" w:type="dxa"/>
                <w:gridSpan w:val="4"/>
                <w:tcBorders>
                  <w:top w:val="nil"/>
                  <w:left w:val="nil"/>
                  <w:bottom w:val="single" w:sz="8" w:space="0" w:color="auto"/>
                  <w:right w:val="single" w:sz="8" w:space="0" w:color="auto"/>
                </w:tcBorders>
                <w:shd w:val="clear" w:color="auto" w:fill="auto"/>
                <w:noWrap/>
                <w:vAlign w:val="bottom"/>
              </w:tcPr>
            </w:tcPrChange>
          </w:tcPr>
          <w:p w14:paraId="41594035" w14:textId="77777777" w:rsidR="00E54C0C" w:rsidRPr="00152547" w:rsidRDefault="00E54C0C" w:rsidP="00E54C0C">
            <w:pPr>
              <w:spacing w:line="240" w:lineRule="auto"/>
              <w:ind w:firstLine="0"/>
              <w:jc w:val="center"/>
              <w:rPr>
                <w:ins w:id="1406" w:author="Ryan Lemos" w:date="2018-10-19T21:06:00Z"/>
                <w:rFonts w:eastAsia="Times New Roman" w:cs="Times New Roman"/>
                <w:color w:val="000000"/>
                <w:sz w:val="22"/>
                <w:lang w:eastAsia="pt-BR"/>
              </w:rPr>
            </w:pPr>
          </w:p>
        </w:tc>
      </w:tr>
      <w:tr w:rsidR="00E54C0C" w:rsidRPr="00152547" w14:paraId="2A324FAD" w14:textId="77777777" w:rsidTr="00F42D4C">
        <w:tblPrEx>
          <w:tblPrExChange w:id="1407" w:author="Ryan Lemos" w:date="2018-10-19T21:31:00Z">
            <w:tblPrEx>
              <w:tblW w:w="12930" w:type="dxa"/>
            </w:tblPrEx>
          </w:tblPrExChange>
        </w:tblPrEx>
        <w:trPr>
          <w:trHeight w:val="671"/>
          <w:ins w:id="1408" w:author="Ryan Lemos" w:date="2018-10-19T21:06:00Z"/>
          <w:trPrChange w:id="1409" w:author="Ryan Lemos" w:date="2018-10-19T21:31:00Z">
            <w:trPr>
              <w:gridBefore w:val="2"/>
              <w:trHeight w:val="671"/>
            </w:trPr>
          </w:trPrChange>
        </w:trPr>
        <w:tc>
          <w:tcPr>
            <w:tcW w:w="3026" w:type="dxa"/>
            <w:tcPrChange w:id="1410" w:author="Ryan Lemos" w:date="2018-10-19T21:31:00Z">
              <w:tcPr>
                <w:tcW w:w="3411" w:type="dxa"/>
                <w:gridSpan w:val="4"/>
                <w:tcBorders>
                  <w:top w:val="nil"/>
                  <w:left w:val="single" w:sz="8" w:space="0" w:color="auto"/>
                  <w:bottom w:val="single" w:sz="8" w:space="0" w:color="auto"/>
                  <w:right w:val="single" w:sz="4" w:space="0" w:color="auto"/>
                </w:tcBorders>
                <w:shd w:val="clear" w:color="auto" w:fill="auto"/>
                <w:vAlign w:val="center"/>
              </w:tcPr>
            </w:tcPrChange>
          </w:tcPr>
          <w:p w14:paraId="3C00786D" w14:textId="61A07315" w:rsidR="00E54C0C" w:rsidRPr="00152547" w:rsidRDefault="00E54C0C" w:rsidP="00E54C0C">
            <w:pPr>
              <w:spacing w:line="240" w:lineRule="auto"/>
              <w:ind w:firstLine="0"/>
              <w:jc w:val="center"/>
              <w:rPr>
                <w:ins w:id="1411" w:author="Ryan Lemos" w:date="2018-10-19T21:06:00Z"/>
                <w:rFonts w:eastAsia="Times New Roman" w:cs="Times New Roman"/>
                <w:sz w:val="21"/>
                <w:szCs w:val="21"/>
                <w:lang w:eastAsia="pt-BR"/>
              </w:rPr>
            </w:pPr>
            <w:ins w:id="1412" w:author="Ryan Lemos" w:date="2018-10-19T21:21:00Z">
              <w:r>
                <w:rPr>
                  <w:rFonts w:eastAsia="Times New Roman" w:cs="Times New Roman"/>
                  <w:sz w:val="21"/>
                  <w:szCs w:val="21"/>
                  <w:lang w:eastAsia="pt-BR"/>
                </w:rPr>
                <w:t xml:space="preserve">Desenvolvimento (codificação) das funcionalidades do </w:t>
              </w:r>
            </w:ins>
            <w:ins w:id="1413" w:author="Ryan Lemos" w:date="2018-10-19T21:22:00Z">
              <w:r>
                <w:rPr>
                  <w:rFonts w:eastAsia="Times New Roman" w:cs="Times New Roman"/>
                  <w:sz w:val="21"/>
                  <w:szCs w:val="21"/>
                  <w:lang w:eastAsia="pt-BR"/>
                </w:rPr>
                <w:t>terceiro</w:t>
              </w:r>
            </w:ins>
            <w:ins w:id="1414" w:author="Ryan Lemos" w:date="2018-10-19T21:21:00Z">
              <w:r>
                <w:rPr>
                  <w:rFonts w:eastAsia="Times New Roman" w:cs="Times New Roman"/>
                  <w:sz w:val="21"/>
                  <w:szCs w:val="21"/>
                  <w:lang w:eastAsia="pt-BR"/>
                </w:rPr>
                <w:t xml:space="preserve"> </w:t>
              </w:r>
              <w:r w:rsidRPr="00C17254">
                <w:rPr>
                  <w:rFonts w:eastAsia="Times New Roman" w:cs="Times New Roman"/>
                  <w:i/>
                  <w:sz w:val="21"/>
                  <w:szCs w:val="21"/>
                  <w:lang w:eastAsia="pt-BR"/>
                </w:rPr>
                <w:t>release</w:t>
              </w:r>
              <w:r>
                <w:rPr>
                  <w:rFonts w:eastAsia="Times New Roman" w:cs="Times New Roman"/>
                  <w:sz w:val="21"/>
                  <w:szCs w:val="21"/>
                  <w:lang w:eastAsia="pt-BR"/>
                </w:rPr>
                <w:t xml:space="preserve"> </w:t>
              </w:r>
            </w:ins>
          </w:p>
        </w:tc>
        <w:tc>
          <w:tcPr>
            <w:tcW w:w="957" w:type="dxa"/>
            <w:noWrap/>
            <w:tcPrChange w:id="1415" w:author="Ryan Lemos" w:date="2018-10-19T21:31:00Z">
              <w:tcPr>
                <w:tcW w:w="909" w:type="dxa"/>
                <w:gridSpan w:val="3"/>
                <w:tcBorders>
                  <w:top w:val="nil"/>
                  <w:left w:val="nil"/>
                  <w:bottom w:val="single" w:sz="8" w:space="0" w:color="auto"/>
                  <w:right w:val="single" w:sz="4" w:space="0" w:color="auto"/>
                </w:tcBorders>
                <w:shd w:val="clear" w:color="000000" w:fill="808080"/>
                <w:noWrap/>
                <w:vAlign w:val="bottom"/>
              </w:tcPr>
            </w:tcPrChange>
          </w:tcPr>
          <w:p w14:paraId="7918CF4D" w14:textId="77777777" w:rsidR="00E54C0C" w:rsidRPr="00152547" w:rsidRDefault="00E54C0C" w:rsidP="00E54C0C">
            <w:pPr>
              <w:spacing w:line="240" w:lineRule="auto"/>
              <w:ind w:firstLine="0"/>
              <w:jc w:val="center"/>
              <w:rPr>
                <w:ins w:id="1416" w:author="Ryan Lemos" w:date="2018-10-19T21:06:00Z"/>
                <w:rFonts w:eastAsia="Times New Roman" w:cs="Times New Roman"/>
                <w:color w:val="000000"/>
                <w:sz w:val="22"/>
                <w:lang w:eastAsia="pt-BR"/>
              </w:rPr>
            </w:pPr>
          </w:p>
        </w:tc>
        <w:tc>
          <w:tcPr>
            <w:tcW w:w="967" w:type="dxa"/>
            <w:noWrap/>
            <w:tcPrChange w:id="1417" w:author="Ryan Lemos" w:date="2018-10-19T21:31:00Z">
              <w:tcPr>
                <w:tcW w:w="900" w:type="dxa"/>
                <w:gridSpan w:val="3"/>
                <w:tcBorders>
                  <w:top w:val="nil"/>
                  <w:left w:val="nil"/>
                  <w:bottom w:val="single" w:sz="8" w:space="0" w:color="auto"/>
                  <w:right w:val="single" w:sz="4" w:space="0" w:color="auto"/>
                </w:tcBorders>
                <w:shd w:val="clear" w:color="000000" w:fill="808080"/>
                <w:noWrap/>
                <w:vAlign w:val="bottom"/>
              </w:tcPr>
            </w:tcPrChange>
          </w:tcPr>
          <w:p w14:paraId="47D5B7C8" w14:textId="77777777" w:rsidR="00E54C0C" w:rsidRPr="00152547" w:rsidRDefault="00E54C0C" w:rsidP="00E54C0C">
            <w:pPr>
              <w:spacing w:line="240" w:lineRule="auto"/>
              <w:ind w:firstLine="0"/>
              <w:jc w:val="center"/>
              <w:rPr>
                <w:ins w:id="1418" w:author="Ryan Lemos" w:date="2018-10-19T21:06:00Z"/>
                <w:rFonts w:eastAsia="Times New Roman" w:cs="Times New Roman"/>
                <w:color w:val="000000"/>
                <w:sz w:val="22"/>
                <w:lang w:eastAsia="pt-BR"/>
              </w:rPr>
            </w:pPr>
          </w:p>
        </w:tc>
        <w:tc>
          <w:tcPr>
            <w:tcW w:w="1037" w:type="dxa"/>
            <w:noWrap/>
            <w:tcPrChange w:id="1419" w:author="Ryan Lemos" w:date="2018-10-19T21:31:00Z">
              <w:tcPr>
                <w:tcW w:w="970" w:type="dxa"/>
                <w:gridSpan w:val="3"/>
                <w:tcBorders>
                  <w:top w:val="nil"/>
                  <w:left w:val="nil"/>
                  <w:bottom w:val="single" w:sz="8" w:space="0" w:color="auto"/>
                  <w:right w:val="single" w:sz="4" w:space="0" w:color="auto"/>
                </w:tcBorders>
                <w:shd w:val="clear" w:color="000000" w:fill="808080"/>
                <w:noWrap/>
                <w:vAlign w:val="bottom"/>
              </w:tcPr>
            </w:tcPrChange>
          </w:tcPr>
          <w:p w14:paraId="6CF84267" w14:textId="77777777" w:rsidR="00E54C0C" w:rsidRPr="00152547" w:rsidRDefault="00E54C0C" w:rsidP="00E54C0C">
            <w:pPr>
              <w:spacing w:line="240" w:lineRule="auto"/>
              <w:ind w:firstLine="0"/>
              <w:jc w:val="center"/>
              <w:rPr>
                <w:ins w:id="1420" w:author="Ryan Lemos" w:date="2018-10-19T21:06:00Z"/>
                <w:rFonts w:eastAsia="Times New Roman" w:cs="Times New Roman"/>
                <w:color w:val="000000"/>
                <w:sz w:val="22"/>
                <w:lang w:eastAsia="pt-BR"/>
              </w:rPr>
            </w:pPr>
          </w:p>
        </w:tc>
        <w:tc>
          <w:tcPr>
            <w:tcW w:w="997" w:type="dxa"/>
            <w:noWrap/>
            <w:tcPrChange w:id="1421" w:author="Ryan Lemos" w:date="2018-10-19T21:31:00Z">
              <w:tcPr>
                <w:tcW w:w="970" w:type="dxa"/>
                <w:gridSpan w:val="3"/>
                <w:tcBorders>
                  <w:top w:val="nil"/>
                  <w:left w:val="nil"/>
                  <w:bottom w:val="single" w:sz="8" w:space="0" w:color="auto"/>
                  <w:right w:val="single" w:sz="4" w:space="0" w:color="auto"/>
                </w:tcBorders>
                <w:shd w:val="clear" w:color="000000" w:fill="808080"/>
                <w:noWrap/>
                <w:vAlign w:val="bottom"/>
              </w:tcPr>
            </w:tcPrChange>
          </w:tcPr>
          <w:p w14:paraId="0B1865F4" w14:textId="77777777" w:rsidR="00E54C0C" w:rsidRPr="00152547" w:rsidRDefault="00E54C0C" w:rsidP="00E54C0C">
            <w:pPr>
              <w:spacing w:line="240" w:lineRule="auto"/>
              <w:ind w:firstLine="0"/>
              <w:jc w:val="center"/>
              <w:rPr>
                <w:ins w:id="1422" w:author="Ryan Lemos" w:date="2018-10-19T21:06:00Z"/>
                <w:rFonts w:eastAsia="Times New Roman" w:cs="Times New Roman"/>
                <w:color w:val="000000"/>
                <w:sz w:val="22"/>
                <w:lang w:eastAsia="pt-BR"/>
              </w:rPr>
            </w:pPr>
          </w:p>
        </w:tc>
        <w:tc>
          <w:tcPr>
            <w:tcW w:w="1106" w:type="dxa"/>
            <w:shd w:val="clear" w:color="auto" w:fill="7F7F7F" w:themeFill="text1" w:themeFillTint="80"/>
            <w:noWrap/>
            <w:tcPrChange w:id="1423" w:author="Ryan Lemos" w:date="2018-10-19T21:31:00Z">
              <w:tcPr>
                <w:tcW w:w="1040" w:type="dxa"/>
                <w:gridSpan w:val="4"/>
                <w:tcBorders>
                  <w:top w:val="nil"/>
                  <w:left w:val="nil"/>
                  <w:bottom w:val="single" w:sz="8" w:space="0" w:color="auto"/>
                  <w:right w:val="single" w:sz="4" w:space="0" w:color="auto"/>
                </w:tcBorders>
                <w:shd w:val="clear" w:color="000000" w:fill="808080"/>
                <w:noWrap/>
                <w:vAlign w:val="bottom"/>
              </w:tcPr>
            </w:tcPrChange>
          </w:tcPr>
          <w:p w14:paraId="420BF0EC" w14:textId="77777777" w:rsidR="00E54C0C" w:rsidRPr="00152547" w:rsidRDefault="00E54C0C" w:rsidP="00E54C0C">
            <w:pPr>
              <w:spacing w:line="240" w:lineRule="auto"/>
              <w:ind w:firstLine="0"/>
              <w:jc w:val="center"/>
              <w:rPr>
                <w:ins w:id="1424" w:author="Ryan Lemos" w:date="2018-10-19T21:06:00Z"/>
                <w:rFonts w:eastAsia="Times New Roman" w:cs="Times New Roman"/>
                <w:color w:val="000000"/>
                <w:sz w:val="22"/>
                <w:lang w:eastAsia="pt-BR"/>
              </w:rPr>
            </w:pPr>
          </w:p>
        </w:tc>
        <w:tc>
          <w:tcPr>
            <w:tcW w:w="1055" w:type="dxa"/>
            <w:shd w:val="clear" w:color="auto" w:fill="7F7F7F" w:themeFill="text1" w:themeFillTint="80"/>
            <w:noWrap/>
            <w:tcPrChange w:id="1425" w:author="Ryan Lemos" w:date="2018-10-19T21:31:00Z">
              <w:tcPr>
                <w:tcW w:w="1055" w:type="dxa"/>
                <w:gridSpan w:val="3"/>
                <w:tcBorders>
                  <w:top w:val="nil"/>
                  <w:left w:val="nil"/>
                  <w:bottom w:val="single" w:sz="8" w:space="0" w:color="auto"/>
                  <w:right w:val="single" w:sz="4" w:space="0" w:color="auto"/>
                </w:tcBorders>
                <w:shd w:val="clear" w:color="000000" w:fill="808080"/>
                <w:noWrap/>
                <w:vAlign w:val="bottom"/>
              </w:tcPr>
            </w:tcPrChange>
          </w:tcPr>
          <w:p w14:paraId="5F2658D0" w14:textId="77777777" w:rsidR="00E54C0C" w:rsidRPr="00152547" w:rsidRDefault="00E54C0C" w:rsidP="00E54C0C">
            <w:pPr>
              <w:spacing w:line="240" w:lineRule="auto"/>
              <w:ind w:firstLine="0"/>
              <w:jc w:val="center"/>
              <w:rPr>
                <w:ins w:id="1426" w:author="Ryan Lemos" w:date="2018-10-19T21:06:00Z"/>
                <w:rFonts w:eastAsia="Times New Roman" w:cs="Times New Roman"/>
                <w:color w:val="000000"/>
                <w:sz w:val="22"/>
                <w:lang w:eastAsia="pt-BR"/>
              </w:rPr>
            </w:pPr>
          </w:p>
        </w:tc>
        <w:tc>
          <w:tcPr>
            <w:tcW w:w="936" w:type="dxa"/>
            <w:noWrap/>
            <w:tcPrChange w:id="1427" w:author="Ryan Lemos" w:date="2018-10-19T21:31:00Z">
              <w:tcPr>
                <w:tcW w:w="890" w:type="dxa"/>
                <w:gridSpan w:val="3"/>
                <w:tcBorders>
                  <w:top w:val="nil"/>
                  <w:left w:val="nil"/>
                  <w:bottom w:val="single" w:sz="8" w:space="0" w:color="auto"/>
                  <w:right w:val="single" w:sz="4" w:space="0" w:color="auto"/>
                </w:tcBorders>
                <w:shd w:val="clear" w:color="000000" w:fill="808080"/>
                <w:noWrap/>
                <w:vAlign w:val="bottom"/>
              </w:tcPr>
            </w:tcPrChange>
          </w:tcPr>
          <w:p w14:paraId="5D29FD8D" w14:textId="77777777" w:rsidR="00E54C0C" w:rsidRPr="00152547" w:rsidRDefault="00E54C0C" w:rsidP="00E54C0C">
            <w:pPr>
              <w:spacing w:line="240" w:lineRule="auto"/>
              <w:ind w:firstLine="0"/>
              <w:jc w:val="center"/>
              <w:rPr>
                <w:ins w:id="1428" w:author="Ryan Lemos" w:date="2018-10-19T21:06:00Z"/>
                <w:rFonts w:eastAsia="Times New Roman" w:cs="Times New Roman"/>
                <w:color w:val="000000"/>
                <w:sz w:val="22"/>
                <w:lang w:eastAsia="pt-BR"/>
              </w:rPr>
            </w:pPr>
          </w:p>
        </w:tc>
        <w:tc>
          <w:tcPr>
            <w:tcW w:w="1016" w:type="dxa"/>
            <w:noWrap/>
            <w:tcPrChange w:id="1429" w:author="Ryan Lemos" w:date="2018-10-19T21:31:00Z">
              <w:tcPr>
                <w:tcW w:w="949" w:type="dxa"/>
                <w:gridSpan w:val="3"/>
                <w:tcBorders>
                  <w:top w:val="nil"/>
                  <w:left w:val="nil"/>
                  <w:bottom w:val="single" w:sz="8" w:space="0" w:color="auto"/>
                  <w:right w:val="single" w:sz="4" w:space="0" w:color="auto"/>
                </w:tcBorders>
                <w:shd w:val="clear" w:color="000000" w:fill="808080"/>
                <w:noWrap/>
                <w:vAlign w:val="bottom"/>
              </w:tcPr>
            </w:tcPrChange>
          </w:tcPr>
          <w:p w14:paraId="2EF0E9D5" w14:textId="77777777" w:rsidR="00E54C0C" w:rsidRPr="00152547" w:rsidRDefault="00E54C0C" w:rsidP="00E54C0C">
            <w:pPr>
              <w:spacing w:line="240" w:lineRule="auto"/>
              <w:ind w:firstLine="0"/>
              <w:jc w:val="center"/>
              <w:rPr>
                <w:ins w:id="1430" w:author="Ryan Lemos" w:date="2018-10-19T21:06:00Z"/>
                <w:rFonts w:eastAsia="Times New Roman" w:cs="Times New Roman"/>
                <w:color w:val="000000"/>
                <w:sz w:val="22"/>
                <w:lang w:eastAsia="pt-BR"/>
              </w:rPr>
            </w:pPr>
          </w:p>
        </w:tc>
        <w:tc>
          <w:tcPr>
            <w:tcW w:w="952" w:type="dxa"/>
            <w:noWrap/>
            <w:tcPrChange w:id="1431" w:author="Ryan Lemos" w:date="2018-10-19T21:31:00Z">
              <w:tcPr>
                <w:tcW w:w="952" w:type="dxa"/>
                <w:gridSpan w:val="3"/>
                <w:tcBorders>
                  <w:top w:val="nil"/>
                  <w:left w:val="nil"/>
                  <w:bottom w:val="single" w:sz="8" w:space="0" w:color="auto"/>
                  <w:right w:val="single" w:sz="4" w:space="0" w:color="auto"/>
                </w:tcBorders>
                <w:shd w:val="clear" w:color="000000" w:fill="808080"/>
                <w:noWrap/>
                <w:vAlign w:val="bottom"/>
              </w:tcPr>
            </w:tcPrChange>
          </w:tcPr>
          <w:p w14:paraId="6B476186" w14:textId="77777777" w:rsidR="00E54C0C" w:rsidRPr="00152547" w:rsidRDefault="00E54C0C" w:rsidP="00E54C0C">
            <w:pPr>
              <w:spacing w:line="240" w:lineRule="auto"/>
              <w:ind w:firstLine="0"/>
              <w:jc w:val="center"/>
              <w:rPr>
                <w:ins w:id="1432" w:author="Ryan Lemos" w:date="2018-10-19T21:06:00Z"/>
                <w:rFonts w:eastAsia="Times New Roman" w:cs="Times New Roman"/>
                <w:color w:val="000000"/>
                <w:sz w:val="22"/>
                <w:lang w:eastAsia="pt-BR"/>
              </w:rPr>
            </w:pPr>
          </w:p>
        </w:tc>
        <w:tc>
          <w:tcPr>
            <w:tcW w:w="881" w:type="dxa"/>
            <w:noWrap/>
            <w:tcPrChange w:id="1433" w:author="Ryan Lemos" w:date="2018-10-19T21:31:00Z">
              <w:tcPr>
                <w:tcW w:w="879" w:type="dxa"/>
                <w:gridSpan w:val="4"/>
                <w:tcBorders>
                  <w:top w:val="nil"/>
                  <w:left w:val="nil"/>
                  <w:bottom w:val="single" w:sz="8" w:space="0" w:color="auto"/>
                  <w:right w:val="single" w:sz="8" w:space="0" w:color="auto"/>
                </w:tcBorders>
                <w:shd w:val="clear" w:color="auto" w:fill="auto"/>
                <w:noWrap/>
                <w:vAlign w:val="bottom"/>
              </w:tcPr>
            </w:tcPrChange>
          </w:tcPr>
          <w:p w14:paraId="2C754705" w14:textId="77777777" w:rsidR="00E54C0C" w:rsidRPr="00152547" w:rsidRDefault="00E54C0C" w:rsidP="00E54C0C">
            <w:pPr>
              <w:spacing w:line="240" w:lineRule="auto"/>
              <w:ind w:firstLine="0"/>
              <w:jc w:val="center"/>
              <w:rPr>
                <w:ins w:id="1434" w:author="Ryan Lemos" w:date="2018-10-19T21:06:00Z"/>
                <w:rFonts w:eastAsia="Times New Roman" w:cs="Times New Roman"/>
                <w:color w:val="000000"/>
                <w:sz w:val="22"/>
                <w:lang w:eastAsia="pt-BR"/>
              </w:rPr>
            </w:pPr>
          </w:p>
        </w:tc>
      </w:tr>
      <w:tr w:rsidR="00E54C0C" w:rsidRPr="00152547" w14:paraId="54D7F04F" w14:textId="77777777" w:rsidTr="00F42D4C">
        <w:tblPrEx>
          <w:tblPrExChange w:id="1435" w:author="Ryan Lemos" w:date="2018-10-19T21:31:00Z">
            <w:tblPrEx>
              <w:tblW w:w="12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blPrExChange>
        </w:tblPrEx>
        <w:trPr>
          <w:trHeight w:val="671"/>
          <w:ins w:id="1436" w:author="Ryan Lemos" w:date="2018-10-19T21:15:00Z"/>
          <w:trPrChange w:id="1437" w:author="Ryan Lemos" w:date="2018-10-19T21:31:00Z">
            <w:trPr>
              <w:gridBefore w:val="1"/>
              <w:gridAfter w:val="0"/>
              <w:trHeight w:val="671"/>
            </w:trPr>
          </w:trPrChange>
        </w:trPr>
        <w:tc>
          <w:tcPr>
            <w:tcW w:w="3026" w:type="dxa"/>
            <w:tcPrChange w:id="1438" w:author="Ryan Lemos" w:date="2018-10-19T21:31:00Z">
              <w:tcPr>
                <w:tcW w:w="3026" w:type="dxa"/>
                <w:gridSpan w:val="3"/>
              </w:tcPr>
            </w:tcPrChange>
          </w:tcPr>
          <w:p w14:paraId="7BE34271" w14:textId="2C2992F8" w:rsidR="00E54C0C" w:rsidRPr="00152547" w:rsidRDefault="00E54C0C" w:rsidP="00E54C0C">
            <w:pPr>
              <w:spacing w:line="240" w:lineRule="auto"/>
              <w:ind w:firstLine="0"/>
              <w:jc w:val="center"/>
              <w:rPr>
                <w:ins w:id="1439" w:author="Ryan Lemos" w:date="2018-10-19T21:15:00Z"/>
                <w:rFonts w:eastAsia="Times New Roman" w:cs="Times New Roman"/>
                <w:sz w:val="21"/>
                <w:szCs w:val="21"/>
                <w:lang w:eastAsia="pt-BR"/>
              </w:rPr>
            </w:pPr>
            <w:ins w:id="1440" w:author="Ryan Lemos" w:date="2018-10-19T21:21:00Z">
              <w:r>
                <w:rPr>
                  <w:rFonts w:eastAsia="Times New Roman" w:cs="Times New Roman"/>
                  <w:sz w:val="21"/>
                  <w:szCs w:val="21"/>
                  <w:lang w:eastAsia="pt-BR"/>
                </w:rPr>
                <w:t xml:space="preserve">Testes e correções das funcionalidades do </w:t>
              </w:r>
            </w:ins>
            <w:ins w:id="1441" w:author="Ryan Lemos" w:date="2018-10-19T21:22:00Z">
              <w:r>
                <w:rPr>
                  <w:rFonts w:eastAsia="Times New Roman" w:cs="Times New Roman"/>
                  <w:sz w:val="21"/>
                  <w:szCs w:val="21"/>
                  <w:lang w:eastAsia="pt-BR"/>
                </w:rPr>
                <w:t>terceiro</w:t>
              </w:r>
            </w:ins>
            <w:ins w:id="1442" w:author="Ryan Lemos" w:date="2018-10-19T21:21:00Z">
              <w:r>
                <w:rPr>
                  <w:rFonts w:eastAsia="Times New Roman" w:cs="Times New Roman"/>
                  <w:sz w:val="21"/>
                  <w:szCs w:val="21"/>
                  <w:lang w:eastAsia="pt-BR"/>
                </w:rPr>
                <w:t xml:space="preserve"> </w:t>
              </w:r>
              <w:r w:rsidRPr="00C17254">
                <w:rPr>
                  <w:rFonts w:eastAsia="Times New Roman" w:cs="Times New Roman"/>
                  <w:i/>
                  <w:sz w:val="21"/>
                  <w:szCs w:val="21"/>
                  <w:lang w:eastAsia="pt-BR"/>
                </w:rPr>
                <w:t>release</w:t>
              </w:r>
            </w:ins>
          </w:p>
        </w:tc>
        <w:tc>
          <w:tcPr>
            <w:tcW w:w="957" w:type="dxa"/>
            <w:noWrap/>
            <w:tcPrChange w:id="1443" w:author="Ryan Lemos" w:date="2018-10-19T21:31:00Z">
              <w:tcPr>
                <w:tcW w:w="957" w:type="dxa"/>
                <w:gridSpan w:val="4"/>
                <w:noWrap/>
              </w:tcPr>
            </w:tcPrChange>
          </w:tcPr>
          <w:p w14:paraId="5878DB64" w14:textId="77777777" w:rsidR="00E54C0C" w:rsidRPr="00152547" w:rsidRDefault="00E54C0C" w:rsidP="00E54C0C">
            <w:pPr>
              <w:spacing w:line="240" w:lineRule="auto"/>
              <w:ind w:firstLine="0"/>
              <w:jc w:val="center"/>
              <w:rPr>
                <w:ins w:id="1444" w:author="Ryan Lemos" w:date="2018-10-19T21:15:00Z"/>
                <w:rFonts w:eastAsia="Times New Roman" w:cs="Times New Roman"/>
                <w:color w:val="000000"/>
                <w:sz w:val="22"/>
                <w:lang w:eastAsia="pt-BR"/>
              </w:rPr>
            </w:pPr>
          </w:p>
        </w:tc>
        <w:tc>
          <w:tcPr>
            <w:tcW w:w="967" w:type="dxa"/>
            <w:noWrap/>
            <w:tcPrChange w:id="1445" w:author="Ryan Lemos" w:date="2018-10-19T21:31:00Z">
              <w:tcPr>
                <w:tcW w:w="967" w:type="dxa"/>
                <w:gridSpan w:val="3"/>
                <w:noWrap/>
              </w:tcPr>
            </w:tcPrChange>
          </w:tcPr>
          <w:p w14:paraId="2F856C5D" w14:textId="77777777" w:rsidR="00E54C0C" w:rsidRPr="00152547" w:rsidRDefault="00E54C0C" w:rsidP="00E54C0C">
            <w:pPr>
              <w:spacing w:line="240" w:lineRule="auto"/>
              <w:ind w:firstLine="0"/>
              <w:jc w:val="center"/>
              <w:rPr>
                <w:ins w:id="1446" w:author="Ryan Lemos" w:date="2018-10-19T21:15:00Z"/>
                <w:rFonts w:eastAsia="Times New Roman" w:cs="Times New Roman"/>
                <w:color w:val="000000"/>
                <w:sz w:val="22"/>
                <w:lang w:eastAsia="pt-BR"/>
              </w:rPr>
            </w:pPr>
          </w:p>
        </w:tc>
        <w:tc>
          <w:tcPr>
            <w:tcW w:w="1037" w:type="dxa"/>
            <w:noWrap/>
            <w:tcPrChange w:id="1447" w:author="Ryan Lemos" w:date="2018-10-19T21:31:00Z">
              <w:tcPr>
                <w:tcW w:w="1037" w:type="dxa"/>
                <w:gridSpan w:val="3"/>
                <w:noWrap/>
              </w:tcPr>
            </w:tcPrChange>
          </w:tcPr>
          <w:p w14:paraId="2C9AE7E1" w14:textId="77777777" w:rsidR="00E54C0C" w:rsidRPr="00152547" w:rsidRDefault="00E54C0C" w:rsidP="00E54C0C">
            <w:pPr>
              <w:spacing w:line="240" w:lineRule="auto"/>
              <w:ind w:firstLine="0"/>
              <w:jc w:val="center"/>
              <w:rPr>
                <w:ins w:id="1448" w:author="Ryan Lemos" w:date="2018-10-19T21:15:00Z"/>
                <w:rFonts w:eastAsia="Times New Roman" w:cs="Times New Roman"/>
                <w:color w:val="000000"/>
                <w:sz w:val="22"/>
                <w:lang w:eastAsia="pt-BR"/>
              </w:rPr>
            </w:pPr>
          </w:p>
        </w:tc>
        <w:tc>
          <w:tcPr>
            <w:tcW w:w="997" w:type="dxa"/>
            <w:noWrap/>
            <w:tcPrChange w:id="1449" w:author="Ryan Lemos" w:date="2018-10-19T21:31:00Z">
              <w:tcPr>
                <w:tcW w:w="997" w:type="dxa"/>
                <w:gridSpan w:val="3"/>
                <w:noWrap/>
              </w:tcPr>
            </w:tcPrChange>
          </w:tcPr>
          <w:p w14:paraId="4DBE7024" w14:textId="77777777" w:rsidR="00E54C0C" w:rsidRPr="00152547" w:rsidRDefault="00E54C0C" w:rsidP="00E54C0C">
            <w:pPr>
              <w:spacing w:line="240" w:lineRule="auto"/>
              <w:ind w:firstLine="0"/>
              <w:jc w:val="center"/>
              <w:rPr>
                <w:ins w:id="1450" w:author="Ryan Lemos" w:date="2018-10-19T21:15:00Z"/>
                <w:rFonts w:eastAsia="Times New Roman" w:cs="Times New Roman"/>
                <w:color w:val="000000"/>
                <w:sz w:val="22"/>
                <w:lang w:eastAsia="pt-BR"/>
              </w:rPr>
            </w:pPr>
          </w:p>
        </w:tc>
        <w:tc>
          <w:tcPr>
            <w:tcW w:w="1106" w:type="dxa"/>
            <w:shd w:val="clear" w:color="auto" w:fill="7F7F7F" w:themeFill="text1" w:themeFillTint="80"/>
            <w:noWrap/>
            <w:tcPrChange w:id="1451" w:author="Ryan Lemos" w:date="2018-10-19T21:31:00Z">
              <w:tcPr>
                <w:tcW w:w="1106" w:type="dxa"/>
                <w:gridSpan w:val="3"/>
                <w:noWrap/>
              </w:tcPr>
            </w:tcPrChange>
          </w:tcPr>
          <w:p w14:paraId="1DE0E0E8" w14:textId="77777777" w:rsidR="00E54C0C" w:rsidRPr="00152547" w:rsidRDefault="00E54C0C" w:rsidP="00E54C0C">
            <w:pPr>
              <w:spacing w:line="240" w:lineRule="auto"/>
              <w:ind w:firstLine="0"/>
              <w:jc w:val="center"/>
              <w:rPr>
                <w:ins w:id="1452" w:author="Ryan Lemos" w:date="2018-10-19T21:15:00Z"/>
                <w:rFonts w:eastAsia="Times New Roman" w:cs="Times New Roman"/>
                <w:color w:val="000000"/>
                <w:sz w:val="22"/>
                <w:lang w:eastAsia="pt-BR"/>
              </w:rPr>
            </w:pPr>
          </w:p>
        </w:tc>
        <w:tc>
          <w:tcPr>
            <w:tcW w:w="1055" w:type="dxa"/>
            <w:shd w:val="clear" w:color="auto" w:fill="7F7F7F" w:themeFill="text1" w:themeFillTint="80"/>
            <w:noWrap/>
            <w:tcPrChange w:id="1453" w:author="Ryan Lemos" w:date="2018-10-19T21:31:00Z">
              <w:tcPr>
                <w:tcW w:w="1055" w:type="dxa"/>
                <w:gridSpan w:val="4"/>
                <w:noWrap/>
              </w:tcPr>
            </w:tcPrChange>
          </w:tcPr>
          <w:p w14:paraId="5720F73A" w14:textId="77777777" w:rsidR="00E54C0C" w:rsidRPr="00152547" w:rsidRDefault="00E54C0C" w:rsidP="00E54C0C">
            <w:pPr>
              <w:spacing w:line="240" w:lineRule="auto"/>
              <w:ind w:firstLine="0"/>
              <w:jc w:val="center"/>
              <w:rPr>
                <w:ins w:id="1454" w:author="Ryan Lemos" w:date="2018-10-19T21:15:00Z"/>
                <w:rFonts w:eastAsia="Times New Roman" w:cs="Times New Roman"/>
                <w:color w:val="000000"/>
                <w:sz w:val="22"/>
                <w:lang w:eastAsia="pt-BR"/>
              </w:rPr>
            </w:pPr>
          </w:p>
        </w:tc>
        <w:tc>
          <w:tcPr>
            <w:tcW w:w="936" w:type="dxa"/>
            <w:noWrap/>
            <w:tcPrChange w:id="1455" w:author="Ryan Lemos" w:date="2018-10-19T21:31:00Z">
              <w:tcPr>
                <w:tcW w:w="936" w:type="dxa"/>
                <w:gridSpan w:val="3"/>
                <w:noWrap/>
              </w:tcPr>
            </w:tcPrChange>
          </w:tcPr>
          <w:p w14:paraId="26B948D5" w14:textId="77777777" w:rsidR="00E54C0C" w:rsidRPr="00152547" w:rsidRDefault="00E54C0C" w:rsidP="00E54C0C">
            <w:pPr>
              <w:spacing w:line="240" w:lineRule="auto"/>
              <w:ind w:firstLine="0"/>
              <w:jc w:val="center"/>
              <w:rPr>
                <w:ins w:id="1456" w:author="Ryan Lemos" w:date="2018-10-19T21:15:00Z"/>
                <w:rFonts w:eastAsia="Times New Roman" w:cs="Times New Roman"/>
                <w:color w:val="000000"/>
                <w:sz w:val="22"/>
                <w:lang w:eastAsia="pt-BR"/>
              </w:rPr>
            </w:pPr>
          </w:p>
        </w:tc>
        <w:tc>
          <w:tcPr>
            <w:tcW w:w="1016" w:type="dxa"/>
            <w:noWrap/>
            <w:tcPrChange w:id="1457" w:author="Ryan Lemos" w:date="2018-10-19T21:31:00Z">
              <w:tcPr>
                <w:tcW w:w="1016" w:type="dxa"/>
                <w:gridSpan w:val="3"/>
                <w:noWrap/>
              </w:tcPr>
            </w:tcPrChange>
          </w:tcPr>
          <w:p w14:paraId="2D2BE846" w14:textId="77777777" w:rsidR="00E54C0C" w:rsidRPr="00152547" w:rsidRDefault="00E54C0C" w:rsidP="00E54C0C">
            <w:pPr>
              <w:spacing w:line="240" w:lineRule="auto"/>
              <w:ind w:firstLine="0"/>
              <w:jc w:val="center"/>
              <w:rPr>
                <w:ins w:id="1458" w:author="Ryan Lemos" w:date="2018-10-19T21:15:00Z"/>
                <w:rFonts w:eastAsia="Times New Roman" w:cs="Times New Roman"/>
                <w:color w:val="000000"/>
                <w:sz w:val="22"/>
                <w:lang w:eastAsia="pt-BR"/>
              </w:rPr>
            </w:pPr>
          </w:p>
        </w:tc>
        <w:tc>
          <w:tcPr>
            <w:tcW w:w="952" w:type="dxa"/>
            <w:noWrap/>
            <w:tcPrChange w:id="1459" w:author="Ryan Lemos" w:date="2018-10-19T21:31:00Z">
              <w:tcPr>
                <w:tcW w:w="952" w:type="dxa"/>
                <w:gridSpan w:val="3"/>
                <w:noWrap/>
              </w:tcPr>
            </w:tcPrChange>
          </w:tcPr>
          <w:p w14:paraId="087A978E" w14:textId="77777777" w:rsidR="00E54C0C" w:rsidRPr="00152547" w:rsidRDefault="00E54C0C" w:rsidP="00E54C0C">
            <w:pPr>
              <w:spacing w:line="240" w:lineRule="auto"/>
              <w:ind w:firstLine="0"/>
              <w:jc w:val="center"/>
              <w:rPr>
                <w:ins w:id="1460" w:author="Ryan Lemos" w:date="2018-10-19T21:15:00Z"/>
                <w:rFonts w:eastAsia="Times New Roman" w:cs="Times New Roman"/>
                <w:color w:val="000000"/>
                <w:sz w:val="22"/>
                <w:lang w:eastAsia="pt-BR"/>
              </w:rPr>
            </w:pPr>
          </w:p>
        </w:tc>
        <w:tc>
          <w:tcPr>
            <w:tcW w:w="881" w:type="dxa"/>
            <w:noWrap/>
            <w:tcPrChange w:id="1461" w:author="Ryan Lemos" w:date="2018-10-19T21:31:00Z">
              <w:tcPr>
                <w:tcW w:w="881" w:type="dxa"/>
                <w:gridSpan w:val="4"/>
                <w:noWrap/>
              </w:tcPr>
            </w:tcPrChange>
          </w:tcPr>
          <w:p w14:paraId="6214D90F" w14:textId="77777777" w:rsidR="00E54C0C" w:rsidRPr="00152547" w:rsidRDefault="00E54C0C" w:rsidP="00E54C0C">
            <w:pPr>
              <w:spacing w:line="240" w:lineRule="auto"/>
              <w:ind w:firstLine="0"/>
              <w:jc w:val="center"/>
              <w:rPr>
                <w:ins w:id="1462" w:author="Ryan Lemos" w:date="2018-10-19T21:15:00Z"/>
                <w:rFonts w:eastAsia="Times New Roman" w:cs="Times New Roman"/>
                <w:color w:val="000000"/>
                <w:sz w:val="22"/>
                <w:lang w:eastAsia="pt-BR"/>
              </w:rPr>
            </w:pPr>
          </w:p>
        </w:tc>
      </w:tr>
      <w:tr w:rsidR="00E54C0C" w:rsidRPr="00152547" w14:paraId="53A5D79C" w14:textId="77777777" w:rsidTr="00F42D4C">
        <w:tblPrEx>
          <w:tblPrExChange w:id="1463" w:author="Ryan Lemos" w:date="2018-10-19T21:31:00Z">
            <w:tblPrEx>
              <w:tblW w:w="12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blPrExChange>
        </w:tblPrEx>
        <w:trPr>
          <w:trHeight w:val="671"/>
          <w:ins w:id="1464" w:author="Ryan Lemos" w:date="2018-10-19T21:15:00Z"/>
          <w:trPrChange w:id="1465" w:author="Ryan Lemos" w:date="2018-10-19T21:31:00Z">
            <w:trPr>
              <w:gridBefore w:val="1"/>
              <w:gridAfter w:val="0"/>
              <w:trHeight w:val="671"/>
            </w:trPr>
          </w:trPrChange>
        </w:trPr>
        <w:tc>
          <w:tcPr>
            <w:tcW w:w="3026" w:type="dxa"/>
            <w:tcPrChange w:id="1466" w:author="Ryan Lemos" w:date="2018-10-19T21:31:00Z">
              <w:tcPr>
                <w:tcW w:w="3026" w:type="dxa"/>
                <w:gridSpan w:val="3"/>
              </w:tcPr>
            </w:tcPrChange>
          </w:tcPr>
          <w:p w14:paraId="7B2AFB0F" w14:textId="171859C9" w:rsidR="00E54C0C" w:rsidRPr="00152547" w:rsidRDefault="00E54C0C" w:rsidP="00E54C0C">
            <w:pPr>
              <w:spacing w:line="240" w:lineRule="auto"/>
              <w:ind w:firstLine="0"/>
              <w:jc w:val="center"/>
              <w:rPr>
                <w:ins w:id="1467" w:author="Ryan Lemos" w:date="2018-10-19T21:15:00Z"/>
                <w:rFonts w:eastAsia="Times New Roman" w:cs="Times New Roman"/>
                <w:sz w:val="21"/>
                <w:szCs w:val="21"/>
                <w:lang w:eastAsia="pt-BR"/>
              </w:rPr>
            </w:pPr>
            <w:ins w:id="1468" w:author="Ryan Lemos" w:date="2018-10-19T21:21:00Z">
              <w:r>
                <w:rPr>
                  <w:rFonts w:eastAsia="Times New Roman" w:cs="Times New Roman"/>
                  <w:sz w:val="21"/>
                  <w:szCs w:val="21"/>
                  <w:lang w:eastAsia="pt-BR"/>
                </w:rPr>
                <w:t xml:space="preserve">Reuniões com o cliente para retiradas de dúvidas acerca das funcionalidades do </w:t>
              </w:r>
            </w:ins>
            <w:ins w:id="1469" w:author="Ryan Lemos" w:date="2018-10-19T21:22:00Z">
              <w:r>
                <w:rPr>
                  <w:rFonts w:eastAsia="Times New Roman" w:cs="Times New Roman"/>
                  <w:sz w:val="21"/>
                  <w:szCs w:val="21"/>
                  <w:lang w:eastAsia="pt-BR"/>
                </w:rPr>
                <w:t>terceiro</w:t>
              </w:r>
            </w:ins>
            <w:ins w:id="1470" w:author="Ryan Lemos" w:date="2018-10-19T21:21:00Z">
              <w:r>
                <w:rPr>
                  <w:rFonts w:eastAsia="Times New Roman" w:cs="Times New Roman"/>
                  <w:sz w:val="21"/>
                  <w:szCs w:val="21"/>
                  <w:lang w:eastAsia="pt-BR"/>
                </w:rPr>
                <w:t xml:space="preserve"> </w:t>
              </w:r>
              <w:r w:rsidRPr="00C17254">
                <w:rPr>
                  <w:rFonts w:eastAsia="Times New Roman" w:cs="Times New Roman"/>
                  <w:i/>
                  <w:sz w:val="21"/>
                  <w:szCs w:val="21"/>
                  <w:lang w:eastAsia="pt-BR"/>
                </w:rPr>
                <w:t>release</w:t>
              </w:r>
            </w:ins>
          </w:p>
        </w:tc>
        <w:tc>
          <w:tcPr>
            <w:tcW w:w="957" w:type="dxa"/>
            <w:noWrap/>
            <w:tcPrChange w:id="1471" w:author="Ryan Lemos" w:date="2018-10-19T21:31:00Z">
              <w:tcPr>
                <w:tcW w:w="957" w:type="dxa"/>
                <w:gridSpan w:val="4"/>
                <w:noWrap/>
              </w:tcPr>
            </w:tcPrChange>
          </w:tcPr>
          <w:p w14:paraId="3AEE7206" w14:textId="77777777" w:rsidR="00E54C0C" w:rsidRPr="00152547" w:rsidRDefault="00E54C0C" w:rsidP="00E54C0C">
            <w:pPr>
              <w:spacing w:line="240" w:lineRule="auto"/>
              <w:ind w:firstLine="0"/>
              <w:jc w:val="center"/>
              <w:rPr>
                <w:ins w:id="1472" w:author="Ryan Lemos" w:date="2018-10-19T21:15:00Z"/>
                <w:rFonts w:eastAsia="Times New Roman" w:cs="Times New Roman"/>
                <w:color w:val="000000"/>
                <w:sz w:val="22"/>
                <w:lang w:eastAsia="pt-BR"/>
              </w:rPr>
            </w:pPr>
          </w:p>
        </w:tc>
        <w:tc>
          <w:tcPr>
            <w:tcW w:w="967" w:type="dxa"/>
            <w:noWrap/>
            <w:tcPrChange w:id="1473" w:author="Ryan Lemos" w:date="2018-10-19T21:31:00Z">
              <w:tcPr>
                <w:tcW w:w="967" w:type="dxa"/>
                <w:gridSpan w:val="3"/>
                <w:noWrap/>
              </w:tcPr>
            </w:tcPrChange>
          </w:tcPr>
          <w:p w14:paraId="68992885" w14:textId="77777777" w:rsidR="00E54C0C" w:rsidRPr="00152547" w:rsidRDefault="00E54C0C" w:rsidP="00E54C0C">
            <w:pPr>
              <w:spacing w:line="240" w:lineRule="auto"/>
              <w:ind w:firstLine="0"/>
              <w:jc w:val="center"/>
              <w:rPr>
                <w:ins w:id="1474" w:author="Ryan Lemos" w:date="2018-10-19T21:15:00Z"/>
                <w:rFonts w:eastAsia="Times New Roman" w:cs="Times New Roman"/>
                <w:color w:val="000000"/>
                <w:sz w:val="22"/>
                <w:lang w:eastAsia="pt-BR"/>
              </w:rPr>
            </w:pPr>
          </w:p>
        </w:tc>
        <w:tc>
          <w:tcPr>
            <w:tcW w:w="1037" w:type="dxa"/>
            <w:noWrap/>
            <w:tcPrChange w:id="1475" w:author="Ryan Lemos" w:date="2018-10-19T21:31:00Z">
              <w:tcPr>
                <w:tcW w:w="1037" w:type="dxa"/>
                <w:gridSpan w:val="3"/>
                <w:noWrap/>
              </w:tcPr>
            </w:tcPrChange>
          </w:tcPr>
          <w:p w14:paraId="56B45613" w14:textId="77777777" w:rsidR="00E54C0C" w:rsidRPr="00152547" w:rsidRDefault="00E54C0C" w:rsidP="00E54C0C">
            <w:pPr>
              <w:spacing w:line="240" w:lineRule="auto"/>
              <w:ind w:firstLine="0"/>
              <w:jc w:val="center"/>
              <w:rPr>
                <w:ins w:id="1476" w:author="Ryan Lemos" w:date="2018-10-19T21:15:00Z"/>
                <w:rFonts w:eastAsia="Times New Roman" w:cs="Times New Roman"/>
                <w:color w:val="000000"/>
                <w:sz w:val="22"/>
                <w:lang w:eastAsia="pt-BR"/>
              </w:rPr>
            </w:pPr>
          </w:p>
        </w:tc>
        <w:tc>
          <w:tcPr>
            <w:tcW w:w="997" w:type="dxa"/>
            <w:noWrap/>
            <w:tcPrChange w:id="1477" w:author="Ryan Lemos" w:date="2018-10-19T21:31:00Z">
              <w:tcPr>
                <w:tcW w:w="997" w:type="dxa"/>
                <w:gridSpan w:val="3"/>
                <w:noWrap/>
              </w:tcPr>
            </w:tcPrChange>
          </w:tcPr>
          <w:p w14:paraId="5F56F5FC" w14:textId="77777777" w:rsidR="00E54C0C" w:rsidRPr="00152547" w:rsidRDefault="00E54C0C" w:rsidP="00E54C0C">
            <w:pPr>
              <w:spacing w:line="240" w:lineRule="auto"/>
              <w:ind w:firstLine="0"/>
              <w:jc w:val="center"/>
              <w:rPr>
                <w:ins w:id="1478" w:author="Ryan Lemos" w:date="2018-10-19T21:15:00Z"/>
                <w:rFonts w:eastAsia="Times New Roman" w:cs="Times New Roman"/>
                <w:color w:val="000000"/>
                <w:sz w:val="22"/>
                <w:lang w:eastAsia="pt-BR"/>
              </w:rPr>
            </w:pPr>
          </w:p>
        </w:tc>
        <w:tc>
          <w:tcPr>
            <w:tcW w:w="1106" w:type="dxa"/>
            <w:shd w:val="clear" w:color="auto" w:fill="7F7F7F" w:themeFill="text1" w:themeFillTint="80"/>
            <w:noWrap/>
            <w:tcPrChange w:id="1479" w:author="Ryan Lemos" w:date="2018-10-19T21:31:00Z">
              <w:tcPr>
                <w:tcW w:w="1106" w:type="dxa"/>
                <w:gridSpan w:val="3"/>
                <w:noWrap/>
              </w:tcPr>
            </w:tcPrChange>
          </w:tcPr>
          <w:p w14:paraId="2627B1A5" w14:textId="77777777" w:rsidR="00E54C0C" w:rsidRPr="00152547" w:rsidRDefault="00E54C0C" w:rsidP="00E54C0C">
            <w:pPr>
              <w:spacing w:line="240" w:lineRule="auto"/>
              <w:ind w:firstLine="0"/>
              <w:jc w:val="center"/>
              <w:rPr>
                <w:ins w:id="1480" w:author="Ryan Lemos" w:date="2018-10-19T21:15:00Z"/>
                <w:rFonts w:eastAsia="Times New Roman" w:cs="Times New Roman"/>
                <w:color w:val="000000"/>
                <w:sz w:val="22"/>
                <w:lang w:eastAsia="pt-BR"/>
              </w:rPr>
            </w:pPr>
          </w:p>
        </w:tc>
        <w:tc>
          <w:tcPr>
            <w:tcW w:w="1055" w:type="dxa"/>
            <w:shd w:val="clear" w:color="auto" w:fill="7F7F7F" w:themeFill="text1" w:themeFillTint="80"/>
            <w:noWrap/>
            <w:tcPrChange w:id="1481" w:author="Ryan Lemos" w:date="2018-10-19T21:31:00Z">
              <w:tcPr>
                <w:tcW w:w="1055" w:type="dxa"/>
                <w:gridSpan w:val="4"/>
                <w:noWrap/>
              </w:tcPr>
            </w:tcPrChange>
          </w:tcPr>
          <w:p w14:paraId="5BD6CC66" w14:textId="77777777" w:rsidR="00E54C0C" w:rsidRPr="00152547" w:rsidRDefault="00E54C0C" w:rsidP="00E54C0C">
            <w:pPr>
              <w:spacing w:line="240" w:lineRule="auto"/>
              <w:ind w:firstLine="0"/>
              <w:jc w:val="center"/>
              <w:rPr>
                <w:ins w:id="1482" w:author="Ryan Lemos" w:date="2018-10-19T21:15:00Z"/>
                <w:rFonts w:eastAsia="Times New Roman" w:cs="Times New Roman"/>
                <w:color w:val="000000"/>
                <w:sz w:val="22"/>
                <w:lang w:eastAsia="pt-BR"/>
              </w:rPr>
            </w:pPr>
          </w:p>
        </w:tc>
        <w:tc>
          <w:tcPr>
            <w:tcW w:w="936" w:type="dxa"/>
            <w:noWrap/>
            <w:tcPrChange w:id="1483" w:author="Ryan Lemos" w:date="2018-10-19T21:31:00Z">
              <w:tcPr>
                <w:tcW w:w="936" w:type="dxa"/>
                <w:gridSpan w:val="3"/>
                <w:noWrap/>
              </w:tcPr>
            </w:tcPrChange>
          </w:tcPr>
          <w:p w14:paraId="5A6C4D81" w14:textId="77777777" w:rsidR="00E54C0C" w:rsidRPr="00152547" w:rsidRDefault="00E54C0C" w:rsidP="00E54C0C">
            <w:pPr>
              <w:spacing w:line="240" w:lineRule="auto"/>
              <w:ind w:firstLine="0"/>
              <w:jc w:val="center"/>
              <w:rPr>
                <w:ins w:id="1484" w:author="Ryan Lemos" w:date="2018-10-19T21:15:00Z"/>
                <w:rFonts w:eastAsia="Times New Roman" w:cs="Times New Roman"/>
                <w:color w:val="000000"/>
                <w:sz w:val="22"/>
                <w:lang w:eastAsia="pt-BR"/>
              </w:rPr>
            </w:pPr>
          </w:p>
        </w:tc>
        <w:tc>
          <w:tcPr>
            <w:tcW w:w="1016" w:type="dxa"/>
            <w:noWrap/>
            <w:tcPrChange w:id="1485" w:author="Ryan Lemos" w:date="2018-10-19T21:31:00Z">
              <w:tcPr>
                <w:tcW w:w="1016" w:type="dxa"/>
                <w:gridSpan w:val="3"/>
                <w:noWrap/>
              </w:tcPr>
            </w:tcPrChange>
          </w:tcPr>
          <w:p w14:paraId="07E62FA6" w14:textId="77777777" w:rsidR="00E54C0C" w:rsidRPr="00152547" w:rsidRDefault="00E54C0C" w:rsidP="00E54C0C">
            <w:pPr>
              <w:spacing w:line="240" w:lineRule="auto"/>
              <w:ind w:firstLine="0"/>
              <w:jc w:val="center"/>
              <w:rPr>
                <w:ins w:id="1486" w:author="Ryan Lemos" w:date="2018-10-19T21:15:00Z"/>
                <w:rFonts w:eastAsia="Times New Roman" w:cs="Times New Roman"/>
                <w:color w:val="000000"/>
                <w:sz w:val="22"/>
                <w:lang w:eastAsia="pt-BR"/>
              </w:rPr>
            </w:pPr>
          </w:p>
        </w:tc>
        <w:tc>
          <w:tcPr>
            <w:tcW w:w="952" w:type="dxa"/>
            <w:noWrap/>
            <w:tcPrChange w:id="1487" w:author="Ryan Lemos" w:date="2018-10-19T21:31:00Z">
              <w:tcPr>
                <w:tcW w:w="952" w:type="dxa"/>
                <w:gridSpan w:val="3"/>
                <w:noWrap/>
              </w:tcPr>
            </w:tcPrChange>
          </w:tcPr>
          <w:p w14:paraId="24BEA85B" w14:textId="77777777" w:rsidR="00E54C0C" w:rsidRPr="00152547" w:rsidRDefault="00E54C0C" w:rsidP="00E54C0C">
            <w:pPr>
              <w:spacing w:line="240" w:lineRule="auto"/>
              <w:ind w:firstLine="0"/>
              <w:jc w:val="center"/>
              <w:rPr>
                <w:ins w:id="1488" w:author="Ryan Lemos" w:date="2018-10-19T21:15:00Z"/>
                <w:rFonts w:eastAsia="Times New Roman" w:cs="Times New Roman"/>
                <w:color w:val="000000"/>
                <w:sz w:val="22"/>
                <w:lang w:eastAsia="pt-BR"/>
              </w:rPr>
            </w:pPr>
          </w:p>
        </w:tc>
        <w:tc>
          <w:tcPr>
            <w:tcW w:w="881" w:type="dxa"/>
            <w:noWrap/>
            <w:tcPrChange w:id="1489" w:author="Ryan Lemos" w:date="2018-10-19T21:31:00Z">
              <w:tcPr>
                <w:tcW w:w="881" w:type="dxa"/>
                <w:gridSpan w:val="4"/>
                <w:noWrap/>
              </w:tcPr>
            </w:tcPrChange>
          </w:tcPr>
          <w:p w14:paraId="414D759D" w14:textId="77777777" w:rsidR="00E54C0C" w:rsidRPr="00152547" w:rsidRDefault="00E54C0C" w:rsidP="00E54C0C">
            <w:pPr>
              <w:spacing w:line="240" w:lineRule="auto"/>
              <w:ind w:firstLine="0"/>
              <w:jc w:val="center"/>
              <w:rPr>
                <w:ins w:id="1490" w:author="Ryan Lemos" w:date="2018-10-19T21:15:00Z"/>
                <w:rFonts w:eastAsia="Times New Roman" w:cs="Times New Roman"/>
                <w:color w:val="000000"/>
                <w:sz w:val="22"/>
                <w:lang w:eastAsia="pt-BR"/>
              </w:rPr>
            </w:pPr>
          </w:p>
        </w:tc>
      </w:tr>
      <w:tr w:rsidR="00E54C0C" w:rsidRPr="00152547" w14:paraId="1897B058" w14:textId="77777777" w:rsidTr="00F42D4C">
        <w:tblPrEx>
          <w:tblPrExChange w:id="1491" w:author="Ryan Lemos" w:date="2018-10-19T21:31:00Z">
            <w:tblPrEx>
              <w:tblW w:w="12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blPrExChange>
        </w:tblPrEx>
        <w:trPr>
          <w:trHeight w:val="671"/>
          <w:ins w:id="1492" w:author="Ryan Lemos" w:date="2018-10-19T21:15:00Z"/>
          <w:trPrChange w:id="1493" w:author="Ryan Lemos" w:date="2018-10-19T21:31:00Z">
            <w:trPr>
              <w:gridBefore w:val="1"/>
              <w:gridAfter w:val="0"/>
              <w:trHeight w:val="671"/>
            </w:trPr>
          </w:trPrChange>
        </w:trPr>
        <w:tc>
          <w:tcPr>
            <w:tcW w:w="3026" w:type="dxa"/>
            <w:tcPrChange w:id="1494" w:author="Ryan Lemos" w:date="2018-10-19T21:31:00Z">
              <w:tcPr>
                <w:tcW w:w="3026" w:type="dxa"/>
                <w:gridSpan w:val="3"/>
              </w:tcPr>
            </w:tcPrChange>
          </w:tcPr>
          <w:p w14:paraId="1C4D51C4" w14:textId="23400A25" w:rsidR="00E54C0C" w:rsidRPr="00E54C0C" w:rsidRDefault="00E54C0C" w:rsidP="00E54C0C">
            <w:pPr>
              <w:spacing w:line="240" w:lineRule="auto"/>
              <w:ind w:firstLine="0"/>
              <w:jc w:val="center"/>
              <w:rPr>
                <w:ins w:id="1495" w:author="Ryan Lemos" w:date="2018-10-19T21:15:00Z"/>
                <w:rFonts w:eastAsia="Times New Roman" w:cs="Times New Roman"/>
                <w:sz w:val="21"/>
                <w:szCs w:val="21"/>
                <w:lang w:eastAsia="pt-BR"/>
              </w:rPr>
            </w:pPr>
            <w:ins w:id="1496" w:author="Ryan Lemos" w:date="2018-10-19T21:23:00Z">
              <w:r>
                <w:rPr>
                  <w:rFonts w:eastAsia="Times New Roman" w:cs="Times New Roman"/>
                  <w:sz w:val="21"/>
                  <w:szCs w:val="21"/>
                  <w:lang w:eastAsia="pt-BR"/>
                </w:rPr>
                <w:t xml:space="preserve">Entrega do terceiro </w:t>
              </w:r>
              <w:r w:rsidRPr="00E54C0C">
                <w:rPr>
                  <w:rFonts w:eastAsia="Times New Roman" w:cs="Times New Roman"/>
                  <w:i/>
                  <w:sz w:val="21"/>
                  <w:szCs w:val="21"/>
                  <w:lang w:eastAsia="pt-BR"/>
                  <w:rPrChange w:id="1497" w:author="Ryan Lemos" w:date="2018-10-19T21:23:00Z">
                    <w:rPr>
                      <w:rFonts w:eastAsia="Times New Roman" w:cs="Times New Roman"/>
                      <w:sz w:val="21"/>
                      <w:szCs w:val="21"/>
                      <w:lang w:eastAsia="pt-BR"/>
                    </w:rPr>
                  </w:rPrChange>
                </w:rPr>
                <w:t>release</w:t>
              </w:r>
            </w:ins>
          </w:p>
        </w:tc>
        <w:tc>
          <w:tcPr>
            <w:tcW w:w="957" w:type="dxa"/>
            <w:noWrap/>
            <w:tcPrChange w:id="1498" w:author="Ryan Lemos" w:date="2018-10-19T21:31:00Z">
              <w:tcPr>
                <w:tcW w:w="957" w:type="dxa"/>
                <w:gridSpan w:val="4"/>
                <w:noWrap/>
              </w:tcPr>
            </w:tcPrChange>
          </w:tcPr>
          <w:p w14:paraId="5D469ABA" w14:textId="77777777" w:rsidR="00E54C0C" w:rsidRPr="00152547" w:rsidRDefault="00E54C0C" w:rsidP="00E54C0C">
            <w:pPr>
              <w:spacing w:line="240" w:lineRule="auto"/>
              <w:ind w:firstLine="0"/>
              <w:jc w:val="center"/>
              <w:rPr>
                <w:ins w:id="1499" w:author="Ryan Lemos" w:date="2018-10-19T21:15:00Z"/>
                <w:rFonts w:eastAsia="Times New Roman" w:cs="Times New Roman"/>
                <w:color w:val="000000"/>
                <w:sz w:val="22"/>
                <w:lang w:eastAsia="pt-BR"/>
              </w:rPr>
            </w:pPr>
          </w:p>
        </w:tc>
        <w:tc>
          <w:tcPr>
            <w:tcW w:w="967" w:type="dxa"/>
            <w:noWrap/>
            <w:tcPrChange w:id="1500" w:author="Ryan Lemos" w:date="2018-10-19T21:31:00Z">
              <w:tcPr>
                <w:tcW w:w="967" w:type="dxa"/>
                <w:gridSpan w:val="3"/>
                <w:noWrap/>
              </w:tcPr>
            </w:tcPrChange>
          </w:tcPr>
          <w:p w14:paraId="78AAB931" w14:textId="77777777" w:rsidR="00E54C0C" w:rsidRPr="00152547" w:rsidRDefault="00E54C0C" w:rsidP="00E54C0C">
            <w:pPr>
              <w:spacing w:line="240" w:lineRule="auto"/>
              <w:ind w:firstLine="0"/>
              <w:jc w:val="center"/>
              <w:rPr>
                <w:ins w:id="1501" w:author="Ryan Lemos" w:date="2018-10-19T21:15:00Z"/>
                <w:rFonts w:eastAsia="Times New Roman" w:cs="Times New Roman"/>
                <w:color w:val="000000"/>
                <w:sz w:val="22"/>
                <w:lang w:eastAsia="pt-BR"/>
              </w:rPr>
            </w:pPr>
          </w:p>
        </w:tc>
        <w:tc>
          <w:tcPr>
            <w:tcW w:w="1037" w:type="dxa"/>
            <w:noWrap/>
            <w:tcPrChange w:id="1502" w:author="Ryan Lemos" w:date="2018-10-19T21:31:00Z">
              <w:tcPr>
                <w:tcW w:w="1037" w:type="dxa"/>
                <w:gridSpan w:val="3"/>
                <w:noWrap/>
              </w:tcPr>
            </w:tcPrChange>
          </w:tcPr>
          <w:p w14:paraId="488F9505" w14:textId="77777777" w:rsidR="00E54C0C" w:rsidRPr="00152547" w:rsidRDefault="00E54C0C" w:rsidP="00E54C0C">
            <w:pPr>
              <w:spacing w:line="240" w:lineRule="auto"/>
              <w:ind w:firstLine="0"/>
              <w:jc w:val="center"/>
              <w:rPr>
                <w:ins w:id="1503" w:author="Ryan Lemos" w:date="2018-10-19T21:15:00Z"/>
                <w:rFonts w:eastAsia="Times New Roman" w:cs="Times New Roman"/>
                <w:color w:val="000000"/>
                <w:sz w:val="22"/>
                <w:lang w:eastAsia="pt-BR"/>
              </w:rPr>
            </w:pPr>
          </w:p>
        </w:tc>
        <w:tc>
          <w:tcPr>
            <w:tcW w:w="997" w:type="dxa"/>
            <w:noWrap/>
            <w:tcPrChange w:id="1504" w:author="Ryan Lemos" w:date="2018-10-19T21:31:00Z">
              <w:tcPr>
                <w:tcW w:w="997" w:type="dxa"/>
                <w:gridSpan w:val="3"/>
                <w:noWrap/>
              </w:tcPr>
            </w:tcPrChange>
          </w:tcPr>
          <w:p w14:paraId="4754C359" w14:textId="77777777" w:rsidR="00E54C0C" w:rsidRPr="00152547" w:rsidRDefault="00E54C0C" w:rsidP="00E54C0C">
            <w:pPr>
              <w:spacing w:line="240" w:lineRule="auto"/>
              <w:ind w:firstLine="0"/>
              <w:jc w:val="center"/>
              <w:rPr>
                <w:ins w:id="1505" w:author="Ryan Lemos" w:date="2018-10-19T21:15:00Z"/>
                <w:rFonts w:eastAsia="Times New Roman" w:cs="Times New Roman"/>
                <w:color w:val="000000"/>
                <w:sz w:val="22"/>
                <w:lang w:eastAsia="pt-BR"/>
              </w:rPr>
            </w:pPr>
          </w:p>
        </w:tc>
        <w:tc>
          <w:tcPr>
            <w:tcW w:w="1106" w:type="dxa"/>
            <w:noWrap/>
            <w:tcPrChange w:id="1506" w:author="Ryan Lemos" w:date="2018-10-19T21:31:00Z">
              <w:tcPr>
                <w:tcW w:w="1106" w:type="dxa"/>
                <w:gridSpan w:val="3"/>
                <w:noWrap/>
              </w:tcPr>
            </w:tcPrChange>
          </w:tcPr>
          <w:p w14:paraId="19D701B4" w14:textId="77777777" w:rsidR="00E54C0C" w:rsidRPr="00152547" w:rsidRDefault="00E54C0C" w:rsidP="00E54C0C">
            <w:pPr>
              <w:spacing w:line="240" w:lineRule="auto"/>
              <w:ind w:firstLine="0"/>
              <w:jc w:val="center"/>
              <w:rPr>
                <w:ins w:id="1507" w:author="Ryan Lemos" w:date="2018-10-19T21:15:00Z"/>
                <w:rFonts w:eastAsia="Times New Roman" w:cs="Times New Roman"/>
                <w:color w:val="000000"/>
                <w:sz w:val="22"/>
                <w:lang w:eastAsia="pt-BR"/>
              </w:rPr>
            </w:pPr>
          </w:p>
        </w:tc>
        <w:tc>
          <w:tcPr>
            <w:tcW w:w="1055" w:type="dxa"/>
            <w:shd w:val="clear" w:color="auto" w:fill="7F7F7F" w:themeFill="text1" w:themeFillTint="80"/>
            <w:noWrap/>
            <w:tcPrChange w:id="1508" w:author="Ryan Lemos" w:date="2018-10-19T21:31:00Z">
              <w:tcPr>
                <w:tcW w:w="1055" w:type="dxa"/>
                <w:gridSpan w:val="4"/>
                <w:noWrap/>
              </w:tcPr>
            </w:tcPrChange>
          </w:tcPr>
          <w:p w14:paraId="68691E18" w14:textId="77777777" w:rsidR="00E54C0C" w:rsidRPr="00152547" w:rsidRDefault="00E54C0C" w:rsidP="00E54C0C">
            <w:pPr>
              <w:spacing w:line="240" w:lineRule="auto"/>
              <w:ind w:firstLine="0"/>
              <w:jc w:val="center"/>
              <w:rPr>
                <w:ins w:id="1509" w:author="Ryan Lemos" w:date="2018-10-19T21:15:00Z"/>
                <w:rFonts w:eastAsia="Times New Roman" w:cs="Times New Roman"/>
                <w:color w:val="000000"/>
                <w:sz w:val="22"/>
                <w:lang w:eastAsia="pt-BR"/>
              </w:rPr>
            </w:pPr>
          </w:p>
        </w:tc>
        <w:tc>
          <w:tcPr>
            <w:tcW w:w="936" w:type="dxa"/>
            <w:noWrap/>
            <w:tcPrChange w:id="1510" w:author="Ryan Lemos" w:date="2018-10-19T21:31:00Z">
              <w:tcPr>
                <w:tcW w:w="936" w:type="dxa"/>
                <w:gridSpan w:val="3"/>
                <w:noWrap/>
              </w:tcPr>
            </w:tcPrChange>
          </w:tcPr>
          <w:p w14:paraId="23B47868" w14:textId="77777777" w:rsidR="00E54C0C" w:rsidRPr="00152547" w:rsidRDefault="00E54C0C" w:rsidP="00E54C0C">
            <w:pPr>
              <w:spacing w:line="240" w:lineRule="auto"/>
              <w:ind w:firstLine="0"/>
              <w:jc w:val="center"/>
              <w:rPr>
                <w:ins w:id="1511" w:author="Ryan Lemos" w:date="2018-10-19T21:15:00Z"/>
                <w:rFonts w:eastAsia="Times New Roman" w:cs="Times New Roman"/>
                <w:color w:val="000000"/>
                <w:sz w:val="22"/>
                <w:lang w:eastAsia="pt-BR"/>
              </w:rPr>
            </w:pPr>
          </w:p>
        </w:tc>
        <w:tc>
          <w:tcPr>
            <w:tcW w:w="1016" w:type="dxa"/>
            <w:noWrap/>
            <w:tcPrChange w:id="1512" w:author="Ryan Lemos" w:date="2018-10-19T21:31:00Z">
              <w:tcPr>
                <w:tcW w:w="1016" w:type="dxa"/>
                <w:gridSpan w:val="3"/>
                <w:noWrap/>
              </w:tcPr>
            </w:tcPrChange>
          </w:tcPr>
          <w:p w14:paraId="5D7BE0A8" w14:textId="77777777" w:rsidR="00E54C0C" w:rsidRPr="00152547" w:rsidRDefault="00E54C0C" w:rsidP="00E54C0C">
            <w:pPr>
              <w:spacing w:line="240" w:lineRule="auto"/>
              <w:ind w:firstLine="0"/>
              <w:jc w:val="center"/>
              <w:rPr>
                <w:ins w:id="1513" w:author="Ryan Lemos" w:date="2018-10-19T21:15:00Z"/>
                <w:rFonts w:eastAsia="Times New Roman" w:cs="Times New Roman"/>
                <w:color w:val="000000"/>
                <w:sz w:val="22"/>
                <w:lang w:eastAsia="pt-BR"/>
              </w:rPr>
            </w:pPr>
          </w:p>
        </w:tc>
        <w:tc>
          <w:tcPr>
            <w:tcW w:w="952" w:type="dxa"/>
            <w:noWrap/>
            <w:tcPrChange w:id="1514" w:author="Ryan Lemos" w:date="2018-10-19T21:31:00Z">
              <w:tcPr>
                <w:tcW w:w="952" w:type="dxa"/>
                <w:gridSpan w:val="3"/>
                <w:noWrap/>
              </w:tcPr>
            </w:tcPrChange>
          </w:tcPr>
          <w:p w14:paraId="746673AE" w14:textId="77777777" w:rsidR="00E54C0C" w:rsidRPr="00152547" w:rsidRDefault="00E54C0C" w:rsidP="00E54C0C">
            <w:pPr>
              <w:spacing w:line="240" w:lineRule="auto"/>
              <w:ind w:firstLine="0"/>
              <w:jc w:val="center"/>
              <w:rPr>
                <w:ins w:id="1515" w:author="Ryan Lemos" w:date="2018-10-19T21:15:00Z"/>
                <w:rFonts w:eastAsia="Times New Roman" w:cs="Times New Roman"/>
                <w:color w:val="000000"/>
                <w:sz w:val="22"/>
                <w:lang w:eastAsia="pt-BR"/>
              </w:rPr>
            </w:pPr>
          </w:p>
        </w:tc>
        <w:tc>
          <w:tcPr>
            <w:tcW w:w="881" w:type="dxa"/>
            <w:noWrap/>
            <w:tcPrChange w:id="1516" w:author="Ryan Lemos" w:date="2018-10-19T21:31:00Z">
              <w:tcPr>
                <w:tcW w:w="881" w:type="dxa"/>
                <w:gridSpan w:val="4"/>
                <w:noWrap/>
              </w:tcPr>
            </w:tcPrChange>
          </w:tcPr>
          <w:p w14:paraId="1970D492" w14:textId="77777777" w:rsidR="00E54C0C" w:rsidRPr="00152547" w:rsidRDefault="00E54C0C" w:rsidP="00E54C0C">
            <w:pPr>
              <w:spacing w:line="240" w:lineRule="auto"/>
              <w:ind w:firstLine="0"/>
              <w:jc w:val="center"/>
              <w:rPr>
                <w:ins w:id="1517" w:author="Ryan Lemos" w:date="2018-10-19T21:15:00Z"/>
                <w:rFonts w:eastAsia="Times New Roman" w:cs="Times New Roman"/>
                <w:color w:val="000000"/>
                <w:sz w:val="22"/>
                <w:lang w:eastAsia="pt-BR"/>
              </w:rPr>
            </w:pPr>
          </w:p>
        </w:tc>
      </w:tr>
      <w:tr w:rsidR="00E54C0C" w:rsidRPr="00152547" w14:paraId="70B03B20" w14:textId="77777777" w:rsidTr="00F42D4C">
        <w:tblPrEx>
          <w:tblPrExChange w:id="1518" w:author="Ryan Lemos" w:date="2018-10-19T21:31:00Z">
            <w:tblPrEx>
              <w:tblW w:w="12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blPrExChange>
        </w:tblPrEx>
        <w:trPr>
          <w:trHeight w:val="671"/>
          <w:ins w:id="1519" w:author="Ryan Lemos" w:date="2018-10-19T21:15:00Z"/>
          <w:trPrChange w:id="1520" w:author="Ryan Lemos" w:date="2018-10-19T21:31:00Z">
            <w:trPr>
              <w:gridBefore w:val="1"/>
              <w:gridAfter w:val="0"/>
              <w:trHeight w:val="671"/>
            </w:trPr>
          </w:trPrChange>
        </w:trPr>
        <w:tc>
          <w:tcPr>
            <w:tcW w:w="3026" w:type="dxa"/>
            <w:tcPrChange w:id="1521" w:author="Ryan Lemos" w:date="2018-10-19T21:31:00Z">
              <w:tcPr>
                <w:tcW w:w="3026" w:type="dxa"/>
                <w:gridSpan w:val="3"/>
              </w:tcPr>
            </w:tcPrChange>
          </w:tcPr>
          <w:p w14:paraId="0E54E881" w14:textId="4ED4A494" w:rsidR="00E54C0C" w:rsidRPr="00152547" w:rsidRDefault="00E54C0C" w:rsidP="00E54C0C">
            <w:pPr>
              <w:spacing w:line="240" w:lineRule="auto"/>
              <w:ind w:firstLine="0"/>
              <w:jc w:val="center"/>
              <w:rPr>
                <w:ins w:id="1522" w:author="Ryan Lemos" w:date="2018-10-19T21:15:00Z"/>
                <w:rFonts w:eastAsia="Times New Roman" w:cs="Times New Roman"/>
                <w:sz w:val="21"/>
                <w:szCs w:val="21"/>
                <w:lang w:eastAsia="pt-BR"/>
              </w:rPr>
            </w:pPr>
            <w:ins w:id="1523" w:author="Ryan Lemos" w:date="2018-10-19T21:25:00Z">
              <w:r>
                <w:rPr>
                  <w:rFonts w:eastAsia="Times New Roman" w:cs="Times New Roman"/>
                  <w:sz w:val="21"/>
                  <w:szCs w:val="21"/>
                  <w:lang w:eastAsia="pt-BR"/>
                </w:rPr>
                <w:t>Aplicação do teste de aceitação do sistema</w:t>
              </w:r>
            </w:ins>
          </w:p>
        </w:tc>
        <w:tc>
          <w:tcPr>
            <w:tcW w:w="957" w:type="dxa"/>
            <w:noWrap/>
            <w:tcPrChange w:id="1524" w:author="Ryan Lemos" w:date="2018-10-19T21:31:00Z">
              <w:tcPr>
                <w:tcW w:w="957" w:type="dxa"/>
                <w:gridSpan w:val="4"/>
                <w:noWrap/>
              </w:tcPr>
            </w:tcPrChange>
          </w:tcPr>
          <w:p w14:paraId="6A6849BE" w14:textId="77777777" w:rsidR="00E54C0C" w:rsidRPr="00152547" w:rsidRDefault="00E54C0C" w:rsidP="00E54C0C">
            <w:pPr>
              <w:spacing w:line="240" w:lineRule="auto"/>
              <w:ind w:firstLine="0"/>
              <w:jc w:val="center"/>
              <w:rPr>
                <w:ins w:id="1525" w:author="Ryan Lemos" w:date="2018-10-19T21:15:00Z"/>
                <w:rFonts w:eastAsia="Times New Roman" w:cs="Times New Roman"/>
                <w:color w:val="000000"/>
                <w:sz w:val="22"/>
                <w:lang w:eastAsia="pt-BR"/>
              </w:rPr>
            </w:pPr>
          </w:p>
        </w:tc>
        <w:tc>
          <w:tcPr>
            <w:tcW w:w="967" w:type="dxa"/>
            <w:noWrap/>
            <w:tcPrChange w:id="1526" w:author="Ryan Lemos" w:date="2018-10-19T21:31:00Z">
              <w:tcPr>
                <w:tcW w:w="967" w:type="dxa"/>
                <w:gridSpan w:val="3"/>
                <w:noWrap/>
              </w:tcPr>
            </w:tcPrChange>
          </w:tcPr>
          <w:p w14:paraId="3DE1F6A9" w14:textId="77777777" w:rsidR="00E54C0C" w:rsidRPr="00152547" w:rsidRDefault="00E54C0C" w:rsidP="00E54C0C">
            <w:pPr>
              <w:spacing w:line="240" w:lineRule="auto"/>
              <w:ind w:firstLine="0"/>
              <w:jc w:val="center"/>
              <w:rPr>
                <w:ins w:id="1527" w:author="Ryan Lemos" w:date="2018-10-19T21:15:00Z"/>
                <w:rFonts w:eastAsia="Times New Roman" w:cs="Times New Roman"/>
                <w:color w:val="000000"/>
                <w:sz w:val="22"/>
                <w:lang w:eastAsia="pt-BR"/>
              </w:rPr>
            </w:pPr>
          </w:p>
        </w:tc>
        <w:tc>
          <w:tcPr>
            <w:tcW w:w="1037" w:type="dxa"/>
            <w:noWrap/>
            <w:tcPrChange w:id="1528" w:author="Ryan Lemos" w:date="2018-10-19T21:31:00Z">
              <w:tcPr>
                <w:tcW w:w="1037" w:type="dxa"/>
                <w:gridSpan w:val="3"/>
                <w:noWrap/>
              </w:tcPr>
            </w:tcPrChange>
          </w:tcPr>
          <w:p w14:paraId="20C075CE" w14:textId="77777777" w:rsidR="00E54C0C" w:rsidRPr="00152547" w:rsidRDefault="00E54C0C" w:rsidP="00E54C0C">
            <w:pPr>
              <w:spacing w:line="240" w:lineRule="auto"/>
              <w:ind w:firstLine="0"/>
              <w:jc w:val="center"/>
              <w:rPr>
                <w:ins w:id="1529" w:author="Ryan Lemos" w:date="2018-10-19T21:15:00Z"/>
                <w:rFonts w:eastAsia="Times New Roman" w:cs="Times New Roman"/>
                <w:color w:val="000000"/>
                <w:sz w:val="22"/>
                <w:lang w:eastAsia="pt-BR"/>
              </w:rPr>
            </w:pPr>
          </w:p>
        </w:tc>
        <w:tc>
          <w:tcPr>
            <w:tcW w:w="997" w:type="dxa"/>
            <w:noWrap/>
            <w:tcPrChange w:id="1530" w:author="Ryan Lemos" w:date="2018-10-19T21:31:00Z">
              <w:tcPr>
                <w:tcW w:w="997" w:type="dxa"/>
                <w:gridSpan w:val="3"/>
                <w:noWrap/>
              </w:tcPr>
            </w:tcPrChange>
          </w:tcPr>
          <w:p w14:paraId="12743376" w14:textId="77777777" w:rsidR="00E54C0C" w:rsidRPr="00152547" w:rsidRDefault="00E54C0C" w:rsidP="00E54C0C">
            <w:pPr>
              <w:spacing w:line="240" w:lineRule="auto"/>
              <w:ind w:firstLine="0"/>
              <w:jc w:val="center"/>
              <w:rPr>
                <w:ins w:id="1531" w:author="Ryan Lemos" w:date="2018-10-19T21:15:00Z"/>
                <w:rFonts w:eastAsia="Times New Roman" w:cs="Times New Roman"/>
                <w:color w:val="000000"/>
                <w:sz w:val="22"/>
                <w:lang w:eastAsia="pt-BR"/>
              </w:rPr>
            </w:pPr>
          </w:p>
        </w:tc>
        <w:tc>
          <w:tcPr>
            <w:tcW w:w="1106" w:type="dxa"/>
            <w:noWrap/>
            <w:tcPrChange w:id="1532" w:author="Ryan Lemos" w:date="2018-10-19T21:31:00Z">
              <w:tcPr>
                <w:tcW w:w="1106" w:type="dxa"/>
                <w:gridSpan w:val="3"/>
                <w:noWrap/>
              </w:tcPr>
            </w:tcPrChange>
          </w:tcPr>
          <w:p w14:paraId="0EE6DE42" w14:textId="77777777" w:rsidR="00E54C0C" w:rsidRPr="00152547" w:rsidRDefault="00E54C0C" w:rsidP="00E54C0C">
            <w:pPr>
              <w:spacing w:line="240" w:lineRule="auto"/>
              <w:ind w:firstLine="0"/>
              <w:jc w:val="center"/>
              <w:rPr>
                <w:ins w:id="1533" w:author="Ryan Lemos" w:date="2018-10-19T21:15:00Z"/>
                <w:rFonts w:eastAsia="Times New Roman" w:cs="Times New Roman"/>
                <w:color w:val="000000"/>
                <w:sz w:val="22"/>
                <w:lang w:eastAsia="pt-BR"/>
              </w:rPr>
            </w:pPr>
          </w:p>
        </w:tc>
        <w:tc>
          <w:tcPr>
            <w:tcW w:w="1055" w:type="dxa"/>
            <w:shd w:val="clear" w:color="auto" w:fill="7F7F7F" w:themeFill="text1" w:themeFillTint="80"/>
            <w:noWrap/>
            <w:tcPrChange w:id="1534" w:author="Ryan Lemos" w:date="2018-10-19T21:31:00Z">
              <w:tcPr>
                <w:tcW w:w="1055" w:type="dxa"/>
                <w:gridSpan w:val="4"/>
                <w:noWrap/>
              </w:tcPr>
            </w:tcPrChange>
          </w:tcPr>
          <w:p w14:paraId="49E939C8" w14:textId="77777777" w:rsidR="00E54C0C" w:rsidRPr="00152547" w:rsidRDefault="00E54C0C" w:rsidP="00E54C0C">
            <w:pPr>
              <w:spacing w:line="240" w:lineRule="auto"/>
              <w:ind w:firstLine="0"/>
              <w:jc w:val="center"/>
              <w:rPr>
                <w:ins w:id="1535" w:author="Ryan Lemos" w:date="2018-10-19T21:15:00Z"/>
                <w:rFonts w:eastAsia="Times New Roman" w:cs="Times New Roman"/>
                <w:color w:val="000000"/>
                <w:sz w:val="22"/>
                <w:lang w:eastAsia="pt-BR"/>
              </w:rPr>
            </w:pPr>
          </w:p>
        </w:tc>
        <w:tc>
          <w:tcPr>
            <w:tcW w:w="936" w:type="dxa"/>
            <w:noWrap/>
            <w:tcPrChange w:id="1536" w:author="Ryan Lemos" w:date="2018-10-19T21:31:00Z">
              <w:tcPr>
                <w:tcW w:w="936" w:type="dxa"/>
                <w:gridSpan w:val="3"/>
                <w:noWrap/>
              </w:tcPr>
            </w:tcPrChange>
          </w:tcPr>
          <w:p w14:paraId="135A8327" w14:textId="77777777" w:rsidR="00E54C0C" w:rsidRPr="00152547" w:rsidRDefault="00E54C0C" w:rsidP="00E54C0C">
            <w:pPr>
              <w:spacing w:line="240" w:lineRule="auto"/>
              <w:ind w:firstLine="0"/>
              <w:jc w:val="center"/>
              <w:rPr>
                <w:ins w:id="1537" w:author="Ryan Lemos" w:date="2018-10-19T21:15:00Z"/>
                <w:rFonts w:eastAsia="Times New Roman" w:cs="Times New Roman"/>
                <w:color w:val="000000"/>
                <w:sz w:val="22"/>
                <w:lang w:eastAsia="pt-BR"/>
              </w:rPr>
            </w:pPr>
          </w:p>
        </w:tc>
        <w:tc>
          <w:tcPr>
            <w:tcW w:w="1016" w:type="dxa"/>
            <w:noWrap/>
            <w:tcPrChange w:id="1538" w:author="Ryan Lemos" w:date="2018-10-19T21:31:00Z">
              <w:tcPr>
                <w:tcW w:w="1016" w:type="dxa"/>
                <w:gridSpan w:val="3"/>
                <w:noWrap/>
              </w:tcPr>
            </w:tcPrChange>
          </w:tcPr>
          <w:p w14:paraId="12662C50" w14:textId="77777777" w:rsidR="00E54C0C" w:rsidRPr="00152547" w:rsidRDefault="00E54C0C" w:rsidP="00E54C0C">
            <w:pPr>
              <w:spacing w:line="240" w:lineRule="auto"/>
              <w:ind w:firstLine="0"/>
              <w:jc w:val="center"/>
              <w:rPr>
                <w:ins w:id="1539" w:author="Ryan Lemos" w:date="2018-10-19T21:15:00Z"/>
                <w:rFonts w:eastAsia="Times New Roman" w:cs="Times New Roman"/>
                <w:color w:val="000000"/>
                <w:sz w:val="22"/>
                <w:lang w:eastAsia="pt-BR"/>
              </w:rPr>
            </w:pPr>
          </w:p>
        </w:tc>
        <w:tc>
          <w:tcPr>
            <w:tcW w:w="952" w:type="dxa"/>
            <w:noWrap/>
            <w:tcPrChange w:id="1540" w:author="Ryan Lemos" w:date="2018-10-19T21:31:00Z">
              <w:tcPr>
                <w:tcW w:w="952" w:type="dxa"/>
                <w:gridSpan w:val="3"/>
                <w:noWrap/>
              </w:tcPr>
            </w:tcPrChange>
          </w:tcPr>
          <w:p w14:paraId="74BEB4ED" w14:textId="77777777" w:rsidR="00E54C0C" w:rsidRPr="00152547" w:rsidRDefault="00E54C0C" w:rsidP="00E54C0C">
            <w:pPr>
              <w:spacing w:line="240" w:lineRule="auto"/>
              <w:ind w:firstLine="0"/>
              <w:jc w:val="center"/>
              <w:rPr>
                <w:ins w:id="1541" w:author="Ryan Lemos" w:date="2018-10-19T21:15:00Z"/>
                <w:rFonts w:eastAsia="Times New Roman" w:cs="Times New Roman"/>
                <w:color w:val="000000"/>
                <w:sz w:val="22"/>
                <w:lang w:eastAsia="pt-BR"/>
              </w:rPr>
            </w:pPr>
          </w:p>
        </w:tc>
        <w:tc>
          <w:tcPr>
            <w:tcW w:w="881" w:type="dxa"/>
            <w:noWrap/>
            <w:tcPrChange w:id="1542" w:author="Ryan Lemos" w:date="2018-10-19T21:31:00Z">
              <w:tcPr>
                <w:tcW w:w="881" w:type="dxa"/>
                <w:gridSpan w:val="4"/>
                <w:noWrap/>
              </w:tcPr>
            </w:tcPrChange>
          </w:tcPr>
          <w:p w14:paraId="532FED52" w14:textId="77777777" w:rsidR="00E54C0C" w:rsidRPr="00152547" w:rsidRDefault="00E54C0C" w:rsidP="00E54C0C">
            <w:pPr>
              <w:spacing w:line="240" w:lineRule="auto"/>
              <w:ind w:firstLine="0"/>
              <w:jc w:val="center"/>
              <w:rPr>
                <w:ins w:id="1543" w:author="Ryan Lemos" w:date="2018-10-19T21:15:00Z"/>
                <w:rFonts w:eastAsia="Times New Roman" w:cs="Times New Roman"/>
                <w:color w:val="000000"/>
                <w:sz w:val="22"/>
                <w:lang w:eastAsia="pt-BR"/>
              </w:rPr>
            </w:pPr>
          </w:p>
        </w:tc>
      </w:tr>
      <w:tr w:rsidR="00E54C0C" w:rsidRPr="00152547" w14:paraId="2ACF06FE" w14:textId="77777777" w:rsidTr="00F42D4C">
        <w:tblPrEx>
          <w:tblPrExChange w:id="1544" w:author="Ryan Lemos" w:date="2018-10-19T21:31:00Z">
            <w:tblPrEx>
              <w:tblW w:w="12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blPrExChange>
        </w:tblPrEx>
        <w:trPr>
          <w:trHeight w:val="671"/>
          <w:ins w:id="1545" w:author="Ryan Lemos" w:date="2018-10-19T21:15:00Z"/>
          <w:trPrChange w:id="1546" w:author="Ryan Lemos" w:date="2018-10-19T21:31:00Z">
            <w:trPr>
              <w:gridBefore w:val="1"/>
              <w:gridAfter w:val="0"/>
              <w:trHeight w:val="671"/>
            </w:trPr>
          </w:trPrChange>
        </w:trPr>
        <w:tc>
          <w:tcPr>
            <w:tcW w:w="3026" w:type="dxa"/>
            <w:tcPrChange w:id="1547" w:author="Ryan Lemos" w:date="2018-10-19T21:31:00Z">
              <w:tcPr>
                <w:tcW w:w="3026" w:type="dxa"/>
                <w:gridSpan w:val="3"/>
              </w:tcPr>
            </w:tcPrChange>
          </w:tcPr>
          <w:p w14:paraId="33D940BF" w14:textId="52B181E4" w:rsidR="00E54C0C" w:rsidRPr="00152547" w:rsidRDefault="00E54C0C" w:rsidP="00E54C0C">
            <w:pPr>
              <w:spacing w:line="240" w:lineRule="auto"/>
              <w:ind w:firstLine="0"/>
              <w:jc w:val="center"/>
              <w:rPr>
                <w:ins w:id="1548" w:author="Ryan Lemos" w:date="2018-10-19T21:15:00Z"/>
                <w:rFonts w:eastAsia="Times New Roman" w:cs="Times New Roman"/>
                <w:sz w:val="21"/>
                <w:szCs w:val="21"/>
                <w:lang w:eastAsia="pt-BR"/>
              </w:rPr>
            </w:pPr>
            <w:ins w:id="1549" w:author="Ryan Lemos" w:date="2018-10-19T21:26:00Z">
              <w:r>
                <w:rPr>
                  <w:rFonts w:eastAsia="Times New Roman" w:cs="Times New Roman"/>
                  <w:sz w:val="21"/>
                  <w:szCs w:val="21"/>
                  <w:lang w:eastAsia="pt-BR"/>
                </w:rPr>
                <w:lastRenderedPageBreak/>
                <w:t>Em caso de c</w:t>
              </w:r>
            </w:ins>
            <w:ins w:id="1550" w:author="Ryan Lemos" w:date="2018-10-19T21:25:00Z">
              <w:r>
                <w:rPr>
                  <w:rFonts w:eastAsia="Times New Roman" w:cs="Times New Roman"/>
                  <w:sz w:val="21"/>
                  <w:szCs w:val="21"/>
                  <w:lang w:eastAsia="pt-BR"/>
                </w:rPr>
                <w:t xml:space="preserve">orreções </w:t>
              </w:r>
            </w:ins>
            <w:ins w:id="1551" w:author="Ryan Lemos" w:date="2018-10-19T21:26:00Z">
              <w:r>
                <w:rPr>
                  <w:rFonts w:eastAsia="Times New Roman" w:cs="Times New Roman"/>
                  <w:sz w:val="21"/>
                  <w:szCs w:val="21"/>
                  <w:lang w:eastAsia="pt-BR"/>
                </w:rPr>
                <w:t>serem necessárias</w:t>
              </w:r>
            </w:ins>
          </w:p>
        </w:tc>
        <w:tc>
          <w:tcPr>
            <w:tcW w:w="957" w:type="dxa"/>
            <w:noWrap/>
            <w:tcPrChange w:id="1552" w:author="Ryan Lemos" w:date="2018-10-19T21:31:00Z">
              <w:tcPr>
                <w:tcW w:w="957" w:type="dxa"/>
                <w:gridSpan w:val="4"/>
                <w:noWrap/>
              </w:tcPr>
            </w:tcPrChange>
          </w:tcPr>
          <w:p w14:paraId="3095BE9F" w14:textId="77777777" w:rsidR="00E54C0C" w:rsidRPr="00152547" w:rsidRDefault="00E54C0C" w:rsidP="00E54C0C">
            <w:pPr>
              <w:spacing w:line="240" w:lineRule="auto"/>
              <w:ind w:firstLine="0"/>
              <w:jc w:val="center"/>
              <w:rPr>
                <w:ins w:id="1553" w:author="Ryan Lemos" w:date="2018-10-19T21:15:00Z"/>
                <w:rFonts w:eastAsia="Times New Roman" w:cs="Times New Roman"/>
                <w:color w:val="000000"/>
                <w:sz w:val="22"/>
                <w:lang w:eastAsia="pt-BR"/>
              </w:rPr>
            </w:pPr>
          </w:p>
        </w:tc>
        <w:tc>
          <w:tcPr>
            <w:tcW w:w="967" w:type="dxa"/>
            <w:noWrap/>
            <w:tcPrChange w:id="1554" w:author="Ryan Lemos" w:date="2018-10-19T21:31:00Z">
              <w:tcPr>
                <w:tcW w:w="967" w:type="dxa"/>
                <w:gridSpan w:val="3"/>
                <w:noWrap/>
              </w:tcPr>
            </w:tcPrChange>
          </w:tcPr>
          <w:p w14:paraId="7BBEAE6D" w14:textId="77777777" w:rsidR="00E54C0C" w:rsidRPr="00152547" w:rsidRDefault="00E54C0C" w:rsidP="00E54C0C">
            <w:pPr>
              <w:spacing w:line="240" w:lineRule="auto"/>
              <w:ind w:firstLine="0"/>
              <w:jc w:val="center"/>
              <w:rPr>
                <w:ins w:id="1555" w:author="Ryan Lemos" w:date="2018-10-19T21:15:00Z"/>
                <w:rFonts w:eastAsia="Times New Roman" w:cs="Times New Roman"/>
                <w:color w:val="000000"/>
                <w:sz w:val="22"/>
                <w:lang w:eastAsia="pt-BR"/>
              </w:rPr>
            </w:pPr>
          </w:p>
        </w:tc>
        <w:tc>
          <w:tcPr>
            <w:tcW w:w="1037" w:type="dxa"/>
            <w:noWrap/>
            <w:tcPrChange w:id="1556" w:author="Ryan Lemos" w:date="2018-10-19T21:31:00Z">
              <w:tcPr>
                <w:tcW w:w="1037" w:type="dxa"/>
                <w:gridSpan w:val="3"/>
                <w:noWrap/>
              </w:tcPr>
            </w:tcPrChange>
          </w:tcPr>
          <w:p w14:paraId="5D36958A" w14:textId="77777777" w:rsidR="00E54C0C" w:rsidRPr="00152547" w:rsidRDefault="00E54C0C" w:rsidP="00E54C0C">
            <w:pPr>
              <w:spacing w:line="240" w:lineRule="auto"/>
              <w:ind w:firstLine="0"/>
              <w:jc w:val="center"/>
              <w:rPr>
                <w:ins w:id="1557" w:author="Ryan Lemos" w:date="2018-10-19T21:15:00Z"/>
                <w:rFonts w:eastAsia="Times New Roman" w:cs="Times New Roman"/>
                <w:color w:val="000000"/>
                <w:sz w:val="22"/>
                <w:lang w:eastAsia="pt-BR"/>
              </w:rPr>
            </w:pPr>
          </w:p>
        </w:tc>
        <w:tc>
          <w:tcPr>
            <w:tcW w:w="997" w:type="dxa"/>
            <w:noWrap/>
            <w:tcPrChange w:id="1558" w:author="Ryan Lemos" w:date="2018-10-19T21:31:00Z">
              <w:tcPr>
                <w:tcW w:w="997" w:type="dxa"/>
                <w:gridSpan w:val="3"/>
                <w:noWrap/>
              </w:tcPr>
            </w:tcPrChange>
          </w:tcPr>
          <w:p w14:paraId="1213B869" w14:textId="77777777" w:rsidR="00E54C0C" w:rsidRPr="00152547" w:rsidRDefault="00E54C0C" w:rsidP="00E54C0C">
            <w:pPr>
              <w:spacing w:line="240" w:lineRule="auto"/>
              <w:ind w:firstLine="0"/>
              <w:jc w:val="center"/>
              <w:rPr>
                <w:ins w:id="1559" w:author="Ryan Lemos" w:date="2018-10-19T21:15:00Z"/>
                <w:rFonts w:eastAsia="Times New Roman" w:cs="Times New Roman"/>
                <w:color w:val="000000"/>
                <w:sz w:val="22"/>
                <w:lang w:eastAsia="pt-BR"/>
              </w:rPr>
            </w:pPr>
          </w:p>
        </w:tc>
        <w:tc>
          <w:tcPr>
            <w:tcW w:w="1106" w:type="dxa"/>
            <w:noWrap/>
            <w:tcPrChange w:id="1560" w:author="Ryan Lemos" w:date="2018-10-19T21:31:00Z">
              <w:tcPr>
                <w:tcW w:w="1106" w:type="dxa"/>
                <w:gridSpan w:val="3"/>
                <w:noWrap/>
              </w:tcPr>
            </w:tcPrChange>
          </w:tcPr>
          <w:p w14:paraId="19964F7E" w14:textId="77777777" w:rsidR="00E54C0C" w:rsidRPr="00152547" w:rsidRDefault="00E54C0C" w:rsidP="00E54C0C">
            <w:pPr>
              <w:spacing w:line="240" w:lineRule="auto"/>
              <w:ind w:firstLine="0"/>
              <w:jc w:val="center"/>
              <w:rPr>
                <w:ins w:id="1561" w:author="Ryan Lemos" w:date="2018-10-19T21:15:00Z"/>
                <w:rFonts w:eastAsia="Times New Roman" w:cs="Times New Roman"/>
                <w:color w:val="000000"/>
                <w:sz w:val="22"/>
                <w:lang w:eastAsia="pt-BR"/>
              </w:rPr>
            </w:pPr>
          </w:p>
        </w:tc>
        <w:tc>
          <w:tcPr>
            <w:tcW w:w="1055" w:type="dxa"/>
            <w:shd w:val="clear" w:color="auto" w:fill="7F7F7F" w:themeFill="text1" w:themeFillTint="80"/>
            <w:noWrap/>
            <w:tcPrChange w:id="1562" w:author="Ryan Lemos" w:date="2018-10-19T21:31:00Z">
              <w:tcPr>
                <w:tcW w:w="1055" w:type="dxa"/>
                <w:gridSpan w:val="4"/>
                <w:noWrap/>
              </w:tcPr>
            </w:tcPrChange>
          </w:tcPr>
          <w:p w14:paraId="367442DB" w14:textId="77777777" w:rsidR="00E54C0C" w:rsidRPr="00152547" w:rsidRDefault="00E54C0C" w:rsidP="00E54C0C">
            <w:pPr>
              <w:spacing w:line="240" w:lineRule="auto"/>
              <w:ind w:firstLine="0"/>
              <w:jc w:val="center"/>
              <w:rPr>
                <w:ins w:id="1563" w:author="Ryan Lemos" w:date="2018-10-19T21:15:00Z"/>
                <w:rFonts w:eastAsia="Times New Roman" w:cs="Times New Roman"/>
                <w:color w:val="000000"/>
                <w:sz w:val="22"/>
                <w:lang w:eastAsia="pt-BR"/>
              </w:rPr>
            </w:pPr>
          </w:p>
        </w:tc>
        <w:tc>
          <w:tcPr>
            <w:tcW w:w="936" w:type="dxa"/>
            <w:shd w:val="clear" w:color="auto" w:fill="7F7F7F" w:themeFill="text1" w:themeFillTint="80"/>
            <w:noWrap/>
            <w:tcPrChange w:id="1564" w:author="Ryan Lemos" w:date="2018-10-19T21:31:00Z">
              <w:tcPr>
                <w:tcW w:w="936" w:type="dxa"/>
                <w:gridSpan w:val="3"/>
                <w:noWrap/>
              </w:tcPr>
            </w:tcPrChange>
          </w:tcPr>
          <w:p w14:paraId="25359A3C" w14:textId="77777777" w:rsidR="00E54C0C" w:rsidRPr="00152547" w:rsidRDefault="00E54C0C" w:rsidP="00E54C0C">
            <w:pPr>
              <w:spacing w:line="240" w:lineRule="auto"/>
              <w:ind w:firstLine="0"/>
              <w:jc w:val="center"/>
              <w:rPr>
                <w:ins w:id="1565" w:author="Ryan Lemos" w:date="2018-10-19T21:15:00Z"/>
                <w:rFonts w:eastAsia="Times New Roman" w:cs="Times New Roman"/>
                <w:color w:val="000000"/>
                <w:sz w:val="22"/>
                <w:lang w:eastAsia="pt-BR"/>
              </w:rPr>
            </w:pPr>
          </w:p>
        </w:tc>
        <w:tc>
          <w:tcPr>
            <w:tcW w:w="1016" w:type="dxa"/>
            <w:noWrap/>
            <w:tcPrChange w:id="1566" w:author="Ryan Lemos" w:date="2018-10-19T21:31:00Z">
              <w:tcPr>
                <w:tcW w:w="1016" w:type="dxa"/>
                <w:gridSpan w:val="3"/>
                <w:noWrap/>
              </w:tcPr>
            </w:tcPrChange>
          </w:tcPr>
          <w:p w14:paraId="146ABF00" w14:textId="77777777" w:rsidR="00E54C0C" w:rsidRPr="00152547" w:rsidRDefault="00E54C0C" w:rsidP="00E54C0C">
            <w:pPr>
              <w:spacing w:line="240" w:lineRule="auto"/>
              <w:ind w:firstLine="0"/>
              <w:jc w:val="center"/>
              <w:rPr>
                <w:ins w:id="1567" w:author="Ryan Lemos" w:date="2018-10-19T21:15:00Z"/>
                <w:rFonts w:eastAsia="Times New Roman" w:cs="Times New Roman"/>
                <w:color w:val="000000"/>
                <w:sz w:val="22"/>
                <w:lang w:eastAsia="pt-BR"/>
              </w:rPr>
            </w:pPr>
          </w:p>
        </w:tc>
        <w:tc>
          <w:tcPr>
            <w:tcW w:w="952" w:type="dxa"/>
            <w:noWrap/>
            <w:tcPrChange w:id="1568" w:author="Ryan Lemos" w:date="2018-10-19T21:31:00Z">
              <w:tcPr>
                <w:tcW w:w="952" w:type="dxa"/>
                <w:gridSpan w:val="3"/>
                <w:noWrap/>
              </w:tcPr>
            </w:tcPrChange>
          </w:tcPr>
          <w:p w14:paraId="5E2E1640" w14:textId="77777777" w:rsidR="00E54C0C" w:rsidRPr="00152547" w:rsidRDefault="00E54C0C" w:rsidP="00E54C0C">
            <w:pPr>
              <w:spacing w:line="240" w:lineRule="auto"/>
              <w:ind w:firstLine="0"/>
              <w:jc w:val="center"/>
              <w:rPr>
                <w:ins w:id="1569" w:author="Ryan Lemos" w:date="2018-10-19T21:15:00Z"/>
                <w:rFonts w:eastAsia="Times New Roman" w:cs="Times New Roman"/>
                <w:color w:val="000000"/>
                <w:sz w:val="22"/>
                <w:lang w:eastAsia="pt-BR"/>
              </w:rPr>
            </w:pPr>
          </w:p>
        </w:tc>
        <w:tc>
          <w:tcPr>
            <w:tcW w:w="881" w:type="dxa"/>
            <w:noWrap/>
            <w:tcPrChange w:id="1570" w:author="Ryan Lemos" w:date="2018-10-19T21:31:00Z">
              <w:tcPr>
                <w:tcW w:w="881" w:type="dxa"/>
                <w:gridSpan w:val="4"/>
                <w:noWrap/>
              </w:tcPr>
            </w:tcPrChange>
          </w:tcPr>
          <w:p w14:paraId="29187862" w14:textId="77777777" w:rsidR="00E54C0C" w:rsidRPr="00152547" w:rsidRDefault="00E54C0C" w:rsidP="00E54C0C">
            <w:pPr>
              <w:spacing w:line="240" w:lineRule="auto"/>
              <w:ind w:firstLine="0"/>
              <w:jc w:val="center"/>
              <w:rPr>
                <w:ins w:id="1571" w:author="Ryan Lemos" w:date="2018-10-19T21:15:00Z"/>
                <w:rFonts w:eastAsia="Times New Roman" w:cs="Times New Roman"/>
                <w:color w:val="000000"/>
                <w:sz w:val="22"/>
                <w:lang w:eastAsia="pt-BR"/>
              </w:rPr>
            </w:pPr>
          </w:p>
        </w:tc>
      </w:tr>
      <w:tr w:rsidR="00E54C0C" w:rsidRPr="00152547" w14:paraId="7D270C67" w14:textId="77777777" w:rsidTr="00F42D4C">
        <w:tblPrEx>
          <w:tblPrExChange w:id="1572" w:author="Ryan Lemos" w:date="2018-10-19T21:31:00Z">
            <w:tblPrEx>
              <w:tblW w:w="12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blPrExChange>
        </w:tblPrEx>
        <w:trPr>
          <w:trHeight w:val="671"/>
          <w:ins w:id="1573" w:author="Ryan Lemos" w:date="2018-10-19T21:15:00Z"/>
          <w:trPrChange w:id="1574" w:author="Ryan Lemos" w:date="2018-10-19T21:31:00Z">
            <w:trPr>
              <w:gridBefore w:val="1"/>
              <w:gridAfter w:val="0"/>
              <w:trHeight w:val="671"/>
            </w:trPr>
          </w:trPrChange>
        </w:trPr>
        <w:tc>
          <w:tcPr>
            <w:tcW w:w="3026" w:type="dxa"/>
            <w:tcPrChange w:id="1575" w:author="Ryan Lemos" w:date="2018-10-19T21:31:00Z">
              <w:tcPr>
                <w:tcW w:w="3026" w:type="dxa"/>
                <w:gridSpan w:val="3"/>
              </w:tcPr>
            </w:tcPrChange>
          </w:tcPr>
          <w:p w14:paraId="634C0B5F" w14:textId="7E8CFC6D" w:rsidR="00E54C0C" w:rsidRPr="00152547" w:rsidRDefault="00E54C0C" w:rsidP="00E54C0C">
            <w:pPr>
              <w:spacing w:line="240" w:lineRule="auto"/>
              <w:ind w:firstLine="0"/>
              <w:jc w:val="center"/>
              <w:rPr>
                <w:ins w:id="1576" w:author="Ryan Lemos" w:date="2018-10-19T21:15:00Z"/>
                <w:rFonts w:eastAsia="Times New Roman" w:cs="Times New Roman"/>
                <w:sz w:val="21"/>
                <w:szCs w:val="21"/>
                <w:lang w:eastAsia="pt-BR"/>
              </w:rPr>
            </w:pPr>
            <w:ins w:id="1577" w:author="Ryan Lemos" w:date="2018-10-19T21:26:00Z">
              <w:r>
                <w:rPr>
                  <w:rFonts w:eastAsia="Times New Roman" w:cs="Times New Roman"/>
                  <w:sz w:val="21"/>
                  <w:szCs w:val="21"/>
                  <w:lang w:eastAsia="pt-BR"/>
                </w:rPr>
                <w:t>Avaliação do uso da Metodologia XP</w:t>
              </w:r>
            </w:ins>
          </w:p>
        </w:tc>
        <w:tc>
          <w:tcPr>
            <w:tcW w:w="957" w:type="dxa"/>
            <w:noWrap/>
            <w:tcPrChange w:id="1578" w:author="Ryan Lemos" w:date="2018-10-19T21:31:00Z">
              <w:tcPr>
                <w:tcW w:w="957" w:type="dxa"/>
                <w:gridSpan w:val="4"/>
                <w:noWrap/>
              </w:tcPr>
            </w:tcPrChange>
          </w:tcPr>
          <w:p w14:paraId="775D3830" w14:textId="77777777" w:rsidR="00E54C0C" w:rsidRPr="00152547" w:rsidRDefault="00E54C0C" w:rsidP="00E54C0C">
            <w:pPr>
              <w:spacing w:line="240" w:lineRule="auto"/>
              <w:ind w:firstLine="0"/>
              <w:jc w:val="center"/>
              <w:rPr>
                <w:ins w:id="1579" w:author="Ryan Lemos" w:date="2018-10-19T21:15:00Z"/>
                <w:rFonts w:eastAsia="Times New Roman" w:cs="Times New Roman"/>
                <w:color w:val="000000"/>
                <w:sz w:val="22"/>
                <w:lang w:eastAsia="pt-BR"/>
              </w:rPr>
            </w:pPr>
          </w:p>
        </w:tc>
        <w:tc>
          <w:tcPr>
            <w:tcW w:w="967" w:type="dxa"/>
            <w:noWrap/>
            <w:tcPrChange w:id="1580" w:author="Ryan Lemos" w:date="2018-10-19T21:31:00Z">
              <w:tcPr>
                <w:tcW w:w="967" w:type="dxa"/>
                <w:gridSpan w:val="3"/>
                <w:noWrap/>
              </w:tcPr>
            </w:tcPrChange>
          </w:tcPr>
          <w:p w14:paraId="4E41933B" w14:textId="77777777" w:rsidR="00E54C0C" w:rsidRPr="00152547" w:rsidRDefault="00E54C0C" w:rsidP="00E54C0C">
            <w:pPr>
              <w:spacing w:line="240" w:lineRule="auto"/>
              <w:ind w:firstLine="0"/>
              <w:jc w:val="center"/>
              <w:rPr>
                <w:ins w:id="1581" w:author="Ryan Lemos" w:date="2018-10-19T21:15:00Z"/>
                <w:rFonts w:eastAsia="Times New Roman" w:cs="Times New Roman"/>
                <w:color w:val="000000"/>
                <w:sz w:val="22"/>
                <w:lang w:eastAsia="pt-BR"/>
              </w:rPr>
            </w:pPr>
          </w:p>
        </w:tc>
        <w:tc>
          <w:tcPr>
            <w:tcW w:w="1037" w:type="dxa"/>
            <w:noWrap/>
            <w:tcPrChange w:id="1582" w:author="Ryan Lemos" w:date="2018-10-19T21:31:00Z">
              <w:tcPr>
                <w:tcW w:w="1037" w:type="dxa"/>
                <w:gridSpan w:val="3"/>
                <w:noWrap/>
              </w:tcPr>
            </w:tcPrChange>
          </w:tcPr>
          <w:p w14:paraId="44BA19C5" w14:textId="77777777" w:rsidR="00E54C0C" w:rsidRPr="00152547" w:rsidRDefault="00E54C0C" w:rsidP="00E54C0C">
            <w:pPr>
              <w:spacing w:line="240" w:lineRule="auto"/>
              <w:ind w:firstLine="0"/>
              <w:jc w:val="center"/>
              <w:rPr>
                <w:ins w:id="1583" w:author="Ryan Lemos" w:date="2018-10-19T21:15:00Z"/>
                <w:rFonts w:eastAsia="Times New Roman" w:cs="Times New Roman"/>
                <w:color w:val="000000"/>
                <w:sz w:val="22"/>
                <w:lang w:eastAsia="pt-BR"/>
              </w:rPr>
            </w:pPr>
          </w:p>
        </w:tc>
        <w:tc>
          <w:tcPr>
            <w:tcW w:w="997" w:type="dxa"/>
            <w:noWrap/>
            <w:tcPrChange w:id="1584" w:author="Ryan Lemos" w:date="2018-10-19T21:31:00Z">
              <w:tcPr>
                <w:tcW w:w="997" w:type="dxa"/>
                <w:gridSpan w:val="3"/>
                <w:noWrap/>
              </w:tcPr>
            </w:tcPrChange>
          </w:tcPr>
          <w:p w14:paraId="327B8484" w14:textId="77777777" w:rsidR="00E54C0C" w:rsidRPr="00152547" w:rsidRDefault="00E54C0C" w:rsidP="00E54C0C">
            <w:pPr>
              <w:spacing w:line="240" w:lineRule="auto"/>
              <w:ind w:firstLine="0"/>
              <w:jc w:val="center"/>
              <w:rPr>
                <w:ins w:id="1585" w:author="Ryan Lemos" w:date="2018-10-19T21:15:00Z"/>
                <w:rFonts w:eastAsia="Times New Roman" w:cs="Times New Roman"/>
                <w:color w:val="000000"/>
                <w:sz w:val="22"/>
                <w:lang w:eastAsia="pt-BR"/>
              </w:rPr>
            </w:pPr>
          </w:p>
        </w:tc>
        <w:tc>
          <w:tcPr>
            <w:tcW w:w="1106" w:type="dxa"/>
            <w:noWrap/>
            <w:tcPrChange w:id="1586" w:author="Ryan Lemos" w:date="2018-10-19T21:31:00Z">
              <w:tcPr>
                <w:tcW w:w="1106" w:type="dxa"/>
                <w:gridSpan w:val="3"/>
                <w:noWrap/>
              </w:tcPr>
            </w:tcPrChange>
          </w:tcPr>
          <w:p w14:paraId="47978FA6" w14:textId="77777777" w:rsidR="00E54C0C" w:rsidRPr="00152547" w:rsidRDefault="00E54C0C" w:rsidP="00E54C0C">
            <w:pPr>
              <w:spacing w:line="240" w:lineRule="auto"/>
              <w:ind w:firstLine="0"/>
              <w:jc w:val="center"/>
              <w:rPr>
                <w:ins w:id="1587" w:author="Ryan Lemos" w:date="2018-10-19T21:15:00Z"/>
                <w:rFonts w:eastAsia="Times New Roman" w:cs="Times New Roman"/>
                <w:color w:val="000000"/>
                <w:sz w:val="22"/>
                <w:lang w:eastAsia="pt-BR"/>
              </w:rPr>
            </w:pPr>
          </w:p>
        </w:tc>
        <w:tc>
          <w:tcPr>
            <w:tcW w:w="1055" w:type="dxa"/>
            <w:noWrap/>
            <w:tcPrChange w:id="1588" w:author="Ryan Lemos" w:date="2018-10-19T21:31:00Z">
              <w:tcPr>
                <w:tcW w:w="1055" w:type="dxa"/>
                <w:gridSpan w:val="4"/>
                <w:noWrap/>
              </w:tcPr>
            </w:tcPrChange>
          </w:tcPr>
          <w:p w14:paraId="1C6EA906" w14:textId="77777777" w:rsidR="00E54C0C" w:rsidRPr="00152547" w:rsidRDefault="00E54C0C" w:rsidP="00E54C0C">
            <w:pPr>
              <w:spacing w:line="240" w:lineRule="auto"/>
              <w:ind w:firstLine="0"/>
              <w:jc w:val="center"/>
              <w:rPr>
                <w:ins w:id="1589" w:author="Ryan Lemos" w:date="2018-10-19T21:15:00Z"/>
                <w:rFonts w:eastAsia="Times New Roman" w:cs="Times New Roman"/>
                <w:color w:val="000000"/>
                <w:sz w:val="22"/>
                <w:lang w:eastAsia="pt-BR"/>
              </w:rPr>
            </w:pPr>
          </w:p>
        </w:tc>
        <w:tc>
          <w:tcPr>
            <w:tcW w:w="936" w:type="dxa"/>
            <w:shd w:val="clear" w:color="auto" w:fill="7F7F7F" w:themeFill="text1" w:themeFillTint="80"/>
            <w:noWrap/>
            <w:tcPrChange w:id="1590" w:author="Ryan Lemos" w:date="2018-10-19T21:31:00Z">
              <w:tcPr>
                <w:tcW w:w="936" w:type="dxa"/>
                <w:gridSpan w:val="3"/>
                <w:noWrap/>
              </w:tcPr>
            </w:tcPrChange>
          </w:tcPr>
          <w:p w14:paraId="5C571D3A" w14:textId="77777777" w:rsidR="00E54C0C" w:rsidRPr="00152547" w:rsidRDefault="00E54C0C" w:rsidP="00E54C0C">
            <w:pPr>
              <w:spacing w:line="240" w:lineRule="auto"/>
              <w:ind w:firstLine="0"/>
              <w:jc w:val="center"/>
              <w:rPr>
                <w:ins w:id="1591" w:author="Ryan Lemos" w:date="2018-10-19T21:15:00Z"/>
                <w:rFonts w:eastAsia="Times New Roman" w:cs="Times New Roman"/>
                <w:color w:val="000000"/>
                <w:sz w:val="22"/>
                <w:lang w:eastAsia="pt-BR"/>
              </w:rPr>
            </w:pPr>
          </w:p>
        </w:tc>
        <w:tc>
          <w:tcPr>
            <w:tcW w:w="1016" w:type="dxa"/>
            <w:noWrap/>
            <w:tcPrChange w:id="1592" w:author="Ryan Lemos" w:date="2018-10-19T21:31:00Z">
              <w:tcPr>
                <w:tcW w:w="1016" w:type="dxa"/>
                <w:gridSpan w:val="3"/>
                <w:noWrap/>
              </w:tcPr>
            </w:tcPrChange>
          </w:tcPr>
          <w:p w14:paraId="15090FF1" w14:textId="77777777" w:rsidR="00E54C0C" w:rsidRPr="00152547" w:rsidRDefault="00E54C0C" w:rsidP="00E54C0C">
            <w:pPr>
              <w:spacing w:line="240" w:lineRule="auto"/>
              <w:ind w:firstLine="0"/>
              <w:jc w:val="center"/>
              <w:rPr>
                <w:ins w:id="1593" w:author="Ryan Lemos" w:date="2018-10-19T21:15:00Z"/>
                <w:rFonts w:eastAsia="Times New Roman" w:cs="Times New Roman"/>
                <w:color w:val="000000"/>
                <w:sz w:val="22"/>
                <w:lang w:eastAsia="pt-BR"/>
              </w:rPr>
            </w:pPr>
          </w:p>
        </w:tc>
        <w:tc>
          <w:tcPr>
            <w:tcW w:w="952" w:type="dxa"/>
            <w:noWrap/>
            <w:tcPrChange w:id="1594" w:author="Ryan Lemos" w:date="2018-10-19T21:31:00Z">
              <w:tcPr>
                <w:tcW w:w="952" w:type="dxa"/>
                <w:gridSpan w:val="3"/>
                <w:noWrap/>
              </w:tcPr>
            </w:tcPrChange>
          </w:tcPr>
          <w:p w14:paraId="17B54A2C" w14:textId="77777777" w:rsidR="00E54C0C" w:rsidRPr="00152547" w:rsidRDefault="00E54C0C" w:rsidP="00E54C0C">
            <w:pPr>
              <w:spacing w:line="240" w:lineRule="auto"/>
              <w:ind w:firstLine="0"/>
              <w:jc w:val="center"/>
              <w:rPr>
                <w:ins w:id="1595" w:author="Ryan Lemos" w:date="2018-10-19T21:15:00Z"/>
                <w:rFonts w:eastAsia="Times New Roman" w:cs="Times New Roman"/>
                <w:color w:val="000000"/>
                <w:sz w:val="22"/>
                <w:lang w:eastAsia="pt-BR"/>
              </w:rPr>
            </w:pPr>
          </w:p>
        </w:tc>
        <w:tc>
          <w:tcPr>
            <w:tcW w:w="881" w:type="dxa"/>
            <w:noWrap/>
            <w:tcPrChange w:id="1596" w:author="Ryan Lemos" w:date="2018-10-19T21:31:00Z">
              <w:tcPr>
                <w:tcW w:w="881" w:type="dxa"/>
                <w:gridSpan w:val="4"/>
                <w:noWrap/>
              </w:tcPr>
            </w:tcPrChange>
          </w:tcPr>
          <w:p w14:paraId="20EB479D" w14:textId="77777777" w:rsidR="00E54C0C" w:rsidRPr="00152547" w:rsidRDefault="00E54C0C" w:rsidP="00E54C0C">
            <w:pPr>
              <w:spacing w:line="240" w:lineRule="auto"/>
              <w:ind w:firstLine="0"/>
              <w:jc w:val="center"/>
              <w:rPr>
                <w:ins w:id="1597" w:author="Ryan Lemos" w:date="2018-10-19T21:15:00Z"/>
                <w:rFonts w:eastAsia="Times New Roman" w:cs="Times New Roman"/>
                <w:color w:val="000000"/>
                <w:sz w:val="22"/>
                <w:lang w:eastAsia="pt-BR"/>
              </w:rPr>
            </w:pPr>
          </w:p>
        </w:tc>
      </w:tr>
      <w:tr w:rsidR="00E54C0C" w:rsidRPr="00152547" w14:paraId="253ED132" w14:textId="77777777" w:rsidTr="00CD2E19">
        <w:tblPrEx>
          <w:tblPrExChange w:id="1598" w:author="Ryan Lemos" w:date="2018-10-19T21:34:00Z">
            <w:tblPrEx>
              <w:tblW w:w="12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blPrExChange>
        </w:tblPrEx>
        <w:trPr>
          <w:trHeight w:val="671"/>
          <w:ins w:id="1599" w:author="Ryan Lemos" w:date="2018-10-19T21:15:00Z"/>
          <w:trPrChange w:id="1600" w:author="Ryan Lemos" w:date="2018-10-19T21:34:00Z">
            <w:trPr>
              <w:gridBefore w:val="1"/>
              <w:gridAfter w:val="0"/>
              <w:trHeight w:val="671"/>
            </w:trPr>
          </w:trPrChange>
        </w:trPr>
        <w:tc>
          <w:tcPr>
            <w:tcW w:w="3026" w:type="dxa"/>
            <w:tcPrChange w:id="1601" w:author="Ryan Lemos" w:date="2018-10-19T21:34:00Z">
              <w:tcPr>
                <w:tcW w:w="3026" w:type="dxa"/>
                <w:gridSpan w:val="3"/>
              </w:tcPr>
            </w:tcPrChange>
          </w:tcPr>
          <w:p w14:paraId="5E13B85D" w14:textId="18A41AC1" w:rsidR="00E54C0C" w:rsidRPr="00152547" w:rsidRDefault="00E54C0C" w:rsidP="00E54C0C">
            <w:pPr>
              <w:spacing w:line="240" w:lineRule="auto"/>
              <w:ind w:firstLine="0"/>
              <w:jc w:val="center"/>
              <w:rPr>
                <w:ins w:id="1602" w:author="Ryan Lemos" w:date="2018-10-19T21:15:00Z"/>
                <w:rFonts w:eastAsia="Times New Roman" w:cs="Times New Roman"/>
                <w:sz w:val="21"/>
                <w:szCs w:val="21"/>
                <w:lang w:eastAsia="pt-BR"/>
              </w:rPr>
            </w:pPr>
            <w:ins w:id="1603" w:author="Ryan Lemos" w:date="2018-10-19T21:27:00Z">
              <w:r>
                <w:rPr>
                  <w:rFonts w:eastAsia="Times New Roman" w:cs="Times New Roman"/>
                  <w:sz w:val="21"/>
                  <w:szCs w:val="21"/>
                  <w:lang w:eastAsia="pt-BR"/>
                </w:rPr>
                <w:t>Escrita da Monografia</w:t>
              </w:r>
            </w:ins>
          </w:p>
        </w:tc>
        <w:tc>
          <w:tcPr>
            <w:tcW w:w="957" w:type="dxa"/>
            <w:shd w:val="clear" w:color="auto" w:fill="7F7F7F" w:themeFill="text1" w:themeFillTint="80"/>
            <w:noWrap/>
            <w:tcPrChange w:id="1604" w:author="Ryan Lemos" w:date="2018-10-19T21:34:00Z">
              <w:tcPr>
                <w:tcW w:w="957" w:type="dxa"/>
                <w:gridSpan w:val="4"/>
                <w:noWrap/>
              </w:tcPr>
            </w:tcPrChange>
          </w:tcPr>
          <w:p w14:paraId="3594A5D2" w14:textId="77777777" w:rsidR="00E54C0C" w:rsidRPr="00152547" w:rsidRDefault="00E54C0C" w:rsidP="00E54C0C">
            <w:pPr>
              <w:spacing w:line="240" w:lineRule="auto"/>
              <w:ind w:firstLine="0"/>
              <w:jc w:val="center"/>
              <w:rPr>
                <w:ins w:id="1605" w:author="Ryan Lemos" w:date="2018-10-19T21:15:00Z"/>
                <w:rFonts w:eastAsia="Times New Roman" w:cs="Times New Roman"/>
                <w:color w:val="000000"/>
                <w:sz w:val="22"/>
                <w:lang w:eastAsia="pt-BR"/>
              </w:rPr>
            </w:pPr>
          </w:p>
        </w:tc>
        <w:tc>
          <w:tcPr>
            <w:tcW w:w="967" w:type="dxa"/>
            <w:shd w:val="clear" w:color="auto" w:fill="7F7F7F" w:themeFill="text1" w:themeFillTint="80"/>
            <w:noWrap/>
            <w:tcPrChange w:id="1606" w:author="Ryan Lemos" w:date="2018-10-19T21:34:00Z">
              <w:tcPr>
                <w:tcW w:w="967" w:type="dxa"/>
                <w:gridSpan w:val="3"/>
                <w:noWrap/>
              </w:tcPr>
            </w:tcPrChange>
          </w:tcPr>
          <w:p w14:paraId="22AA418F" w14:textId="77777777" w:rsidR="00E54C0C" w:rsidRPr="00152547" w:rsidRDefault="00E54C0C" w:rsidP="00E54C0C">
            <w:pPr>
              <w:spacing w:line="240" w:lineRule="auto"/>
              <w:ind w:firstLine="0"/>
              <w:jc w:val="center"/>
              <w:rPr>
                <w:ins w:id="1607" w:author="Ryan Lemos" w:date="2018-10-19T21:15:00Z"/>
                <w:rFonts w:eastAsia="Times New Roman" w:cs="Times New Roman"/>
                <w:color w:val="000000"/>
                <w:sz w:val="22"/>
                <w:lang w:eastAsia="pt-BR"/>
              </w:rPr>
            </w:pPr>
          </w:p>
        </w:tc>
        <w:tc>
          <w:tcPr>
            <w:tcW w:w="1037" w:type="dxa"/>
            <w:shd w:val="clear" w:color="auto" w:fill="7F7F7F" w:themeFill="text1" w:themeFillTint="80"/>
            <w:noWrap/>
            <w:tcPrChange w:id="1608" w:author="Ryan Lemos" w:date="2018-10-19T21:34:00Z">
              <w:tcPr>
                <w:tcW w:w="1037" w:type="dxa"/>
                <w:gridSpan w:val="3"/>
                <w:noWrap/>
              </w:tcPr>
            </w:tcPrChange>
          </w:tcPr>
          <w:p w14:paraId="78A1BD5F" w14:textId="77777777" w:rsidR="00E54C0C" w:rsidRPr="00152547" w:rsidRDefault="00E54C0C" w:rsidP="00E54C0C">
            <w:pPr>
              <w:spacing w:line="240" w:lineRule="auto"/>
              <w:ind w:firstLine="0"/>
              <w:jc w:val="center"/>
              <w:rPr>
                <w:ins w:id="1609" w:author="Ryan Lemos" w:date="2018-10-19T21:15:00Z"/>
                <w:rFonts w:eastAsia="Times New Roman" w:cs="Times New Roman"/>
                <w:color w:val="000000"/>
                <w:sz w:val="22"/>
                <w:lang w:eastAsia="pt-BR"/>
              </w:rPr>
            </w:pPr>
          </w:p>
        </w:tc>
        <w:tc>
          <w:tcPr>
            <w:tcW w:w="997" w:type="dxa"/>
            <w:shd w:val="clear" w:color="auto" w:fill="7F7F7F" w:themeFill="text1" w:themeFillTint="80"/>
            <w:noWrap/>
            <w:tcPrChange w:id="1610" w:author="Ryan Lemos" w:date="2018-10-19T21:34:00Z">
              <w:tcPr>
                <w:tcW w:w="997" w:type="dxa"/>
                <w:gridSpan w:val="3"/>
                <w:noWrap/>
              </w:tcPr>
            </w:tcPrChange>
          </w:tcPr>
          <w:p w14:paraId="6FEAEF14" w14:textId="77777777" w:rsidR="00E54C0C" w:rsidRPr="00152547" w:rsidRDefault="00E54C0C" w:rsidP="00E54C0C">
            <w:pPr>
              <w:spacing w:line="240" w:lineRule="auto"/>
              <w:ind w:firstLine="0"/>
              <w:jc w:val="center"/>
              <w:rPr>
                <w:ins w:id="1611" w:author="Ryan Lemos" w:date="2018-10-19T21:15:00Z"/>
                <w:rFonts w:eastAsia="Times New Roman" w:cs="Times New Roman"/>
                <w:color w:val="000000"/>
                <w:sz w:val="22"/>
                <w:lang w:eastAsia="pt-BR"/>
              </w:rPr>
            </w:pPr>
          </w:p>
        </w:tc>
        <w:tc>
          <w:tcPr>
            <w:tcW w:w="1106" w:type="dxa"/>
            <w:shd w:val="clear" w:color="auto" w:fill="7F7F7F" w:themeFill="text1" w:themeFillTint="80"/>
            <w:noWrap/>
            <w:tcPrChange w:id="1612" w:author="Ryan Lemos" w:date="2018-10-19T21:34:00Z">
              <w:tcPr>
                <w:tcW w:w="1106" w:type="dxa"/>
                <w:gridSpan w:val="3"/>
                <w:noWrap/>
              </w:tcPr>
            </w:tcPrChange>
          </w:tcPr>
          <w:p w14:paraId="22E2BEFD" w14:textId="77777777" w:rsidR="00E54C0C" w:rsidRPr="00152547" w:rsidRDefault="00E54C0C" w:rsidP="00E54C0C">
            <w:pPr>
              <w:spacing w:line="240" w:lineRule="auto"/>
              <w:ind w:firstLine="0"/>
              <w:jc w:val="center"/>
              <w:rPr>
                <w:ins w:id="1613" w:author="Ryan Lemos" w:date="2018-10-19T21:15:00Z"/>
                <w:rFonts w:eastAsia="Times New Roman" w:cs="Times New Roman"/>
                <w:color w:val="000000"/>
                <w:sz w:val="22"/>
                <w:lang w:eastAsia="pt-BR"/>
              </w:rPr>
            </w:pPr>
          </w:p>
        </w:tc>
        <w:tc>
          <w:tcPr>
            <w:tcW w:w="1055" w:type="dxa"/>
            <w:shd w:val="clear" w:color="auto" w:fill="7F7F7F" w:themeFill="text1" w:themeFillTint="80"/>
            <w:noWrap/>
            <w:tcPrChange w:id="1614" w:author="Ryan Lemos" w:date="2018-10-19T21:34:00Z">
              <w:tcPr>
                <w:tcW w:w="1055" w:type="dxa"/>
                <w:gridSpan w:val="4"/>
                <w:noWrap/>
              </w:tcPr>
            </w:tcPrChange>
          </w:tcPr>
          <w:p w14:paraId="6FC5B8F6" w14:textId="77777777" w:rsidR="00E54C0C" w:rsidRPr="00152547" w:rsidRDefault="00E54C0C" w:rsidP="00E54C0C">
            <w:pPr>
              <w:spacing w:line="240" w:lineRule="auto"/>
              <w:ind w:firstLine="0"/>
              <w:jc w:val="center"/>
              <w:rPr>
                <w:ins w:id="1615" w:author="Ryan Lemos" w:date="2018-10-19T21:15:00Z"/>
                <w:rFonts w:eastAsia="Times New Roman" w:cs="Times New Roman"/>
                <w:color w:val="000000"/>
                <w:sz w:val="22"/>
                <w:lang w:eastAsia="pt-BR"/>
              </w:rPr>
            </w:pPr>
          </w:p>
        </w:tc>
        <w:tc>
          <w:tcPr>
            <w:tcW w:w="936" w:type="dxa"/>
            <w:shd w:val="clear" w:color="auto" w:fill="7F7F7F" w:themeFill="text1" w:themeFillTint="80"/>
            <w:noWrap/>
            <w:tcPrChange w:id="1616" w:author="Ryan Lemos" w:date="2018-10-19T21:34:00Z">
              <w:tcPr>
                <w:tcW w:w="936" w:type="dxa"/>
                <w:gridSpan w:val="3"/>
                <w:noWrap/>
              </w:tcPr>
            </w:tcPrChange>
          </w:tcPr>
          <w:p w14:paraId="0F55B965" w14:textId="77777777" w:rsidR="00E54C0C" w:rsidRPr="00152547" w:rsidRDefault="00E54C0C" w:rsidP="00E54C0C">
            <w:pPr>
              <w:spacing w:line="240" w:lineRule="auto"/>
              <w:ind w:firstLine="0"/>
              <w:jc w:val="center"/>
              <w:rPr>
                <w:ins w:id="1617" w:author="Ryan Lemos" w:date="2018-10-19T21:15:00Z"/>
                <w:rFonts w:eastAsia="Times New Roman" w:cs="Times New Roman"/>
                <w:color w:val="000000"/>
                <w:sz w:val="22"/>
                <w:lang w:eastAsia="pt-BR"/>
              </w:rPr>
            </w:pPr>
          </w:p>
        </w:tc>
        <w:tc>
          <w:tcPr>
            <w:tcW w:w="1016" w:type="dxa"/>
            <w:shd w:val="clear" w:color="auto" w:fill="7F7F7F" w:themeFill="text1" w:themeFillTint="80"/>
            <w:noWrap/>
            <w:tcPrChange w:id="1618" w:author="Ryan Lemos" w:date="2018-10-19T21:34:00Z">
              <w:tcPr>
                <w:tcW w:w="1016" w:type="dxa"/>
                <w:gridSpan w:val="3"/>
                <w:noWrap/>
              </w:tcPr>
            </w:tcPrChange>
          </w:tcPr>
          <w:p w14:paraId="66B60D43" w14:textId="77777777" w:rsidR="00E54C0C" w:rsidRPr="00152547" w:rsidRDefault="00E54C0C" w:rsidP="00E54C0C">
            <w:pPr>
              <w:spacing w:line="240" w:lineRule="auto"/>
              <w:ind w:firstLine="0"/>
              <w:jc w:val="center"/>
              <w:rPr>
                <w:ins w:id="1619" w:author="Ryan Lemos" w:date="2018-10-19T21:15:00Z"/>
                <w:rFonts w:eastAsia="Times New Roman" w:cs="Times New Roman"/>
                <w:color w:val="000000"/>
                <w:sz w:val="22"/>
                <w:lang w:eastAsia="pt-BR"/>
              </w:rPr>
            </w:pPr>
          </w:p>
        </w:tc>
        <w:tc>
          <w:tcPr>
            <w:tcW w:w="952" w:type="dxa"/>
            <w:shd w:val="clear" w:color="auto" w:fill="FFFFFF" w:themeFill="background1"/>
            <w:noWrap/>
            <w:tcPrChange w:id="1620" w:author="Ryan Lemos" w:date="2018-10-19T21:34:00Z">
              <w:tcPr>
                <w:tcW w:w="952" w:type="dxa"/>
                <w:gridSpan w:val="3"/>
                <w:noWrap/>
              </w:tcPr>
            </w:tcPrChange>
          </w:tcPr>
          <w:p w14:paraId="7127BEAB" w14:textId="77777777" w:rsidR="00E54C0C" w:rsidRPr="00152547" w:rsidRDefault="00E54C0C" w:rsidP="00E54C0C">
            <w:pPr>
              <w:spacing w:line="240" w:lineRule="auto"/>
              <w:ind w:firstLine="0"/>
              <w:jc w:val="center"/>
              <w:rPr>
                <w:ins w:id="1621" w:author="Ryan Lemos" w:date="2018-10-19T21:15:00Z"/>
                <w:rFonts w:eastAsia="Times New Roman" w:cs="Times New Roman"/>
                <w:color w:val="000000"/>
                <w:sz w:val="22"/>
                <w:lang w:eastAsia="pt-BR"/>
              </w:rPr>
            </w:pPr>
          </w:p>
        </w:tc>
        <w:tc>
          <w:tcPr>
            <w:tcW w:w="881" w:type="dxa"/>
            <w:noWrap/>
            <w:tcPrChange w:id="1622" w:author="Ryan Lemos" w:date="2018-10-19T21:34:00Z">
              <w:tcPr>
                <w:tcW w:w="881" w:type="dxa"/>
                <w:gridSpan w:val="4"/>
                <w:noWrap/>
              </w:tcPr>
            </w:tcPrChange>
          </w:tcPr>
          <w:p w14:paraId="1CCAA594" w14:textId="77777777" w:rsidR="00E54C0C" w:rsidRPr="00152547" w:rsidRDefault="00E54C0C" w:rsidP="00E54C0C">
            <w:pPr>
              <w:spacing w:line="240" w:lineRule="auto"/>
              <w:ind w:firstLine="0"/>
              <w:jc w:val="center"/>
              <w:rPr>
                <w:ins w:id="1623" w:author="Ryan Lemos" w:date="2018-10-19T21:15:00Z"/>
                <w:rFonts w:eastAsia="Times New Roman" w:cs="Times New Roman"/>
                <w:color w:val="000000"/>
                <w:sz w:val="22"/>
                <w:lang w:eastAsia="pt-BR"/>
              </w:rPr>
            </w:pPr>
          </w:p>
        </w:tc>
      </w:tr>
    </w:tbl>
    <w:p w14:paraId="2F6198D3" w14:textId="77777777" w:rsidR="00967928" w:rsidRDefault="00967928">
      <w:pPr>
        <w:rPr>
          <w:ins w:id="1624" w:author="Ryan Lemos" w:date="2018-10-19T21:03:00Z"/>
        </w:rPr>
      </w:pPr>
    </w:p>
    <w:p w14:paraId="3C88281A" w14:textId="77777777" w:rsidR="00967928" w:rsidRDefault="00967928" w:rsidP="00967928">
      <w:pPr>
        <w:rPr>
          <w:ins w:id="1625" w:author="Ryan Lemos" w:date="2018-10-19T21:03:00Z"/>
        </w:rPr>
      </w:pPr>
    </w:p>
    <w:p w14:paraId="3E9C12BD" w14:textId="4E30ADCB" w:rsidR="00000000" w:rsidRDefault="00E63470">
      <w:pPr>
        <w:rPr>
          <w:ins w:id="1626" w:author="Ryan Lemos" w:date="2018-10-19T21:02:00Z"/>
          <w:rPrChange w:id="1627" w:author="Ryan Lemos" w:date="2018-10-19T21:03:00Z">
            <w:rPr>
              <w:ins w:id="1628" w:author="Ryan Lemos" w:date="2018-10-19T21:02:00Z"/>
            </w:rPr>
          </w:rPrChange>
        </w:rPr>
        <w:sectPr w:rsidR="00000000" w:rsidSect="00967928">
          <w:pgSz w:w="16838" w:h="11906" w:orient="landscape"/>
          <w:pgMar w:top="1134" w:right="1134" w:bottom="1701" w:left="1701" w:header="708" w:footer="708" w:gutter="0"/>
          <w:cols w:space="708"/>
          <w:docGrid w:linePitch="360"/>
          <w:sectPrChange w:id="1629" w:author="Ryan Lemos" w:date="2018-10-19T21:03:00Z">
            <w:sectPr w:rsidR="00000000" w:rsidSect="00967928">
              <w:pgSz w:w="11906" w:h="16838" w:orient="portrait"/>
              <w:pgMar w:top="1701" w:right="1134" w:bottom="1134" w:left="1701" w:header="708" w:footer="708" w:gutter="0"/>
            </w:sectPr>
          </w:sectPrChange>
        </w:sectPr>
        <w:pPrChange w:id="1630" w:author="Ryan Lemos" w:date="2018-10-19T21:03:00Z">
          <w:pPr>
            <w:pStyle w:val="Ttulo1"/>
          </w:pPr>
        </w:pPrChange>
      </w:pPr>
    </w:p>
    <w:p w14:paraId="34D3B4ED" w14:textId="4E7741BD" w:rsidR="00484BEC" w:rsidRPr="00484BEC" w:rsidDel="00967928" w:rsidRDefault="00484BEC">
      <w:pPr>
        <w:pStyle w:val="Ttulo1"/>
        <w:numPr>
          <w:ilvl w:val="0"/>
          <w:numId w:val="0"/>
        </w:numPr>
        <w:rPr>
          <w:del w:id="1631" w:author="Ryan Lemos" w:date="2018-10-19T21:03:00Z"/>
        </w:rPr>
        <w:pPrChange w:id="1632" w:author="Ryan Lemos" w:date="2018-10-19T21:02:00Z">
          <w:pPr>
            <w:pStyle w:val="Ttulo1"/>
          </w:pPr>
        </w:pPrChange>
      </w:pPr>
    </w:p>
    <w:p w14:paraId="433B8F6C" w14:textId="435CDC86" w:rsidR="00484BEC" w:rsidRPr="00484BEC" w:rsidDel="00967928" w:rsidRDefault="00484BEC" w:rsidP="00484BEC">
      <w:pPr>
        <w:spacing w:after="160" w:line="259" w:lineRule="auto"/>
        <w:ind w:firstLine="0"/>
        <w:jc w:val="left"/>
        <w:outlineLvl w:val="9"/>
        <w:rPr>
          <w:del w:id="1633" w:author="Ryan Lemos" w:date="2018-10-19T21:02:00Z"/>
        </w:rPr>
      </w:pPr>
      <w:del w:id="1634" w:author="Ryan Lemos" w:date="2018-10-19T21:02:00Z">
        <w:r w:rsidDel="00967928">
          <w:br w:type="page"/>
        </w:r>
      </w:del>
    </w:p>
    <w:sdt>
      <w:sdtPr>
        <w:rPr>
          <w:rFonts w:eastAsiaTheme="minorHAnsi" w:cstheme="minorBidi"/>
          <w:b w:val="0"/>
          <w:caps w:val="0"/>
          <w:szCs w:val="22"/>
        </w:rPr>
        <w:id w:val="-1786639704"/>
        <w:docPartObj>
          <w:docPartGallery w:val="Bibliographies"/>
          <w:docPartUnique/>
        </w:docPartObj>
      </w:sdtPr>
      <w:sdtEndPr/>
      <w:sdtContent>
        <w:p w14:paraId="22F1D234" w14:textId="77777777" w:rsidR="00D61CB9" w:rsidRDefault="00D61CB9" w:rsidP="005A2D83">
          <w:pPr>
            <w:pStyle w:val="Ttulo1"/>
            <w:numPr>
              <w:ilvl w:val="0"/>
              <w:numId w:val="0"/>
            </w:numPr>
            <w:jc w:val="center"/>
          </w:pPr>
          <w:r>
            <w:t>Referências</w:t>
          </w:r>
        </w:p>
        <w:sdt>
          <w:sdtPr>
            <w:id w:val="-573587230"/>
            <w:bibliography/>
          </w:sdtPr>
          <w:sdtEndPr/>
          <w:sdtContent>
            <w:p w14:paraId="4AB3FC0A" w14:textId="77777777" w:rsidR="004D1124" w:rsidRDefault="00D61CB9" w:rsidP="004D1124">
              <w:pPr>
                <w:pStyle w:val="Bibliografia"/>
                <w:rPr>
                  <w:noProof/>
                  <w:szCs w:val="24"/>
                </w:rPr>
              </w:pPr>
              <w:r>
                <w:fldChar w:fldCharType="begin"/>
              </w:r>
              <w:r>
                <w:instrText>BIBLIOGRAPHY</w:instrText>
              </w:r>
              <w:r>
                <w:fldChar w:fldCharType="separate"/>
              </w:r>
              <w:r w:rsidR="004D1124">
                <w:rPr>
                  <w:noProof/>
                </w:rPr>
                <w:t xml:space="preserve">ALVES, J. R. M. et al. </w:t>
              </w:r>
              <w:r w:rsidR="004D1124">
                <w:rPr>
                  <w:b/>
                  <w:bCs/>
                  <w:noProof/>
                </w:rPr>
                <w:t>Educação a Distância:</w:t>
              </w:r>
              <w:r w:rsidR="004D1124">
                <w:rPr>
                  <w:noProof/>
                </w:rPr>
                <w:t xml:space="preserve"> o estado da arte. São Paulo: Pearson Education do Brasil, v. 1, 2009.</w:t>
              </w:r>
            </w:p>
            <w:p w14:paraId="75D8DC41" w14:textId="77777777" w:rsidR="004D1124" w:rsidRDefault="004D1124" w:rsidP="004D1124">
              <w:pPr>
                <w:pStyle w:val="Bibliografia"/>
                <w:rPr>
                  <w:noProof/>
                </w:rPr>
              </w:pPr>
              <w:r>
                <w:rPr>
                  <w:noProof/>
                </w:rPr>
                <w:t xml:space="preserve">BABBEL. </w:t>
              </w:r>
              <w:r>
                <w:rPr>
                  <w:b/>
                  <w:bCs/>
                  <w:noProof/>
                </w:rPr>
                <w:t>Preços</w:t>
              </w:r>
              <w:r>
                <w:rPr>
                  <w:noProof/>
                </w:rPr>
                <w:t>, 2018. Disponível em: &lt;https://home.babbel.com/prices&gt;. Acesso em: 23 ago. 2018.</w:t>
              </w:r>
            </w:p>
            <w:p w14:paraId="1B86948A" w14:textId="77777777" w:rsidR="004D1124" w:rsidRDefault="004D1124" w:rsidP="004D1124">
              <w:pPr>
                <w:pStyle w:val="Bibliografia"/>
                <w:rPr>
                  <w:noProof/>
                </w:rPr>
              </w:pPr>
              <w:r>
                <w:rPr>
                  <w:noProof/>
                </w:rPr>
                <w:t xml:space="preserve">BABBEL. </w:t>
              </w:r>
              <w:r>
                <w:rPr>
                  <w:b/>
                  <w:bCs/>
                  <w:noProof/>
                </w:rPr>
                <w:t>Fale um idioma como sempre sonhou</w:t>
              </w:r>
              <w:r>
                <w:rPr>
                  <w:noProof/>
                </w:rPr>
                <w:t>, 2018. Disponível em: &lt;https://pt.babbel.com/&gt;. Acesso em: 23 ago. 2018.</w:t>
              </w:r>
            </w:p>
            <w:p w14:paraId="14FD2D67" w14:textId="77777777" w:rsidR="004D1124" w:rsidRDefault="004D1124" w:rsidP="004D1124">
              <w:pPr>
                <w:pStyle w:val="Bibliografia"/>
                <w:rPr>
                  <w:noProof/>
                </w:rPr>
              </w:pPr>
              <w:r>
                <w:rPr>
                  <w:noProof/>
                </w:rPr>
                <w:t xml:space="preserve">BARANAUSKAS, M. C. C.; ROCHA, H. V. D. </w:t>
              </w:r>
              <w:r>
                <w:rPr>
                  <w:b/>
                  <w:bCs/>
                  <w:noProof/>
                </w:rPr>
                <w:t>Design e Avaliação de Interfaces Humano-Computador</w:t>
              </w:r>
              <w:r>
                <w:rPr>
                  <w:noProof/>
                </w:rPr>
                <w:t>. Campinas: UNIVERSIDADE ESTADUAL DE CAMPINAS, 2003.</w:t>
              </w:r>
            </w:p>
            <w:p w14:paraId="4FC395E5" w14:textId="77777777" w:rsidR="004D1124" w:rsidRDefault="004D1124" w:rsidP="004D1124">
              <w:pPr>
                <w:pStyle w:val="Bibliografia"/>
                <w:rPr>
                  <w:noProof/>
                </w:rPr>
              </w:pPr>
              <w:r>
                <w:rPr>
                  <w:noProof/>
                </w:rPr>
                <w:t xml:space="preserve">BENTO, E. J. </w:t>
              </w:r>
              <w:r>
                <w:rPr>
                  <w:b/>
                  <w:bCs/>
                  <w:noProof/>
                </w:rPr>
                <w:t>Desenvolvimento Web com PHP e MySQL</w:t>
              </w:r>
              <w:r>
                <w:rPr>
                  <w:noProof/>
                </w:rPr>
                <w:t>. São Paulo: Casa do Código, 2013.</w:t>
              </w:r>
            </w:p>
            <w:p w14:paraId="1D5A44FD" w14:textId="77777777" w:rsidR="004D1124" w:rsidRDefault="004D1124" w:rsidP="004D1124">
              <w:pPr>
                <w:pStyle w:val="Bibliografia"/>
                <w:rPr>
                  <w:noProof/>
                </w:rPr>
              </w:pPr>
              <w:r>
                <w:rPr>
                  <w:noProof/>
                </w:rPr>
                <w:t xml:space="preserve">CAELUM. </w:t>
              </w:r>
              <w:r>
                <w:rPr>
                  <w:b/>
                  <w:bCs/>
                  <w:noProof/>
                </w:rPr>
                <w:t>Desenvolvimento Web com HTML, CSS e JavaScript</w:t>
              </w:r>
              <w:r>
                <w:rPr>
                  <w:noProof/>
                </w:rPr>
                <w:t>. São Paulo: Caelum ensino e inovação, 2018. Disponível em: &lt;https://www.caelum.com.br/download/caelum-html-css-javascript.pdf&gt;. Acesso em: 07 out. 2018.</w:t>
              </w:r>
            </w:p>
            <w:p w14:paraId="2B156CBC" w14:textId="77777777" w:rsidR="004D1124" w:rsidRDefault="004D1124" w:rsidP="004D1124">
              <w:pPr>
                <w:pStyle w:val="Bibliografia"/>
                <w:rPr>
                  <w:noProof/>
                </w:rPr>
              </w:pPr>
              <w:r>
                <w:rPr>
                  <w:noProof/>
                </w:rPr>
                <w:t xml:space="preserve">CAMPOS, A. L. N. </w:t>
              </w:r>
              <w:r>
                <w:rPr>
                  <w:b/>
                  <w:bCs/>
                  <w:noProof/>
                </w:rPr>
                <w:t>Modelagem de Processos com BPMN</w:t>
              </w:r>
              <w:r>
                <w:rPr>
                  <w:noProof/>
                </w:rPr>
                <w:t>. 2. ed. Rio de Janeiro: Brasport, 2014.</w:t>
              </w:r>
            </w:p>
            <w:p w14:paraId="6FF9456E" w14:textId="77777777" w:rsidR="004D1124" w:rsidRDefault="004D1124" w:rsidP="004D1124">
              <w:pPr>
                <w:pStyle w:val="Bibliografia"/>
                <w:rPr>
                  <w:noProof/>
                </w:rPr>
              </w:pPr>
              <w:r>
                <w:rPr>
                  <w:noProof/>
                </w:rPr>
                <w:t xml:space="preserve">CARVALHO, V. </w:t>
              </w:r>
              <w:r>
                <w:rPr>
                  <w:b/>
                  <w:bCs/>
                  <w:noProof/>
                </w:rPr>
                <w:t>MySQL:</w:t>
              </w:r>
              <w:r>
                <w:rPr>
                  <w:noProof/>
                </w:rPr>
                <w:t xml:space="preserve"> Comece com o principal banco de dados open source do mercado. São Paulo: Casa do Código, 2015.</w:t>
              </w:r>
            </w:p>
            <w:p w14:paraId="48E984B2" w14:textId="77777777" w:rsidR="004D1124" w:rsidRDefault="004D1124" w:rsidP="004D1124">
              <w:pPr>
                <w:pStyle w:val="Bibliografia"/>
                <w:rPr>
                  <w:noProof/>
                </w:rPr>
              </w:pPr>
              <w:r>
                <w:rPr>
                  <w:noProof/>
                </w:rPr>
                <w:t xml:space="preserve">CCAA. </w:t>
              </w:r>
              <w:r>
                <w:rPr>
                  <w:b/>
                  <w:bCs/>
                  <w:noProof/>
                </w:rPr>
                <w:t>Espaço CCAA Aluno</w:t>
              </w:r>
              <w:r>
                <w:rPr>
                  <w:noProof/>
                </w:rPr>
                <w:t>, sd. Disponível em: &lt;https://www.ccaa.com.br/espacoccaa/conteudos/&gt;. Acesso em: 23 ago. 2018.</w:t>
              </w:r>
            </w:p>
            <w:p w14:paraId="419484B2" w14:textId="77777777" w:rsidR="004D1124" w:rsidRDefault="004D1124" w:rsidP="004D1124">
              <w:pPr>
                <w:pStyle w:val="Bibliografia"/>
                <w:rPr>
                  <w:noProof/>
                </w:rPr>
              </w:pPr>
              <w:r>
                <w:rPr>
                  <w:noProof/>
                </w:rPr>
                <w:t xml:space="preserve">CROCKFORD, D. </w:t>
              </w:r>
              <w:r>
                <w:rPr>
                  <w:b/>
                  <w:bCs/>
                  <w:noProof/>
                </w:rPr>
                <w:t>JavaScript:</w:t>
              </w:r>
              <w:r>
                <w:rPr>
                  <w:noProof/>
                </w:rPr>
                <w:t xml:space="preserve"> The Good Parts. Sebastopol: O'Reilly, 2008.</w:t>
              </w:r>
            </w:p>
            <w:p w14:paraId="79B366F2" w14:textId="77777777" w:rsidR="004D1124" w:rsidRDefault="004D1124" w:rsidP="004D1124">
              <w:pPr>
                <w:pStyle w:val="Bibliografia"/>
                <w:rPr>
                  <w:noProof/>
                </w:rPr>
              </w:pPr>
              <w:r>
                <w:rPr>
                  <w:noProof/>
                </w:rPr>
                <w:t xml:space="preserve">DIAS, D. D. S.; SILVA, M. F. D. </w:t>
              </w:r>
              <w:r>
                <w:rPr>
                  <w:b/>
                  <w:bCs/>
                  <w:noProof/>
                </w:rPr>
                <w:t>Como escrever uma monografia:</w:t>
              </w:r>
              <w:r>
                <w:rPr>
                  <w:noProof/>
                </w:rPr>
                <w:t xml:space="preserve"> Manual de elaboração com exemplos e exercícios. Rio de Janeiro: Atlas, 2010.</w:t>
              </w:r>
            </w:p>
            <w:p w14:paraId="72813A49" w14:textId="77777777" w:rsidR="004D1124" w:rsidRDefault="004D1124" w:rsidP="004D1124">
              <w:pPr>
                <w:pStyle w:val="Bibliografia"/>
                <w:rPr>
                  <w:noProof/>
                </w:rPr>
              </w:pPr>
              <w:r>
                <w:rPr>
                  <w:noProof/>
                </w:rPr>
                <w:t xml:space="preserve">DUOLINGO. </w:t>
              </w:r>
              <w:r>
                <w:rPr>
                  <w:b/>
                  <w:bCs/>
                  <w:noProof/>
                </w:rPr>
                <w:t>Aprenda idiomas de graça. Para sempre</w:t>
              </w:r>
              <w:r>
                <w:rPr>
                  <w:noProof/>
                </w:rPr>
                <w:t>, sd. Disponível em: &lt;https://pt.duolingo.com/&gt;. Acesso em: 23 ago. 2018.</w:t>
              </w:r>
            </w:p>
            <w:p w14:paraId="62A603C5" w14:textId="77777777" w:rsidR="004D1124" w:rsidRDefault="004D1124" w:rsidP="004D1124">
              <w:pPr>
                <w:pStyle w:val="Bibliografia"/>
                <w:rPr>
                  <w:noProof/>
                </w:rPr>
              </w:pPr>
              <w:r>
                <w:rPr>
                  <w:noProof/>
                </w:rPr>
                <w:t xml:space="preserve">ELMASRI, R.; NAVATHE, S. B. </w:t>
              </w:r>
              <w:r>
                <w:rPr>
                  <w:b/>
                  <w:bCs/>
                  <w:noProof/>
                </w:rPr>
                <w:t>Sistemas de Banco de Dados</w:t>
              </w:r>
              <w:r>
                <w:rPr>
                  <w:noProof/>
                </w:rPr>
                <w:t>. 6. ed. São Paulo: Pearson Education, 2011.</w:t>
              </w:r>
            </w:p>
            <w:p w14:paraId="15EB8325" w14:textId="77777777" w:rsidR="004D1124" w:rsidRDefault="004D1124" w:rsidP="004D1124">
              <w:pPr>
                <w:pStyle w:val="Bibliografia"/>
                <w:rPr>
                  <w:noProof/>
                </w:rPr>
              </w:pPr>
              <w:r>
                <w:rPr>
                  <w:noProof/>
                </w:rPr>
                <w:t xml:space="preserve">FERREIRA, A. B. D. H. </w:t>
              </w:r>
              <w:r>
                <w:rPr>
                  <w:b/>
                  <w:bCs/>
                  <w:noProof/>
                </w:rPr>
                <w:t>Mini Aurélio Século XXI:</w:t>
              </w:r>
              <w:r>
                <w:rPr>
                  <w:noProof/>
                </w:rPr>
                <w:t xml:space="preserve"> O minidicionário da língua portuguesa. 5. ed. Rio de Janeiro: Nova Fronteira S.A, 2001.</w:t>
              </w:r>
            </w:p>
            <w:p w14:paraId="0712EF79" w14:textId="77777777" w:rsidR="004D1124" w:rsidRDefault="004D1124" w:rsidP="004D1124">
              <w:pPr>
                <w:pStyle w:val="Bibliografia"/>
                <w:rPr>
                  <w:noProof/>
                </w:rPr>
              </w:pPr>
              <w:r>
                <w:rPr>
                  <w:noProof/>
                </w:rPr>
                <w:t xml:space="preserve">GOOGLE. </w:t>
              </w:r>
              <w:r>
                <w:rPr>
                  <w:b/>
                  <w:bCs/>
                  <w:noProof/>
                </w:rPr>
                <w:t>Sobre o Google Sala de aula</w:t>
              </w:r>
              <w:r>
                <w:rPr>
                  <w:noProof/>
                </w:rPr>
                <w:t>, 2018. Disponível em: &lt;https://support.google.com/edu/classroom/answer/6020279?hl=pt-BR#&gt;. Acesso em: 23 ago. 2018.</w:t>
              </w:r>
            </w:p>
            <w:p w14:paraId="7C799DF0" w14:textId="77777777" w:rsidR="004D1124" w:rsidRDefault="004D1124" w:rsidP="004D1124">
              <w:pPr>
                <w:pStyle w:val="Bibliografia"/>
                <w:rPr>
                  <w:noProof/>
                </w:rPr>
              </w:pPr>
              <w:r>
                <w:rPr>
                  <w:noProof/>
                </w:rPr>
                <w:lastRenderedPageBreak/>
                <w:t xml:space="preserve">HINZ, M. A. M. </w:t>
              </w:r>
              <w:r>
                <w:rPr>
                  <w:b/>
                  <w:bCs/>
                  <w:noProof/>
                </w:rPr>
                <w:t>Um estudo descritivo de novos algoritmos de criptografia</w:t>
              </w:r>
              <w:r>
                <w:rPr>
                  <w:noProof/>
                </w:rPr>
                <w:t>. Dissertação (Bacharel em Informática) - UFP. Pelotas, p. 58. 2000.</w:t>
              </w:r>
            </w:p>
            <w:p w14:paraId="60AD0E1A" w14:textId="77777777" w:rsidR="004D1124" w:rsidRDefault="004D1124" w:rsidP="004D1124">
              <w:pPr>
                <w:pStyle w:val="Bibliografia"/>
                <w:rPr>
                  <w:noProof/>
                </w:rPr>
              </w:pPr>
              <w:r>
                <w:rPr>
                  <w:noProof/>
                </w:rPr>
                <w:t xml:space="preserve">HIRAMA, K. </w:t>
              </w:r>
              <w:r>
                <w:rPr>
                  <w:b/>
                  <w:bCs/>
                  <w:noProof/>
                </w:rPr>
                <w:t>Engenharia de Software:</w:t>
              </w:r>
              <w:r>
                <w:rPr>
                  <w:noProof/>
                </w:rPr>
                <w:t xml:space="preserve"> Qualidade e Produtividade com Tecnologia. Rio de Janeiro: Elsevier, 2011.</w:t>
              </w:r>
            </w:p>
            <w:p w14:paraId="6A02D67B" w14:textId="77777777" w:rsidR="004D1124" w:rsidRDefault="004D1124" w:rsidP="004D1124">
              <w:pPr>
                <w:pStyle w:val="Bibliografia"/>
                <w:rPr>
                  <w:noProof/>
                </w:rPr>
              </w:pPr>
              <w:r>
                <w:rPr>
                  <w:noProof/>
                </w:rPr>
                <w:t xml:space="preserve">INSTITUTE OF ELETRICAL AND ELETRONICS ENGINEERS. </w:t>
              </w:r>
              <w:r>
                <w:rPr>
                  <w:b/>
                  <w:bCs/>
                  <w:noProof/>
                </w:rPr>
                <w:t>IEE Std 610.12-1990:</w:t>
              </w:r>
              <w:r>
                <w:rPr>
                  <w:noProof/>
                </w:rPr>
                <w:t xml:space="preserve"> IEEE Standard Glossary of Software Engineering Terminology. New York: [s.n.], 1990. 84 p.</w:t>
              </w:r>
            </w:p>
            <w:p w14:paraId="09EB2120" w14:textId="77777777" w:rsidR="004D1124" w:rsidRDefault="004D1124" w:rsidP="004D1124">
              <w:pPr>
                <w:pStyle w:val="Bibliografia"/>
                <w:rPr>
                  <w:noProof/>
                </w:rPr>
              </w:pPr>
              <w:r>
                <w:rPr>
                  <w:noProof/>
                </w:rPr>
                <w:t xml:space="preserve">LOCKHART, J. </w:t>
              </w:r>
              <w:r>
                <w:rPr>
                  <w:b/>
                  <w:bCs/>
                  <w:noProof/>
                </w:rPr>
                <w:t>PHP Moderno</w:t>
              </w:r>
              <w:r>
                <w:rPr>
                  <w:noProof/>
                </w:rPr>
                <w:t>. São Paulo: Novatec, 2015.</w:t>
              </w:r>
            </w:p>
            <w:p w14:paraId="1C628671" w14:textId="77777777" w:rsidR="004D1124" w:rsidRDefault="004D1124" w:rsidP="004D1124">
              <w:pPr>
                <w:pStyle w:val="Bibliografia"/>
                <w:rPr>
                  <w:noProof/>
                </w:rPr>
              </w:pPr>
              <w:r>
                <w:rPr>
                  <w:noProof/>
                </w:rPr>
                <w:t xml:space="preserve">MCFARLAND, D. S. </w:t>
              </w:r>
              <w:r>
                <w:rPr>
                  <w:b/>
                  <w:bCs/>
                  <w:noProof/>
                </w:rPr>
                <w:t>CSS3:</w:t>
              </w:r>
              <w:r>
                <w:rPr>
                  <w:noProof/>
                </w:rPr>
                <w:t xml:space="preserve"> the missing manual. 3. ed. Sebastopol: O'Reilly, 2013.</w:t>
              </w:r>
            </w:p>
            <w:p w14:paraId="0ACC7146" w14:textId="77777777" w:rsidR="004D1124" w:rsidRDefault="004D1124" w:rsidP="004D1124">
              <w:pPr>
                <w:pStyle w:val="Bibliografia"/>
                <w:rPr>
                  <w:noProof/>
                </w:rPr>
              </w:pPr>
              <w:r>
                <w:rPr>
                  <w:noProof/>
                </w:rPr>
                <w:t xml:space="preserve">MORENO, E. D.; PEREIRA, F. D.; CHIARAMONTE, R. B. </w:t>
              </w:r>
              <w:r>
                <w:rPr>
                  <w:b/>
                  <w:bCs/>
                  <w:noProof/>
                </w:rPr>
                <w:t>Criptografia em Hardware e Software</w:t>
              </w:r>
              <w:r>
                <w:rPr>
                  <w:noProof/>
                </w:rPr>
                <w:t>. São Paulo: Novatec, 2005.</w:t>
              </w:r>
            </w:p>
            <w:p w14:paraId="60224433" w14:textId="77777777" w:rsidR="004D1124" w:rsidRDefault="004D1124" w:rsidP="004D1124">
              <w:pPr>
                <w:pStyle w:val="Bibliografia"/>
                <w:rPr>
                  <w:noProof/>
                </w:rPr>
              </w:pPr>
              <w:r>
                <w:rPr>
                  <w:noProof/>
                </w:rPr>
                <w:t xml:space="preserve">NETO, J. A. D. M. et al. </w:t>
              </w:r>
              <w:r>
                <w:rPr>
                  <w:b/>
                  <w:bCs/>
                  <w:noProof/>
                </w:rPr>
                <w:t>Educação a distância:</w:t>
              </w:r>
              <w:r>
                <w:rPr>
                  <w:noProof/>
                </w:rPr>
                <w:t xml:space="preserve"> o estado da arte. São Paulo: Pearson Education do Brasil, v. 2, 2012.</w:t>
              </w:r>
            </w:p>
            <w:p w14:paraId="1D9F3418" w14:textId="77777777" w:rsidR="004D1124" w:rsidRDefault="004D1124" w:rsidP="004D1124">
              <w:pPr>
                <w:pStyle w:val="Bibliografia"/>
                <w:rPr>
                  <w:noProof/>
                </w:rPr>
              </w:pPr>
              <w:r>
                <w:rPr>
                  <w:noProof/>
                </w:rPr>
                <w:t xml:space="preserve">OTWELL, T. Encryption. </w:t>
              </w:r>
              <w:r>
                <w:rPr>
                  <w:b/>
                  <w:bCs/>
                  <w:noProof/>
                </w:rPr>
                <w:t>Laravel Docs</w:t>
              </w:r>
              <w:r>
                <w:rPr>
                  <w:noProof/>
                </w:rPr>
                <w:t>, 2018. Disponível em: &lt;https://laravel.com/docs/5.7/encryption&gt;. Acesso em: 05 out. 2018.</w:t>
              </w:r>
            </w:p>
            <w:p w14:paraId="7F9E2ED8" w14:textId="77777777" w:rsidR="004D1124" w:rsidRDefault="004D1124" w:rsidP="004D1124">
              <w:pPr>
                <w:pStyle w:val="Bibliografia"/>
                <w:rPr>
                  <w:noProof/>
                </w:rPr>
              </w:pPr>
              <w:r>
                <w:rPr>
                  <w:noProof/>
                </w:rPr>
                <w:t xml:space="preserve">PHP. </w:t>
              </w:r>
              <w:r>
                <w:rPr>
                  <w:b/>
                  <w:bCs/>
                  <w:noProof/>
                </w:rPr>
                <w:t>O que é o PHP?</w:t>
              </w:r>
              <w:r>
                <w:rPr>
                  <w:noProof/>
                </w:rPr>
                <w:t>, 2018. Disponível em: &lt;https://secure.php.net/manual/pt_BR/intro-whatis.php&gt;. Acesso em: 30 set. 2018.</w:t>
              </w:r>
            </w:p>
            <w:p w14:paraId="72780229" w14:textId="77777777" w:rsidR="004D1124" w:rsidRDefault="004D1124" w:rsidP="004D1124">
              <w:pPr>
                <w:pStyle w:val="Bibliografia"/>
                <w:rPr>
                  <w:noProof/>
                </w:rPr>
              </w:pPr>
              <w:r>
                <w:rPr>
                  <w:noProof/>
                </w:rPr>
                <w:t xml:space="preserve">PHP. Modelo de Armazenamento Criptografado. </w:t>
              </w:r>
              <w:r>
                <w:rPr>
                  <w:b/>
                  <w:bCs/>
                  <w:noProof/>
                </w:rPr>
                <w:t>php.net</w:t>
              </w:r>
              <w:r>
                <w:rPr>
                  <w:noProof/>
                </w:rPr>
                <w:t>, 2018. Disponível em: &lt;https://secure.php.net/manual/pt_BR/security.database.storage.php&gt;. Acesso em: 05 out. 2018.</w:t>
              </w:r>
            </w:p>
            <w:p w14:paraId="00F7DC1B" w14:textId="77777777" w:rsidR="004D1124" w:rsidRDefault="004D1124" w:rsidP="004D1124">
              <w:pPr>
                <w:pStyle w:val="Bibliografia"/>
                <w:rPr>
                  <w:noProof/>
                </w:rPr>
              </w:pPr>
              <w:r>
                <w:rPr>
                  <w:noProof/>
                </w:rPr>
                <w:t xml:space="preserve">PRESSMAN, R. S. </w:t>
              </w:r>
              <w:r>
                <w:rPr>
                  <w:b/>
                  <w:bCs/>
                  <w:noProof/>
                </w:rPr>
                <w:t>Engenharia de Software:</w:t>
              </w:r>
              <w:r>
                <w:rPr>
                  <w:noProof/>
                </w:rPr>
                <w:t xml:space="preserve"> Uma abordagem Profissional. 7. ed. Porto Alegre: Bookman, 2011.</w:t>
              </w:r>
            </w:p>
            <w:p w14:paraId="3FC39901" w14:textId="77777777" w:rsidR="004D1124" w:rsidRDefault="004D1124" w:rsidP="004D1124">
              <w:pPr>
                <w:pStyle w:val="Bibliografia"/>
                <w:rPr>
                  <w:noProof/>
                </w:rPr>
              </w:pPr>
              <w:r>
                <w:rPr>
                  <w:noProof/>
                </w:rPr>
                <w:t xml:space="preserve">ROBBINS, J. N. </w:t>
              </w:r>
              <w:r>
                <w:rPr>
                  <w:b/>
                  <w:bCs/>
                  <w:noProof/>
                </w:rPr>
                <w:t>HTML5:</w:t>
              </w:r>
              <w:r>
                <w:rPr>
                  <w:noProof/>
                </w:rPr>
                <w:t xml:space="preserve"> Pocket Reference. 5. ed. Sebastopol: O'Reilly, 2013.</w:t>
              </w:r>
            </w:p>
            <w:p w14:paraId="4DD180BF" w14:textId="77777777" w:rsidR="004D1124" w:rsidRDefault="004D1124" w:rsidP="004D1124">
              <w:pPr>
                <w:pStyle w:val="Bibliografia"/>
                <w:rPr>
                  <w:noProof/>
                </w:rPr>
              </w:pPr>
              <w:r>
                <w:rPr>
                  <w:noProof/>
                </w:rPr>
                <w:t xml:space="preserve">SAENGTONGSRIKAMON, C.; MEESAD, P.; SUNANTHA, S. Scanner-Based Optical Mark Recognition. </w:t>
              </w:r>
              <w:r>
                <w:rPr>
                  <w:b/>
                  <w:bCs/>
                  <w:noProof/>
                </w:rPr>
                <w:t>International Conference on Computing and Information Technology</w:t>
              </w:r>
              <w:r>
                <w:rPr>
                  <w:noProof/>
                </w:rPr>
                <w:t>, Bangkok, 2017. 5.</w:t>
              </w:r>
            </w:p>
            <w:p w14:paraId="79450C54" w14:textId="77777777" w:rsidR="004D1124" w:rsidRDefault="004D1124" w:rsidP="004D1124">
              <w:pPr>
                <w:pStyle w:val="Bibliografia"/>
                <w:rPr>
                  <w:noProof/>
                </w:rPr>
              </w:pPr>
              <w:r>
                <w:rPr>
                  <w:noProof/>
                </w:rPr>
                <w:t xml:space="preserve">SANDHU, R. S. Role-based Access Control. In: SANDHU, R. S. </w:t>
              </w:r>
              <w:r>
                <w:rPr>
                  <w:b/>
                  <w:bCs/>
                  <w:noProof/>
                </w:rPr>
                <w:t>Advances in Computers</w:t>
              </w:r>
              <w:r>
                <w:rPr>
                  <w:noProof/>
                </w:rPr>
                <w:t>. Fairfax: Academic Press, v. 46, 1998. p. 237-286.</w:t>
              </w:r>
            </w:p>
            <w:p w14:paraId="68F6F6C3" w14:textId="77777777" w:rsidR="004D1124" w:rsidRDefault="004D1124" w:rsidP="004D1124">
              <w:pPr>
                <w:pStyle w:val="Bibliografia"/>
                <w:rPr>
                  <w:noProof/>
                </w:rPr>
              </w:pPr>
              <w:r>
                <w:rPr>
                  <w:noProof/>
                </w:rPr>
                <w:t xml:space="preserve">SEVERINO, A. J. </w:t>
              </w:r>
              <w:r>
                <w:rPr>
                  <w:b/>
                  <w:bCs/>
                  <w:noProof/>
                </w:rPr>
                <w:t>Metodologia de trabalho científico</w:t>
              </w:r>
              <w:r>
                <w:rPr>
                  <w:noProof/>
                </w:rPr>
                <w:t>. 22. ed. São Paulo: Cortez, 2002.</w:t>
              </w:r>
            </w:p>
            <w:p w14:paraId="6565879B" w14:textId="77777777" w:rsidR="004D1124" w:rsidRDefault="004D1124" w:rsidP="004D1124">
              <w:pPr>
                <w:pStyle w:val="Bibliografia"/>
                <w:rPr>
                  <w:noProof/>
                </w:rPr>
              </w:pPr>
              <w:r>
                <w:rPr>
                  <w:noProof/>
                </w:rPr>
                <w:t xml:space="preserve">SILBERCHATZ, A.; KORTH, H. F.; SUDARSHAN, S. </w:t>
              </w:r>
              <w:r>
                <w:rPr>
                  <w:b/>
                  <w:bCs/>
                  <w:noProof/>
                </w:rPr>
                <w:t>Sistema de Banco de Dados</w:t>
              </w:r>
              <w:r>
                <w:rPr>
                  <w:noProof/>
                </w:rPr>
                <w:t>. 3. ed. São Paulo: Pearson Education, 1999.</w:t>
              </w:r>
            </w:p>
            <w:p w14:paraId="03102D50" w14:textId="77777777" w:rsidR="004D1124" w:rsidRDefault="004D1124" w:rsidP="004D1124">
              <w:pPr>
                <w:pStyle w:val="Bibliografia"/>
                <w:rPr>
                  <w:noProof/>
                </w:rPr>
              </w:pPr>
              <w:r>
                <w:rPr>
                  <w:noProof/>
                </w:rPr>
                <w:t xml:space="preserve">SILVER, B. </w:t>
              </w:r>
              <w:r>
                <w:rPr>
                  <w:b/>
                  <w:bCs/>
                  <w:noProof/>
                </w:rPr>
                <w:t>BPMN Method and Style:</w:t>
              </w:r>
              <w:r>
                <w:rPr>
                  <w:noProof/>
                </w:rPr>
                <w:t xml:space="preserve"> with Bpmn Implementer's Guide. 2. ed. Altadena: Cody-Cassidy Press, 2017.</w:t>
              </w:r>
            </w:p>
            <w:p w14:paraId="1EA70E09" w14:textId="77777777" w:rsidR="004D1124" w:rsidRDefault="004D1124" w:rsidP="004D1124">
              <w:pPr>
                <w:pStyle w:val="Bibliografia"/>
                <w:rPr>
                  <w:noProof/>
                </w:rPr>
              </w:pPr>
              <w:r>
                <w:rPr>
                  <w:noProof/>
                </w:rPr>
                <w:lastRenderedPageBreak/>
                <w:t xml:space="preserve">SKLAR, D. </w:t>
              </w:r>
              <w:r>
                <w:rPr>
                  <w:b/>
                  <w:bCs/>
                  <w:noProof/>
                </w:rPr>
                <w:t>Aprendendo PHP:</w:t>
              </w:r>
              <w:r>
                <w:rPr>
                  <w:noProof/>
                </w:rPr>
                <w:t xml:space="preserve"> Introdução amigável à linguagem mais popular da WEB. São Paulo: Novatec, 2016.</w:t>
              </w:r>
            </w:p>
            <w:p w14:paraId="09D23D0D" w14:textId="77777777" w:rsidR="004D1124" w:rsidRDefault="004D1124" w:rsidP="004D1124">
              <w:pPr>
                <w:pStyle w:val="Bibliografia"/>
                <w:rPr>
                  <w:noProof/>
                </w:rPr>
              </w:pPr>
              <w:r>
                <w:rPr>
                  <w:noProof/>
                </w:rPr>
                <w:t xml:space="preserve">SOMMERVILLE, I. </w:t>
              </w:r>
              <w:r>
                <w:rPr>
                  <w:b/>
                  <w:bCs/>
                  <w:noProof/>
                </w:rPr>
                <w:t>Engenharia de Software</w:t>
              </w:r>
              <w:r>
                <w:rPr>
                  <w:noProof/>
                </w:rPr>
                <w:t>. 9. ed. São Paulo: Pearson Prentice Hall, 2011.</w:t>
              </w:r>
            </w:p>
            <w:p w14:paraId="617CD4AB" w14:textId="77777777" w:rsidR="004D1124" w:rsidRDefault="004D1124" w:rsidP="004D1124">
              <w:pPr>
                <w:pStyle w:val="Bibliografia"/>
                <w:rPr>
                  <w:noProof/>
                </w:rPr>
              </w:pPr>
              <w:r>
                <w:rPr>
                  <w:noProof/>
                </w:rPr>
                <w:t xml:space="preserve">STAUFFER, M. </w:t>
              </w:r>
              <w:r>
                <w:rPr>
                  <w:b/>
                  <w:bCs/>
                  <w:noProof/>
                </w:rPr>
                <w:t>Desenvolvendo com Laravel:</w:t>
              </w:r>
              <w:r>
                <w:rPr>
                  <w:noProof/>
                </w:rPr>
                <w:t xml:space="preserve"> Um Framework para construção de aplicativos PHP modernos. 1. ed. São Paulo: Novatec, 2017.</w:t>
              </w:r>
            </w:p>
            <w:p w14:paraId="0CF77FC3" w14:textId="77777777" w:rsidR="004D1124" w:rsidRDefault="004D1124" w:rsidP="004D1124">
              <w:pPr>
                <w:pStyle w:val="Bibliografia"/>
                <w:rPr>
                  <w:noProof/>
                </w:rPr>
              </w:pPr>
              <w:r>
                <w:rPr>
                  <w:noProof/>
                </w:rPr>
                <w:t xml:space="preserve">TELES, V. M. </w:t>
              </w:r>
              <w:r>
                <w:rPr>
                  <w:b/>
                  <w:bCs/>
                  <w:noProof/>
                </w:rPr>
                <w:t>Extreme Programming:</w:t>
              </w:r>
              <w:r>
                <w:rPr>
                  <w:noProof/>
                </w:rPr>
                <w:t xml:space="preserve"> Aprenda como encantar seus usuários desenvolvendo software com agilidade e alta qualidade. 2. ed. São Paulo: Novatec, 2014.</w:t>
              </w:r>
            </w:p>
            <w:p w14:paraId="0DED14F0" w14:textId="77777777" w:rsidR="004D1124" w:rsidRDefault="004D1124" w:rsidP="004D1124">
              <w:pPr>
                <w:pStyle w:val="Bibliografia"/>
                <w:rPr>
                  <w:noProof/>
                </w:rPr>
              </w:pPr>
              <w:r>
                <w:rPr>
                  <w:noProof/>
                </w:rPr>
                <w:t xml:space="preserve">WIZARD. </w:t>
              </w:r>
              <w:r>
                <w:rPr>
                  <w:b/>
                  <w:bCs/>
                  <w:noProof/>
                </w:rPr>
                <w:t>Experiências Wizard</w:t>
              </w:r>
              <w:r>
                <w:rPr>
                  <w:noProof/>
                </w:rPr>
                <w:t>, 2017. Disponível em: &lt;http://www.wizard.com.br/experiencias-wizard/&gt;. Acesso em: 23 ago. 2018.</w:t>
              </w:r>
            </w:p>
            <w:p w14:paraId="5B48FE66" w14:textId="77777777" w:rsidR="004D1124" w:rsidRDefault="004D1124" w:rsidP="004D1124">
              <w:pPr>
                <w:pStyle w:val="Bibliografia"/>
                <w:rPr>
                  <w:noProof/>
                </w:rPr>
              </w:pPr>
              <w:r>
                <w:rPr>
                  <w:noProof/>
                </w:rPr>
                <w:t xml:space="preserve">WIZARD. </w:t>
              </w:r>
              <w:r>
                <w:rPr>
                  <w:b/>
                  <w:bCs/>
                  <w:noProof/>
                </w:rPr>
                <w:t>Sobre a Wizard</w:t>
              </w:r>
              <w:r>
                <w:rPr>
                  <w:noProof/>
                </w:rPr>
                <w:t>, 2017. Disponível em: &lt;http://www.wizard.com.br/sobre-wizard/&gt;. Acesso em: 23 ago. 2018.</w:t>
              </w:r>
            </w:p>
            <w:p w14:paraId="1A546646" w14:textId="77777777" w:rsidR="004D1124" w:rsidRDefault="004D1124" w:rsidP="004D1124">
              <w:pPr>
                <w:pStyle w:val="Bibliografia"/>
                <w:rPr>
                  <w:noProof/>
                </w:rPr>
              </w:pPr>
              <w:r>
                <w:rPr>
                  <w:noProof/>
                </w:rPr>
                <w:t xml:space="preserve">ZAPATER, M.; SUZUKI, R. </w:t>
              </w:r>
              <w:r>
                <w:rPr>
                  <w:b/>
                  <w:bCs/>
                  <w:noProof/>
                </w:rPr>
                <w:t>Segurança da Informação: Um diferencial determinante na competitividade das corporações</w:t>
              </w:r>
              <w:r>
                <w:rPr>
                  <w:noProof/>
                </w:rPr>
                <w:t>. Promon Business &amp; Tecnology Review. Rio de Janeiro, p. 28. 2005.</w:t>
              </w:r>
            </w:p>
            <w:p w14:paraId="22846874" w14:textId="77777777" w:rsidR="00B54892" w:rsidRDefault="00D61CB9" w:rsidP="004D1124">
              <w:pPr>
                <w:pStyle w:val="Bibliografia"/>
              </w:pPr>
              <w:r>
                <w:rPr>
                  <w:b/>
                  <w:bCs/>
                </w:rPr>
                <w:fldChar w:fldCharType="end"/>
              </w:r>
            </w:p>
          </w:sdtContent>
        </w:sdt>
      </w:sdtContent>
    </w:sdt>
    <w:p w14:paraId="1E4A9D37" w14:textId="234F044F" w:rsidR="00DB3739" w:rsidRDefault="00DB3739" w:rsidP="00846D02">
      <w:pPr>
        <w:pStyle w:val="Bibliografia"/>
        <w:rPr>
          <w:noProof/>
        </w:rPr>
      </w:pPr>
    </w:p>
    <w:sectPr w:rsidR="00DB3739" w:rsidSect="004B117A">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0D38A6" w14:textId="77777777" w:rsidR="00E63470" w:rsidRDefault="00E63470" w:rsidP="00C24B28">
      <w:pPr>
        <w:spacing w:line="240" w:lineRule="auto"/>
      </w:pPr>
      <w:r>
        <w:separator/>
      </w:r>
    </w:p>
  </w:endnote>
  <w:endnote w:type="continuationSeparator" w:id="0">
    <w:p w14:paraId="78934966" w14:textId="77777777" w:rsidR="00E63470" w:rsidRDefault="00E63470" w:rsidP="00C24B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default"/>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A070D4" w14:textId="77777777" w:rsidR="00E63470" w:rsidRDefault="00E63470" w:rsidP="00C24B28">
      <w:pPr>
        <w:spacing w:line="240" w:lineRule="auto"/>
      </w:pPr>
      <w:r>
        <w:separator/>
      </w:r>
    </w:p>
  </w:footnote>
  <w:footnote w:type="continuationSeparator" w:id="0">
    <w:p w14:paraId="56FA6829" w14:textId="77777777" w:rsidR="00E63470" w:rsidRDefault="00E63470" w:rsidP="00C24B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A5BDA" w14:textId="77777777" w:rsidR="00F8198B" w:rsidRPr="005207B8" w:rsidRDefault="00F8198B" w:rsidP="005207B8">
    <w:pPr>
      <w:pStyle w:val="Cabealh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1330049"/>
      <w:docPartObj>
        <w:docPartGallery w:val="Page Numbers (Top of Page)"/>
        <w:docPartUnique/>
      </w:docPartObj>
    </w:sdtPr>
    <w:sdtEndPr/>
    <w:sdtContent>
      <w:p w14:paraId="4A4DEA3B" w14:textId="77777777" w:rsidR="00F8198B" w:rsidRDefault="00F8198B">
        <w:pPr>
          <w:pStyle w:val="Cabealho"/>
          <w:jc w:val="right"/>
        </w:pPr>
        <w:r>
          <w:fldChar w:fldCharType="begin"/>
        </w:r>
        <w:r>
          <w:instrText>PAGE   \* MERGEFORMAT</w:instrText>
        </w:r>
        <w:r>
          <w:fldChar w:fldCharType="separate"/>
        </w:r>
        <w:r>
          <w:t>2</w:t>
        </w:r>
        <w:r>
          <w:fldChar w:fldCharType="end"/>
        </w:r>
      </w:p>
    </w:sdtContent>
  </w:sdt>
  <w:p w14:paraId="2A1FAEDA" w14:textId="77777777" w:rsidR="00F8198B" w:rsidRPr="00475C34" w:rsidRDefault="00F8198B" w:rsidP="00475C34">
    <w:pPr>
      <w:pStyle w:val="Cabealh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27FB9"/>
    <w:multiLevelType w:val="hybridMultilevel"/>
    <w:tmpl w:val="9AA89588"/>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145404D2"/>
    <w:multiLevelType w:val="hybridMultilevel"/>
    <w:tmpl w:val="37AAE88A"/>
    <w:lvl w:ilvl="0" w:tplc="0416000F">
      <w:start w:val="1"/>
      <w:numFmt w:val="decimal"/>
      <w:lvlText w:val="%1."/>
      <w:lvlJc w:val="left"/>
      <w:pPr>
        <w:ind w:left="1908" w:hanging="360"/>
      </w:pPr>
    </w:lvl>
    <w:lvl w:ilvl="1" w:tplc="04160019" w:tentative="1">
      <w:start w:val="1"/>
      <w:numFmt w:val="lowerLetter"/>
      <w:lvlText w:val="%2."/>
      <w:lvlJc w:val="left"/>
      <w:pPr>
        <w:ind w:left="2628" w:hanging="360"/>
      </w:pPr>
    </w:lvl>
    <w:lvl w:ilvl="2" w:tplc="0416001B" w:tentative="1">
      <w:start w:val="1"/>
      <w:numFmt w:val="lowerRoman"/>
      <w:lvlText w:val="%3."/>
      <w:lvlJc w:val="right"/>
      <w:pPr>
        <w:ind w:left="3348" w:hanging="180"/>
      </w:pPr>
    </w:lvl>
    <w:lvl w:ilvl="3" w:tplc="0416000F" w:tentative="1">
      <w:start w:val="1"/>
      <w:numFmt w:val="decimal"/>
      <w:lvlText w:val="%4."/>
      <w:lvlJc w:val="left"/>
      <w:pPr>
        <w:ind w:left="4068" w:hanging="360"/>
      </w:pPr>
    </w:lvl>
    <w:lvl w:ilvl="4" w:tplc="04160019" w:tentative="1">
      <w:start w:val="1"/>
      <w:numFmt w:val="lowerLetter"/>
      <w:lvlText w:val="%5."/>
      <w:lvlJc w:val="left"/>
      <w:pPr>
        <w:ind w:left="4788" w:hanging="360"/>
      </w:pPr>
    </w:lvl>
    <w:lvl w:ilvl="5" w:tplc="0416001B" w:tentative="1">
      <w:start w:val="1"/>
      <w:numFmt w:val="lowerRoman"/>
      <w:lvlText w:val="%6."/>
      <w:lvlJc w:val="right"/>
      <w:pPr>
        <w:ind w:left="5508" w:hanging="180"/>
      </w:pPr>
    </w:lvl>
    <w:lvl w:ilvl="6" w:tplc="0416000F" w:tentative="1">
      <w:start w:val="1"/>
      <w:numFmt w:val="decimal"/>
      <w:lvlText w:val="%7."/>
      <w:lvlJc w:val="left"/>
      <w:pPr>
        <w:ind w:left="6228" w:hanging="360"/>
      </w:pPr>
    </w:lvl>
    <w:lvl w:ilvl="7" w:tplc="04160019" w:tentative="1">
      <w:start w:val="1"/>
      <w:numFmt w:val="lowerLetter"/>
      <w:lvlText w:val="%8."/>
      <w:lvlJc w:val="left"/>
      <w:pPr>
        <w:ind w:left="6948" w:hanging="360"/>
      </w:pPr>
    </w:lvl>
    <w:lvl w:ilvl="8" w:tplc="0416001B" w:tentative="1">
      <w:start w:val="1"/>
      <w:numFmt w:val="lowerRoman"/>
      <w:lvlText w:val="%9."/>
      <w:lvlJc w:val="right"/>
      <w:pPr>
        <w:ind w:left="7668" w:hanging="180"/>
      </w:pPr>
    </w:lvl>
  </w:abstractNum>
  <w:abstractNum w:abstractNumId="2" w15:restartNumberingAfterBreak="0">
    <w:nsid w:val="1544126D"/>
    <w:multiLevelType w:val="hybridMultilevel"/>
    <w:tmpl w:val="C3C03088"/>
    <w:lvl w:ilvl="0" w:tplc="04160001">
      <w:start w:val="1"/>
      <w:numFmt w:val="bullet"/>
      <w:lvlText w:val=""/>
      <w:lvlJc w:val="left"/>
      <w:pPr>
        <w:ind w:left="1797" w:hanging="360"/>
      </w:pPr>
      <w:rPr>
        <w:rFonts w:ascii="Symbol" w:hAnsi="Symbol" w:hint="default"/>
      </w:rPr>
    </w:lvl>
    <w:lvl w:ilvl="1" w:tplc="04160003" w:tentative="1">
      <w:start w:val="1"/>
      <w:numFmt w:val="bullet"/>
      <w:lvlText w:val="o"/>
      <w:lvlJc w:val="left"/>
      <w:pPr>
        <w:ind w:left="2517" w:hanging="360"/>
      </w:pPr>
      <w:rPr>
        <w:rFonts w:ascii="Courier New" w:hAnsi="Courier New" w:cs="Courier New" w:hint="default"/>
      </w:rPr>
    </w:lvl>
    <w:lvl w:ilvl="2" w:tplc="04160005" w:tentative="1">
      <w:start w:val="1"/>
      <w:numFmt w:val="bullet"/>
      <w:lvlText w:val=""/>
      <w:lvlJc w:val="left"/>
      <w:pPr>
        <w:ind w:left="3237" w:hanging="360"/>
      </w:pPr>
      <w:rPr>
        <w:rFonts w:ascii="Wingdings" w:hAnsi="Wingdings" w:hint="default"/>
      </w:rPr>
    </w:lvl>
    <w:lvl w:ilvl="3" w:tplc="04160001" w:tentative="1">
      <w:start w:val="1"/>
      <w:numFmt w:val="bullet"/>
      <w:lvlText w:val=""/>
      <w:lvlJc w:val="left"/>
      <w:pPr>
        <w:ind w:left="3957" w:hanging="360"/>
      </w:pPr>
      <w:rPr>
        <w:rFonts w:ascii="Symbol" w:hAnsi="Symbol" w:hint="default"/>
      </w:rPr>
    </w:lvl>
    <w:lvl w:ilvl="4" w:tplc="04160003" w:tentative="1">
      <w:start w:val="1"/>
      <w:numFmt w:val="bullet"/>
      <w:lvlText w:val="o"/>
      <w:lvlJc w:val="left"/>
      <w:pPr>
        <w:ind w:left="4677" w:hanging="360"/>
      </w:pPr>
      <w:rPr>
        <w:rFonts w:ascii="Courier New" w:hAnsi="Courier New" w:cs="Courier New" w:hint="default"/>
      </w:rPr>
    </w:lvl>
    <w:lvl w:ilvl="5" w:tplc="04160005" w:tentative="1">
      <w:start w:val="1"/>
      <w:numFmt w:val="bullet"/>
      <w:lvlText w:val=""/>
      <w:lvlJc w:val="left"/>
      <w:pPr>
        <w:ind w:left="5397" w:hanging="360"/>
      </w:pPr>
      <w:rPr>
        <w:rFonts w:ascii="Wingdings" w:hAnsi="Wingdings" w:hint="default"/>
      </w:rPr>
    </w:lvl>
    <w:lvl w:ilvl="6" w:tplc="04160001" w:tentative="1">
      <w:start w:val="1"/>
      <w:numFmt w:val="bullet"/>
      <w:lvlText w:val=""/>
      <w:lvlJc w:val="left"/>
      <w:pPr>
        <w:ind w:left="6117" w:hanging="360"/>
      </w:pPr>
      <w:rPr>
        <w:rFonts w:ascii="Symbol" w:hAnsi="Symbol" w:hint="default"/>
      </w:rPr>
    </w:lvl>
    <w:lvl w:ilvl="7" w:tplc="04160003" w:tentative="1">
      <w:start w:val="1"/>
      <w:numFmt w:val="bullet"/>
      <w:lvlText w:val="o"/>
      <w:lvlJc w:val="left"/>
      <w:pPr>
        <w:ind w:left="6837" w:hanging="360"/>
      </w:pPr>
      <w:rPr>
        <w:rFonts w:ascii="Courier New" w:hAnsi="Courier New" w:cs="Courier New" w:hint="default"/>
      </w:rPr>
    </w:lvl>
    <w:lvl w:ilvl="8" w:tplc="04160005" w:tentative="1">
      <w:start w:val="1"/>
      <w:numFmt w:val="bullet"/>
      <w:lvlText w:val=""/>
      <w:lvlJc w:val="left"/>
      <w:pPr>
        <w:ind w:left="7557" w:hanging="360"/>
      </w:pPr>
      <w:rPr>
        <w:rFonts w:ascii="Wingdings" w:hAnsi="Wingdings" w:hint="default"/>
      </w:rPr>
    </w:lvl>
  </w:abstractNum>
  <w:abstractNum w:abstractNumId="3" w15:restartNumberingAfterBreak="0">
    <w:nsid w:val="21637B42"/>
    <w:multiLevelType w:val="hybridMultilevel"/>
    <w:tmpl w:val="CFC6928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4" w15:restartNumberingAfterBreak="0">
    <w:nsid w:val="241B6A4A"/>
    <w:multiLevelType w:val="multilevel"/>
    <w:tmpl w:val="BE207B04"/>
    <w:lvl w:ilvl="0">
      <w:start w:val="1"/>
      <w:numFmt w:val="decimal"/>
      <w:lvlText w:val="%1"/>
      <w:lvlJc w:val="left"/>
      <w:pPr>
        <w:ind w:left="2275"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ulonivel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A48131E"/>
    <w:multiLevelType w:val="hybridMultilevel"/>
    <w:tmpl w:val="206A00B6"/>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6" w15:restartNumberingAfterBreak="0">
    <w:nsid w:val="4F110AB1"/>
    <w:multiLevelType w:val="hybridMultilevel"/>
    <w:tmpl w:val="C7B03F2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7" w15:restartNumberingAfterBreak="0">
    <w:nsid w:val="4F25035C"/>
    <w:multiLevelType w:val="hybridMultilevel"/>
    <w:tmpl w:val="C9C05368"/>
    <w:lvl w:ilvl="0" w:tplc="5B5C5576">
      <w:start w:val="1"/>
      <w:numFmt w:val="decimal"/>
      <w:lvlText w:val="%1"/>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5D62EEC"/>
    <w:multiLevelType w:val="hybridMultilevel"/>
    <w:tmpl w:val="17E87134"/>
    <w:lvl w:ilvl="0" w:tplc="D1DC873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61447C4"/>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CD87C27"/>
    <w:multiLevelType w:val="hybridMultilevel"/>
    <w:tmpl w:val="8F88BC8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0"/>
  </w:num>
  <w:num w:numId="2">
    <w:abstractNumId w:val="7"/>
  </w:num>
  <w:num w:numId="3">
    <w:abstractNumId w:val="8"/>
  </w:num>
  <w:num w:numId="4">
    <w:abstractNumId w:val="9"/>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
  </w:num>
  <w:num w:numId="8">
    <w:abstractNumId w:val="3"/>
  </w:num>
  <w:num w:numId="9">
    <w:abstractNumId w:val="0"/>
  </w:num>
  <w:num w:numId="10">
    <w:abstractNumId w:val="2"/>
  </w:num>
  <w:num w:numId="11">
    <w:abstractNumId w:val="6"/>
  </w:num>
  <w:num w:numId="1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yan Lemos">
    <w15:presenceInfo w15:providerId="Windows Live" w15:userId="3da0078956b5c6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5C"/>
    <w:rsid w:val="00001E04"/>
    <w:rsid w:val="000020A7"/>
    <w:rsid w:val="0000541D"/>
    <w:rsid w:val="000056AA"/>
    <w:rsid w:val="00005904"/>
    <w:rsid w:val="00007D72"/>
    <w:rsid w:val="00011241"/>
    <w:rsid w:val="00014B39"/>
    <w:rsid w:val="00014D90"/>
    <w:rsid w:val="000159B3"/>
    <w:rsid w:val="00020A75"/>
    <w:rsid w:val="000230F3"/>
    <w:rsid w:val="00024DAF"/>
    <w:rsid w:val="0002552A"/>
    <w:rsid w:val="00026623"/>
    <w:rsid w:val="000337A3"/>
    <w:rsid w:val="000342CC"/>
    <w:rsid w:val="00035A41"/>
    <w:rsid w:val="00036533"/>
    <w:rsid w:val="00040E68"/>
    <w:rsid w:val="000430BA"/>
    <w:rsid w:val="00044917"/>
    <w:rsid w:val="000451C9"/>
    <w:rsid w:val="00045B68"/>
    <w:rsid w:val="00046041"/>
    <w:rsid w:val="00046CD3"/>
    <w:rsid w:val="00047219"/>
    <w:rsid w:val="00050E1D"/>
    <w:rsid w:val="00052ECE"/>
    <w:rsid w:val="00053AE7"/>
    <w:rsid w:val="00057070"/>
    <w:rsid w:val="0006137C"/>
    <w:rsid w:val="00063EF1"/>
    <w:rsid w:val="00065236"/>
    <w:rsid w:val="00067C3F"/>
    <w:rsid w:val="00071453"/>
    <w:rsid w:val="00073800"/>
    <w:rsid w:val="00074336"/>
    <w:rsid w:val="00074D6A"/>
    <w:rsid w:val="0007545C"/>
    <w:rsid w:val="00075558"/>
    <w:rsid w:val="0008077F"/>
    <w:rsid w:val="00080998"/>
    <w:rsid w:val="0008438B"/>
    <w:rsid w:val="000850B1"/>
    <w:rsid w:val="00085DD7"/>
    <w:rsid w:val="0008670D"/>
    <w:rsid w:val="00086F67"/>
    <w:rsid w:val="00087318"/>
    <w:rsid w:val="0009041C"/>
    <w:rsid w:val="00091719"/>
    <w:rsid w:val="00091950"/>
    <w:rsid w:val="00092E9D"/>
    <w:rsid w:val="000930CD"/>
    <w:rsid w:val="00093623"/>
    <w:rsid w:val="000955A0"/>
    <w:rsid w:val="000A1E7E"/>
    <w:rsid w:val="000A2CD0"/>
    <w:rsid w:val="000A4A8B"/>
    <w:rsid w:val="000A5A15"/>
    <w:rsid w:val="000A60C7"/>
    <w:rsid w:val="000A7001"/>
    <w:rsid w:val="000A7452"/>
    <w:rsid w:val="000B139F"/>
    <w:rsid w:val="000B6E5D"/>
    <w:rsid w:val="000B7175"/>
    <w:rsid w:val="000C0764"/>
    <w:rsid w:val="000C31AC"/>
    <w:rsid w:val="000C3F59"/>
    <w:rsid w:val="000C5598"/>
    <w:rsid w:val="000D05BE"/>
    <w:rsid w:val="000D0CC7"/>
    <w:rsid w:val="000D507A"/>
    <w:rsid w:val="000D5CF0"/>
    <w:rsid w:val="000D7E32"/>
    <w:rsid w:val="000E1A66"/>
    <w:rsid w:val="000E5602"/>
    <w:rsid w:val="000E5869"/>
    <w:rsid w:val="000E7110"/>
    <w:rsid w:val="000F0873"/>
    <w:rsid w:val="000F20A4"/>
    <w:rsid w:val="000F46A8"/>
    <w:rsid w:val="000F52B5"/>
    <w:rsid w:val="000F6396"/>
    <w:rsid w:val="000F730F"/>
    <w:rsid w:val="00100BD4"/>
    <w:rsid w:val="00101595"/>
    <w:rsid w:val="00102069"/>
    <w:rsid w:val="00102687"/>
    <w:rsid w:val="0010288C"/>
    <w:rsid w:val="00103507"/>
    <w:rsid w:val="00106037"/>
    <w:rsid w:val="00110294"/>
    <w:rsid w:val="001119F8"/>
    <w:rsid w:val="00112AD2"/>
    <w:rsid w:val="001139FC"/>
    <w:rsid w:val="00113E53"/>
    <w:rsid w:val="001148D0"/>
    <w:rsid w:val="00122CB3"/>
    <w:rsid w:val="00122FB8"/>
    <w:rsid w:val="00130707"/>
    <w:rsid w:val="001308DD"/>
    <w:rsid w:val="00130966"/>
    <w:rsid w:val="00131647"/>
    <w:rsid w:val="00132085"/>
    <w:rsid w:val="0013224E"/>
    <w:rsid w:val="001429B7"/>
    <w:rsid w:val="001431BD"/>
    <w:rsid w:val="00143FD9"/>
    <w:rsid w:val="001440D3"/>
    <w:rsid w:val="00144A5C"/>
    <w:rsid w:val="00144FEA"/>
    <w:rsid w:val="00145195"/>
    <w:rsid w:val="00145B59"/>
    <w:rsid w:val="00147A98"/>
    <w:rsid w:val="00150CD5"/>
    <w:rsid w:val="00151E21"/>
    <w:rsid w:val="001578BB"/>
    <w:rsid w:val="00160F00"/>
    <w:rsid w:val="001627EC"/>
    <w:rsid w:val="00164E03"/>
    <w:rsid w:val="001650FB"/>
    <w:rsid w:val="00165DF0"/>
    <w:rsid w:val="001700C2"/>
    <w:rsid w:val="00172135"/>
    <w:rsid w:val="0017466D"/>
    <w:rsid w:val="00176D82"/>
    <w:rsid w:val="001770D0"/>
    <w:rsid w:val="00182D61"/>
    <w:rsid w:val="00183145"/>
    <w:rsid w:val="0018329D"/>
    <w:rsid w:val="0018361B"/>
    <w:rsid w:val="00184B24"/>
    <w:rsid w:val="00186C79"/>
    <w:rsid w:val="00186D52"/>
    <w:rsid w:val="00195995"/>
    <w:rsid w:val="00195EE3"/>
    <w:rsid w:val="001A0EC3"/>
    <w:rsid w:val="001A0EE2"/>
    <w:rsid w:val="001A10DD"/>
    <w:rsid w:val="001A2AEE"/>
    <w:rsid w:val="001A2D1A"/>
    <w:rsid w:val="001A4AEF"/>
    <w:rsid w:val="001A7133"/>
    <w:rsid w:val="001A795A"/>
    <w:rsid w:val="001A7EB0"/>
    <w:rsid w:val="001B23F4"/>
    <w:rsid w:val="001B250E"/>
    <w:rsid w:val="001B2DA8"/>
    <w:rsid w:val="001B4094"/>
    <w:rsid w:val="001B451C"/>
    <w:rsid w:val="001B52AE"/>
    <w:rsid w:val="001B5BE5"/>
    <w:rsid w:val="001B67AB"/>
    <w:rsid w:val="001B7210"/>
    <w:rsid w:val="001C089A"/>
    <w:rsid w:val="001C1AAA"/>
    <w:rsid w:val="001C4320"/>
    <w:rsid w:val="001C74DF"/>
    <w:rsid w:val="001C7EEF"/>
    <w:rsid w:val="001D0075"/>
    <w:rsid w:val="001D261F"/>
    <w:rsid w:val="001D3142"/>
    <w:rsid w:val="001D34B2"/>
    <w:rsid w:val="001D466F"/>
    <w:rsid w:val="001E1CED"/>
    <w:rsid w:val="001E4B24"/>
    <w:rsid w:val="001E6C37"/>
    <w:rsid w:val="001E6C85"/>
    <w:rsid w:val="001E6EA8"/>
    <w:rsid w:val="001F0260"/>
    <w:rsid w:val="001F0729"/>
    <w:rsid w:val="001F17E4"/>
    <w:rsid w:val="001F5919"/>
    <w:rsid w:val="001F6BA4"/>
    <w:rsid w:val="001F7F3D"/>
    <w:rsid w:val="00201717"/>
    <w:rsid w:val="00202093"/>
    <w:rsid w:val="00204FAD"/>
    <w:rsid w:val="002056FE"/>
    <w:rsid w:val="002060DD"/>
    <w:rsid w:val="00206523"/>
    <w:rsid w:val="002077EE"/>
    <w:rsid w:val="00207D76"/>
    <w:rsid w:val="002106F3"/>
    <w:rsid w:val="00211290"/>
    <w:rsid w:val="00211402"/>
    <w:rsid w:val="00211EBC"/>
    <w:rsid w:val="00211FD4"/>
    <w:rsid w:val="002126A0"/>
    <w:rsid w:val="00212D2E"/>
    <w:rsid w:val="002132EA"/>
    <w:rsid w:val="00214918"/>
    <w:rsid w:val="00215A64"/>
    <w:rsid w:val="00216157"/>
    <w:rsid w:val="00220D4D"/>
    <w:rsid w:val="002211BB"/>
    <w:rsid w:val="00221262"/>
    <w:rsid w:val="00221575"/>
    <w:rsid w:val="00222251"/>
    <w:rsid w:val="0022340F"/>
    <w:rsid w:val="002252BA"/>
    <w:rsid w:val="002252F2"/>
    <w:rsid w:val="002253F0"/>
    <w:rsid w:val="00225A5E"/>
    <w:rsid w:val="00230F23"/>
    <w:rsid w:val="002338C8"/>
    <w:rsid w:val="00237DB9"/>
    <w:rsid w:val="00240F85"/>
    <w:rsid w:val="002424A1"/>
    <w:rsid w:val="00243339"/>
    <w:rsid w:val="002474B1"/>
    <w:rsid w:val="00247D7C"/>
    <w:rsid w:val="00251067"/>
    <w:rsid w:val="00252CB2"/>
    <w:rsid w:val="0025597C"/>
    <w:rsid w:val="00256B38"/>
    <w:rsid w:val="00257543"/>
    <w:rsid w:val="00260075"/>
    <w:rsid w:val="002600C7"/>
    <w:rsid w:val="0026109D"/>
    <w:rsid w:val="0026290C"/>
    <w:rsid w:val="00264368"/>
    <w:rsid w:val="00264655"/>
    <w:rsid w:val="00265270"/>
    <w:rsid w:val="0026603B"/>
    <w:rsid w:val="002717D4"/>
    <w:rsid w:val="0027197B"/>
    <w:rsid w:val="002720E4"/>
    <w:rsid w:val="00272B8E"/>
    <w:rsid w:val="00280279"/>
    <w:rsid w:val="00280363"/>
    <w:rsid w:val="0028153B"/>
    <w:rsid w:val="002828B7"/>
    <w:rsid w:val="00283BB8"/>
    <w:rsid w:val="00284081"/>
    <w:rsid w:val="0028558C"/>
    <w:rsid w:val="00286499"/>
    <w:rsid w:val="00291051"/>
    <w:rsid w:val="00291EA3"/>
    <w:rsid w:val="00295171"/>
    <w:rsid w:val="00295B4E"/>
    <w:rsid w:val="00297D9A"/>
    <w:rsid w:val="002A18FF"/>
    <w:rsid w:val="002A1A64"/>
    <w:rsid w:val="002A2766"/>
    <w:rsid w:val="002A2A2B"/>
    <w:rsid w:val="002A3827"/>
    <w:rsid w:val="002A383B"/>
    <w:rsid w:val="002A392B"/>
    <w:rsid w:val="002A3F28"/>
    <w:rsid w:val="002A4EBD"/>
    <w:rsid w:val="002A51A2"/>
    <w:rsid w:val="002A5319"/>
    <w:rsid w:val="002A5616"/>
    <w:rsid w:val="002B0E14"/>
    <w:rsid w:val="002B4006"/>
    <w:rsid w:val="002B57F3"/>
    <w:rsid w:val="002B5F74"/>
    <w:rsid w:val="002B6DF4"/>
    <w:rsid w:val="002C277D"/>
    <w:rsid w:val="002C28D4"/>
    <w:rsid w:val="002C512B"/>
    <w:rsid w:val="002C54DD"/>
    <w:rsid w:val="002D1E6C"/>
    <w:rsid w:val="002D33F5"/>
    <w:rsid w:val="002D4EA3"/>
    <w:rsid w:val="002D65A4"/>
    <w:rsid w:val="002D6CD4"/>
    <w:rsid w:val="002E0311"/>
    <w:rsid w:val="002E194C"/>
    <w:rsid w:val="002E284D"/>
    <w:rsid w:val="002E317D"/>
    <w:rsid w:val="002E39B0"/>
    <w:rsid w:val="002E6C75"/>
    <w:rsid w:val="002E766B"/>
    <w:rsid w:val="002F2A2C"/>
    <w:rsid w:val="002F306B"/>
    <w:rsid w:val="002F405A"/>
    <w:rsid w:val="002F4917"/>
    <w:rsid w:val="002F545B"/>
    <w:rsid w:val="002F6699"/>
    <w:rsid w:val="00301625"/>
    <w:rsid w:val="00302462"/>
    <w:rsid w:val="00302D09"/>
    <w:rsid w:val="0030499A"/>
    <w:rsid w:val="0030556F"/>
    <w:rsid w:val="00306A7E"/>
    <w:rsid w:val="00306B0C"/>
    <w:rsid w:val="00307C49"/>
    <w:rsid w:val="00310107"/>
    <w:rsid w:val="00311DF6"/>
    <w:rsid w:val="003139B0"/>
    <w:rsid w:val="00314D79"/>
    <w:rsid w:val="003167D0"/>
    <w:rsid w:val="00316C86"/>
    <w:rsid w:val="00316E2E"/>
    <w:rsid w:val="00317071"/>
    <w:rsid w:val="00320613"/>
    <w:rsid w:val="00322554"/>
    <w:rsid w:val="00324A16"/>
    <w:rsid w:val="00325BEA"/>
    <w:rsid w:val="00332F7F"/>
    <w:rsid w:val="0033569D"/>
    <w:rsid w:val="0033588C"/>
    <w:rsid w:val="0034001E"/>
    <w:rsid w:val="003407D8"/>
    <w:rsid w:val="00340853"/>
    <w:rsid w:val="00340BBA"/>
    <w:rsid w:val="00343B2A"/>
    <w:rsid w:val="00344E19"/>
    <w:rsid w:val="00345B8B"/>
    <w:rsid w:val="003469DC"/>
    <w:rsid w:val="00346EE4"/>
    <w:rsid w:val="0034712B"/>
    <w:rsid w:val="00347720"/>
    <w:rsid w:val="0035488A"/>
    <w:rsid w:val="00357E13"/>
    <w:rsid w:val="0036117D"/>
    <w:rsid w:val="003614AE"/>
    <w:rsid w:val="00363097"/>
    <w:rsid w:val="00365326"/>
    <w:rsid w:val="003669D4"/>
    <w:rsid w:val="00366A95"/>
    <w:rsid w:val="0037027E"/>
    <w:rsid w:val="00374661"/>
    <w:rsid w:val="00376724"/>
    <w:rsid w:val="00381CF9"/>
    <w:rsid w:val="003877B1"/>
    <w:rsid w:val="003921C1"/>
    <w:rsid w:val="003921E6"/>
    <w:rsid w:val="00392697"/>
    <w:rsid w:val="00393E6F"/>
    <w:rsid w:val="00396EF5"/>
    <w:rsid w:val="003A1A8F"/>
    <w:rsid w:val="003A3433"/>
    <w:rsid w:val="003A6C81"/>
    <w:rsid w:val="003B0CE6"/>
    <w:rsid w:val="003B4045"/>
    <w:rsid w:val="003B4E90"/>
    <w:rsid w:val="003B73ED"/>
    <w:rsid w:val="003C0887"/>
    <w:rsid w:val="003C1F7E"/>
    <w:rsid w:val="003C4185"/>
    <w:rsid w:val="003C5158"/>
    <w:rsid w:val="003C5598"/>
    <w:rsid w:val="003C5D1B"/>
    <w:rsid w:val="003C5F5F"/>
    <w:rsid w:val="003C6B27"/>
    <w:rsid w:val="003C6E5C"/>
    <w:rsid w:val="003D00BE"/>
    <w:rsid w:val="003D238F"/>
    <w:rsid w:val="003D3580"/>
    <w:rsid w:val="003D4552"/>
    <w:rsid w:val="003E66B2"/>
    <w:rsid w:val="003E72DF"/>
    <w:rsid w:val="003E7331"/>
    <w:rsid w:val="003E75C1"/>
    <w:rsid w:val="003F219C"/>
    <w:rsid w:val="003F2BC4"/>
    <w:rsid w:val="003F4E51"/>
    <w:rsid w:val="003F5130"/>
    <w:rsid w:val="003F55DD"/>
    <w:rsid w:val="003F5CF2"/>
    <w:rsid w:val="003F5F9B"/>
    <w:rsid w:val="003F6C84"/>
    <w:rsid w:val="003F7FB3"/>
    <w:rsid w:val="00401011"/>
    <w:rsid w:val="00401941"/>
    <w:rsid w:val="00401F35"/>
    <w:rsid w:val="00402C84"/>
    <w:rsid w:val="0040354F"/>
    <w:rsid w:val="00404CC7"/>
    <w:rsid w:val="0040509D"/>
    <w:rsid w:val="00412250"/>
    <w:rsid w:val="004156AE"/>
    <w:rsid w:val="00416ACC"/>
    <w:rsid w:val="00416C0B"/>
    <w:rsid w:val="00421CAC"/>
    <w:rsid w:val="00423FAB"/>
    <w:rsid w:val="0042432B"/>
    <w:rsid w:val="00425DC1"/>
    <w:rsid w:val="00427961"/>
    <w:rsid w:val="0043034B"/>
    <w:rsid w:val="004312B8"/>
    <w:rsid w:val="0043431A"/>
    <w:rsid w:val="0043531F"/>
    <w:rsid w:val="00435AC9"/>
    <w:rsid w:val="00435F5D"/>
    <w:rsid w:val="00441DF9"/>
    <w:rsid w:val="00442024"/>
    <w:rsid w:val="00442213"/>
    <w:rsid w:val="00442719"/>
    <w:rsid w:val="0044384E"/>
    <w:rsid w:val="00443A25"/>
    <w:rsid w:val="00444A79"/>
    <w:rsid w:val="00445C48"/>
    <w:rsid w:val="00446C30"/>
    <w:rsid w:val="00447B2B"/>
    <w:rsid w:val="00451A77"/>
    <w:rsid w:val="0045512D"/>
    <w:rsid w:val="00455492"/>
    <w:rsid w:val="00455B11"/>
    <w:rsid w:val="00455D3B"/>
    <w:rsid w:val="00456A35"/>
    <w:rsid w:val="00457DA9"/>
    <w:rsid w:val="00460226"/>
    <w:rsid w:val="004602BB"/>
    <w:rsid w:val="00461976"/>
    <w:rsid w:val="00463757"/>
    <w:rsid w:val="00463FAB"/>
    <w:rsid w:val="004645CB"/>
    <w:rsid w:val="00465E41"/>
    <w:rsid w:val="00466E6F"/>
    <w:rsid w:val="004676CA"/>
    <w:rsid w:val="00474FBF"/>
    <w:rsid w:val="0047545E"/>
    <w:rsid w:val="00475C34"/>
    <w:rsid w:val="00481BF7"/>
    <w:rsid w:val="00482064"/>
    <w:rsid w:val="004820D0"/>
    <w:rsid w:val="00482E33"/>
    <w:rsid w:val="00483464"/>
    <w:rsid w:val="00483580"/>
    <w:rsid w:val="00483686"/>
    <w:rsid w:val="00484BEC"/>
    <w:rsid w:val="00484F80"/>
    <w:rsid w:val="00485479"/>
    <w:rsid w:val="00486C51"/>
    <w:rsid w:val="00491C21"/>
    <w:rsid w:val="004A004A"/>
    <w:rsid w:val="004A00A9"/>
    <w:rsid w:val="004A19A3"/>
    <w:rsid w:val="004A2AEB"/>
    <w:rsid w:val="004A4061"/>
    <w:rsid w:val="004A674D"/>
    <w:rsid w:val="004B0924"/>
    <w:rsid w:val="004B105B"/>
    <w:rsid w:val="004B117A"/>
    <w:rsid w:val="004B2514"/>
    <w:rsid w:val="004B28B8"/>
    <w:rsid w:val="004B2AB8"/>
    <w:rsid w:val="004B6856"/>
    <w:rsid w:val="004B749E"/>
    <w:rsid w:val="004C1578"/>
    <w:rsid w:val="004C160B"/>
    <w:rsid w:val="004C2546"/>
    <w:rsid w:val="004C2D5D"/>
    <w:rsid w:val="004C3E78"/>
    <w:rsid w:val="004C52AB"/>
    <w:rsid w:val="004D1124"/>
    <w:rsid w:val="004D1787"/>
    <w:rsid w:val="004D3B78"/>
    <w:rsid w:val="004D40BE"/>
    <w:rsid w:val="004D7A85"/>
    <w:rsid w:val="004E03FA"/>
    <w:rsid w:val="004E12B0"/>
    <w:rsid w:val="004E2699"/>
    <w:rsid w:val="004E2F1A"/>
    <w:rsid w:val="004E5461"/>
    <w:rsid w:val="004F519B"/>
    <w:rsid w:val="004F54E5"/>
    <w:rsid w:val="004F60D9"/>
    <w:rsid w:val="004F7863"/>
    <w:rsid w:val="00501F9D"/>
    <w:rsid w:val="00510265"/>
    <w:rsid w:val="0051065B"/>
    <w:rsid w:val="00510EAC"/>
    <w:rsid w:val="005161B8"/>
    <w:rsid w:val="005165A5"/>
    <w:rsid w:val="005207B8"/>
    <w:rsid w:val="00520E94"/>
    <w:rsid w:val="00520F03"/>
    <w:rsid w:val="005210D9"/>
    <w:rsid w:val="00521B4E"/>
    <w:rsid w:val="005241B1"/>
    <w:rsid w:val="00524428"/>
    <w:rsid w:val="00525649"/>
    <w:rsid w:val="005260CB"/>
    <w:rsid w:val="005262D6"/>
    <w:rsid w:val="00530AC3"/>
    <w:rsid w:val="00534C2D"/>
    <w:rsid w:val="005358E8"/>
    <w:rsid w:val="005370F2"/>
    <w:rsid w:val="00540DE4"/>
    <w:rsid w:val="005471E1"/>
    <w:rsid w:val="0055033F"/>
    <w:rsid w:val="00553B49"/>
    <w:rsid w:val="005555D4"/>
    <w:rsid w:val="00557B59"/>
    <w:rsid w:val="00563043"/>
    <w:rsid w:val="005653C4"/>
    <w:rsid w:val="00571E6C"/>
    <w:rsid w:val="00574FAB"/>
    <w:rsid w:val="0057534C"/>
    <w:rsid w:val="00576596"/>
    <w:rsid w:val="00576B85"/>
    <w:rsid w:val="005776EC"/>
    <w:rsid w:val="00580CCE"/>
    <w:rsid w:val="00582C81"/>
    <w:rsid w:val="00582E70"/>
    <w:rsid w:val="005849FB"/>
    <w:rsid w:val="005873D5"/>
    <w:rsid w:val="00592C27"/>
    <w:rsid w:val="00595635"/>
    <w:rsid w:val="00596BF9"/>
    <w:rsid w:val="005A0BA5"/>
    <w:rsid w:val="005A26E4"/>
    <w:rsid w:val="005A2D83"/>
    <w:rsid w:val="005A47D2"/>
    <w:rsid w:val="005A55FD"/>
    <w:rsid w:val="005A61AA"/>
    <w:rsid w:val="005B013B"/>
    <w:rsid w:val="005B01A9"/>
    <w:rsid w:val="005B19E3"/>
    <w:rsid w:val="005B3026"/>
    <w:rsid w:val="005B7023"/>
    <w:rsid w:val="005C106A"/>
    <w:rsid w:val="005C1ADD"/>
    <w:rsid w:val="005C1EF3"/>
    <w:rsid w:val="005C2183"/>
    <w:rsid w:val="005C3861"/>
    <w:rsid w:val="005C46E8"/>
    <w:rsid w:val="005C5E9A"/>
    <w:rsid w:val="005C6A6B"/>
    <w:rsid w:val="005D254E"/>
    <w:rsid w:val="005E32C9"/>
    <w:rsid w:val="005E4896"/>
    <w:rsid w:val="005E5840"/>
    <w:rsid w:val="005F0557"/>
    <w:rsid w:val="005F248C"/>
    <w:rsid w:val="005F4BD8"/>
    <w:rsid w:val="005F7938"/>
    <w:rsid w:val="00600233"/>
    <w:rsid w:val="0060136A"/>
    <w:rsid w:val="0060171D"/>
    <w:rsid w:val="00601F8B"/>
    <w:rsid w:val="006025A5"/>
    <w:rsid w:val="006032F9"/>
    <w:rsid w:val="006034C1"/>
    <w:rsid w:val="00610E07"/>
    <w:rsid w:val="0061287F"/>
    <w:rsid w:val="00612C65"/>
    <w:rsid w:val="006130CA"/>
    <w:rsid w:val="0061370F"/>
    <w:rsid w:val="00613F3F"/>
    <w:rsid w:val="00615239"/>
    <w:rsid w:val="00615E27"/>
    <w:rsid w:val="00620499"/>
    <w:rsid w:val="00620FFC"/>
    <w:rsid w:val="00621527"/>
    <w:rsid w:val="006224DB"/>
    <w:rsid w:val="0062306C"/>
    <w:rsid w:val="00624323"/>
    <w:rsid w:val="00627B70"/>
    <w:rsid w:val="00633709"/>
    <w:rsid w:val="006339DC"/>
    <w:rsid w:val="00635E2C"/>
    <w:rsid w:val="00637C8E"/>
    <w:rsid w:val="006411C6"/>
    <w:rsid w:val="00641546"/>
    <w:rsid w:val="006415C2"/>
    <w:rsid w:val="00642378"/>
    <w:rsid w:val="00642888"/>
    <w:rsid w:val="00643274"/>
    <w:rsid w:val="00644138"/>
    <w:rsid w:val="00645BD3"/>
    <w:rsid w:val="00646C9D"/>
    <w:rsid w:val="0064714D"/>
    <w:rsid w:val="00650228"/>
    <w:rsid w:val="00654579"/>
    <w:rsid w:val="00654EED"/>
    <w:rsid w:val="0065607B"/>
    <w:rsid w:val="00657261"/>
    <w:rsid w:val="00657878"/>
    <w:rsid w:val="00657D9D"/>
    <w:rsid w:val="00657F50"/>
    <w:rsid w:val="00660466"/>
    <w:rsid w:val="006635BB"/>
    <w:rsid w:val="0066460A"/>
    <w:rsid w:val="00664BE5"/>
    <w:rsid w:val="00665D51"/>
    <w:rsid w:val="00667531"/>
    <w:rsid w:val="00674022"/>
    <w:rsid w:val="00675471"/>
    <w:rsid w:val="00681380"/>
    <w:rsid w:val="006834ED"/>
    <w:rsid w:val="00684D1C"/>
    <w:rsid w:val="00691107"/>
    <w:rsid w:val="0069115F"/>
    <w:rsid w:val="006921D0"/>
    <w:rsid w:val="006948FF"/>
    <w:rsid w:val="00696E51"/>
    <w:rsid w:val="006976EF"/>
    <w:rsid w:val="00697E7F"/>
    <w:rsid w:val="006A1A44"/>
    <w:rsid w:val="006A3C38"/>
    <w:rsid w:val="006A6354"/>
    <w:rsid w:val="006A6FBB"/>
    <w:rsid w:val="006A785C"/>
    <w:rsid w:val="006A7E46"/>
    <w:rsid w:val="006B26F1"/>
    <w:rsid w:val="006B35AD"/>
    <w:rsid w:val="006C0ABD"/>
    <w:rsid w:val="006C0D8C"/>
    <w:rsid w:val="006C2EEF"/>
    <w:rsid w:val="006C3EB5"/>
    <w:rsid w:val="006C554E"/>
    <w:rsid w:val="006C7D68"/>
    <w:rsid w:val="006D01FE"/>
    <w:rsid w:val="006D52EB"/>
    <w:rsid w:val="006D769C"/>
    <w:rsid w:val="006E1083"/>
    <w:rsid w:val="006E2093"/>
    <w:rsid w:val="006E29F0"/>
    <w:rsid w:val="006E61A8"/>
    <w:rsid w:val="006E6B00"/>
    <w:rsid w:val="006E705B"/>
    <w:rsid w:val="006F00C1"/>
    <w:rsid w:val="006F09FC"/>
    <w:rsid w:val="006F1926"/>
    <w:rsid w:val="006F2907"/>
    <w:rsid w:val="006F2F34"/>
    <w:rsid w:val="006F361B"/>
    <w:rsid w:val="006F3827"/>
    <w:rsid w:val="006F3CF0"/>
    <w:rsid w:val="006F6206"/>
    <w:rsid w:val="00700026"/>
    <w:rsid w:val="00700E79"/>
    <w:rsid w:val="0070116F"/>
    <w:rsid w:val="007022BB"/>
    <w:rsid w:val="00702505"/>
    <w:rsid w:val="00702D32"/>
    <w:rsid w:val="0070576D"/>
    <w:rsid w:val="007074D7"/>
    <w:rsid w:val="00707BA6"/>
    <w:rsid w:val="00713453"/>
    <w:rsid w:val="007140BA"/>
    <w:rsid w:val="00714FDD"/>
    <w:rsid w:val="0071532D"/>
    <w:rsid w:val="007171E7"/>
    <w:rsid w:val="00717CFA"/>
    <w:rsid w:val="0072370F"/>
    <w:rsid w:val="00723D29"/>
    <w:rsid w:val="00725491"/>
    <w:rsid w:val="0072691D"/>
    <w:rsid w:val="00727E5E"/>
    <w:rsid w:val="00731834"/>
    <w:rsid w:val="0073216C"/>
    <w:rsid w:val="0073374B"/>
    <w:rsid w:val="00734E81"/>
    <w:rsid w:val="0073791D"/>
    <w:rsid w:val="00737B65"/>
    <w:rsid w:val="00741774"/>
    <w:rsid w:val="00741AAF"/>
    <w:rsid w:val="007423D5"/>
    <w:rsid w:val="00742AD2"/>
    <w:rsid w:val="007438A2"/>
    <w:rsid w:val="0074469D"/>
    <w:rsid w:val="00744F39"/>
    <w:rsid w:val="00747341"/>
    <w:rsid w:val="007502A9"/>
    <w:rsid w:val="00752538"/>
    <w:rsid w:val="00754BFB"/>
    <w:rsid w:val="00755810"/>
    <w:rsid w:val="00757A94"/>
    <w:rsid w:val="0076151F"/>
    <w:rsid w:val="00764323"/>
    <w:rsid w:val="007645F1"/>
    <w:rsid w:val="00766F96"/>
    <w:rsid w:val="00766FC6"/>
    <w:rsid w:val="00767F8D"/>
    <w:rsid w:val="007715AD"/>
    <w:rsid w:val="00773355"/>
    <w:rsid w:val="00780424"/>
    <w:rsid w:val="007819E1"/>
    <w:rsid w:val="0078399D"/>
    <w:rsid w:val="00785ACC"/>
    <w:rsid w:val="0078758F"/>
    <w:rsid w:val="00787ACF"/>
    <w:rsid w:val="00790B7E"/>
    <w:rsid w:val="00790E9C"/>
    <w:rsid w:val="0079448E"/>
    <w:rsid w:val="0079566F"/>
    <w:rsid w:val="007A0577"/>
    <w:rsid w:val="007A0D38"/>
    <w:rsid w:val="007A16FF"/>
    <w:rsid w:val="007A25D9"/>
    <w:rsid w:val="007A3F1B"/>
    <w:rsid w:val="007A44CD"/>
    <w:rsid w:val="007A5153"/>
    <w:rsid w:val="007A5F3B"/>
    <w:rsid w:val="007B05F6"/>
    <w:rsid w:val="007B2832"/>
    <w:rsid w:val="007B7613"/>
    <w:rsid w:val="007C351E"/>
    <w:rsid w:val="007C7670"/>
    <w:rsid w:val="007D1ACF"/>
    <w:rsid w:val="007D45C3"/>
    <w:rsid w:val="007D58DA"/>
    <w:rsid w:val="007D740F"/>
    <w:rsid w:val="007D7572"/>
    <w:rsid w:val="007D798F"/>
    <w:rsid w:val="007E0D3C"/>
    <w:rsid w:val="007E2674"/>
    <w:rsid w:val="007E3B43"/>
    <w:rsid w:val="007E3DF1"/>
    <w:rsid w:val="007E4A25"/>
    <w:rsid w:val="007E50BD"/>
    <w:rsid w:val="007E71AA"/>
    <w:rsid w:val="007F5095"/>
    <w:rsid w:val="007F6CC7"/>
    <w:rsid w:val="007F6E7C"/>
    <w:rsid w:val="007F7B5C"/>
    <w:rsid w:val="008009D1"/>
    <w:rsid w:val="008051DB"/>
    <w:rsid w:val="008112B2"/>
    <w:rsid w:val="008115A1"/>
    <w:rsid w:val="00811E10"/>
    <w:rsid w:val="00815E1B"/>
    <w:rsid w:val="0082027D"/>
    <w:rsid w:val="00822C40"/>
    <w:rsid w:val="00824FAF"/>
    <w:rsid w:val="008256DD"/>
    <w:rsid w:val="00825ED8"/>
    <w:rsid w:val="00830B0E"/>
    <w:rsid w:val="008326B1"/>
    <w:rsid w:val="008347CD"/>
    <w:rsid w:val="00835CC6"/>
    <w:rsid w:val="008411F8"/>
    <w:rsid w:val="008415EE"/>
    <w:rsid w:val="008418A2"/>
    <w:rsid w:val="00841C98"/>
    <w:rsid w:val="008457E7"/>
    <w:rsid w:val="00846BB1"/>
    <w:rsid w:val="00846D02"/>
    <w:rsid w:val="00850F9F"/>
    <w:rsid w:val="008514BF"/>
    <w:rsid w:val="0085292C"/>
    <w:rsid w:val="00862146"/>
    <w:rsid w:val="0086249B"/>
    <w:rsid w:val="0086254D"/>
    <w:rsid w:val="008664A1"/>
    <w:rsid w:val="008704F9"/>
    <w:rsid w:val="0087494C"/>
    <w:rsid w:val="00876C10"/>
    <w:rsid w:val="008823CD"/>
    <w:rsid w:val="00885945"/>
    <w:rsid w:val="008859BD"/>
    <w:rsid w:val="008902EC"/>
    <w:rsid w:val="00894122"/>
    <w:rsid w:val="00895818"/>
    <w:rsid w:val="008960DB"/>
    <w:rsid w:val="00896A29"/>
    <w:rsid w:val="008A2428"/>
    <w:rsid w:val="008A2918"/>
    <w:rsid w:val="008A4B7B"/>
    <w:rsid w:val="008A58C6"/>
    <w:rsid w:val="008A59C1"/>
    <w:rsid w:val="008A6C3D"/>
    <w:rsid w:val="008A73C4"/>
    <w:rsid w:val="008A760D"/>
    <w:rsid w:val="008B3673"/>
    <w:rsid w:val="008B3853"/>
    <w:rsid w:val="008B3E82"/>
    <w:rsid w:val="008B442D"/>
    <w:rsid w:val="008C028C"/>
    <w:rsid w:val="008C12E1"/>
    <w:rsid w:val="008C38D8"/>
    <w:rsid w:val="008C56FF"/>
    <w:rsid w:val="008D15A0"/>
    <w:rsid w:val="008D3297"/>
    <w:rsid w:val="008D3D21"/>
    <w:rsid w:val="008D625B"/>
    <w:rsid w:val="008D6640"/>
    <w:rsid w:val="008D6CA4"/>
    <w:rsid w:val="008D74BA"/>
    <w:rsid w:val="008E1C45"/>
    <w:rsid w:val="008E2C5C"/>
    <w:rsid w:val="008E3183"/>
    <w:rsid w:val="008E514D"/>
    <w:rsid w:val="008E57A4"/>
    <w:rsid w:val="008E5DAB"/>
    <w:rsid w:val="008E6A8F"/>
    <w:rsid w:val="008F2379"/>
    <w:rsid w:val="008F3F52"/>
    <w:rsid w:val="008F56A8"/>
    <w:rsid w:val="008F7A2E"/>
    <w:rsid w:val="00903662"/>
    <w:rsid w:val="00904D38"/>
    <w:rsid w:val="00907C49"/>
    <w:rsid w:val="009113A0"/>
    <w:rsid w:val="00911C4B"/>
    <w:rsid w:val="0091300F"/>
    <w:rsid w:val="00913811"/>
    <w:rsid w:val="009146C3"/>
    <w:rsid w:val="00915EFE"/>
    <w:rsid w:val="00917BED"/>
    <w:rsid w:val="00920C1E"/>
    <w:rsid w:val="00922B3D"/>
    <w:rsid w:val="009231FC"/>
    <w:rsid w:val="00923480"/>
    <w:rsid w:val="00923516"/>
    <w:rsid w:val="00923AE4"/>
    <w:rsid w:val="00925A2C"/>
    <w:rsid w:val="00932C42"/>
    <w:rsid w:val="00933E2B"/>
    <w:rsid w:val="00934CB9"/>
    <w:rsid w:val="00935E9F"/>
    <w:rsid w:val="00937221"/>
    <w:rsid w:val="00940125"/>
    <w:rsid w:val="00940609"/>
    <w:rsid w:val="00942445"/>
    <w:rsid w:val="009450A1"/>
    <w:rsid w:val="00950439"/>
    <w:rsid w:val="00950525"/>
    <w:rsid w:val="0095215D"/>
    <w:rsid w:val="00952162"/>
    <w:rsid w:val="00952F49"/>
    <w:rsid w:val="00954B61"/>
    <w:rsid w:val="009573AF"/>
    <w:rsid w:val="00957695"/>
    <w:rsid w:val="0096099D"/>
    <w:rsid w:val="00960D56"/>
    <w:rsid w:val="00964252"/>
    <w:rsid w:val="00965AB1"/>
    <w:rsid w:val="00967790"/>
    <w:rsid w:val="00967888"/>
    <w:rsid w:val="00967928"/>
    <w:rsid w:val="009714AD"/>
    <w:rsid w:val="009716A9"/>
    <w:rsid w:val="00974AE8"/>
    <w:rsid w:val="00974F14"/>
    <w:rsid w:val="009757F4"/>
    <w:rsid w:val="00976962"/>
    <w:rsid w:val="00976B5C"/>
    <w:rsid w:val="0097776E"/>
    <w:rsid w:val="00980450"/>
    <w:rsid w:val="0098085C"/>
    <w:rsid w:val="00984CA2"/>
    <w:rsid w:val="0098505F"/>
    <w:rsid w:val="00985081"/>
    <w:rsid w:val="009858FE"/>
    <w:rsid w:val="00986511"/>
    <w:rsid w:val="0099139F"/>
    <w:rsid w:val="00992190"/>
    <w:rsid w:val="009925CA"/>
    <w:rsid w:val="00992E93"/>
    <w:rsid w:val="00994007"/>
    <w:rsid w:val="009944BA"/>
    <w:rsid w:val="009969D1"/>
    <w:rsid w:val="00996E8B"/>
    <w:rsid w:val="009A0ACF"/>
    <w:rsid w:val="009A1AEE"/>
    <w:rsid w:val="009A2258"/>
    <w:rsid w:val="009A2621"/>
    <w:rsid w:val="009A2860"/>
    <w:rsid w:val="009A43E8"/>
    <w:rsid w:val="009A69CF"/>
    <w:rsid w:val="009B1B55"/>
    <w:rsid w:val="009B245F"/>
    <w:rsid w:val="009B3841"/>
    <w:rsid w:val="009B3BE0"/>
    <w:rsid w:val="009B4F8A"/>
    <w:rsid w:val="009B6875"/>
    <w:rsid w:val="009B6D0B"/>
    <w:rsid w:val="009B74DD"/>
    <w:rsid w:val="009C1098"/>
    <w:rsid w:val="009C14C4"/>
    <w:rsid w:val="009C1AC1"/>
    <w:rsid w:val="009C206C"/>
    <w:rsid w:val="009C2C9A"/>
    <w:rsid w:val="009C33D3"/>
    <w:rsid w:val="009C3D34"/>
    <w:rsid w:val="009C3DC3"/>
    <w:rsid w:val="009C7E85"/>
    <w:rsid w:val="009D2445"/>
    <w:rsid w:val="009D33ED"/>
    <w:rsid w:val="009D474E"/>
    <w:rsid w:val="009D68E1"/>
    <w:rsid w:val="009D6BC2"/>
    <w:rsid w:val="009E0F65"/>
    <w:rsid w:val="009E65CE"/>
    <w:rsid w:val="009E73F3"/>
    <w:rsid w:val="009F0B86"/>
    <w:rsid w:val="009F6736"/>
    <w:rsid w:val="009F73A5"/>
    <w:rsid w:val="009F7D5B"/>
    <w:rsid w:val="00A001B9"/>
    <w:rsid w:val="00A03BBB"/>
    <w:rsid w:val="00A03CF3"/>
    <w:rsid w:val="00A06192"/>
    <w:rsid w:val="00A131B7"/>
    <w:rsid w:val="00A156CD"/>
    <w:rsid w:val="00A21335"/>
    <w:rsid w:val="00A23302"/>
    <w:rsid w:val="00A235D0"/>
    <w:rsid w:val="00A23E32"/>
    <w:rsid w:val="00A23F70"/>
    <w:rsid w:val="00A25502"/>
    <w:rsid w:val="00A2626E"/>
    <w:rsid w:val="00A27E78"/>
    <w:rsid w:val="00A33634"/>
    <w:rsid w:val="00A34E17"/>
    <w:rsid w:val="00A36A35"/>
    <w:rsid w:val="00A37067"/>
    <w:rsid w:val="00A37C7B"/>
    <w:rsid w:val="00A44226"/>
    <w:rsid w:val="00A46F18"/>
    <w:rsid w:val="00A51158"/>
    <w:rsid w:val="00A530BF"/>
    <w:rsid w:val="00A53868"/>
    <w:rsid w:val="00A53FF4"/>
    <w:rsid w:val="00A5492E"/>
    <w:rsid w:val="00A5665B"/>
    <w:rsid w:val="00A56DD8"/>
    <w:rsid w:val="00A6213E"/>
    <w:rsid w:val="00A636CB"/>
    <w:rsid w:val="00A65374"/>
    <w:rsid w:val="00A70DA8"/>
    <w:rsid w:val="00A72EBB"/>
    <w:rsid w:val="00A738A2"/>
    <w:rsid w:val="00A74A37"/>
    <w:rsid w:val="00A761BD"/>
    <w:rsid w:val="00A77025"/>
    <w:rsid w:val="00A77CF9"/>
    <w:rsid w:val="00A80BEA"/>
    <w:rsid w:val="00A8212E"/>
    <w:rsid w:val="00A824BE"/>
    <w:rsid w:val="00A82B12"/>
    <w:rsid w:val="00A82D79"/>
    <w:rsid w:val="00A85BC6"/>
    <w:rsid w:val="00A87119"/>
    <w:rsid w:val="00A91B39"/>
    <w:rsid w:val="00A92265"/>
    <w:rsid w:val="00A95801"/>
    <w:rsid w:val="00A96232"/>
    <w:rsid w:val="00A96DFA"/>
    <w:rsid w:val="00AA1F36"/>
    <w:rsid w:val="00AA377F"/>
    <w:rsid w:val="00AA532A"/>
    <w:rsid w:val="00AB00B5"/>
    <w:rsid w:val="00AB250E"/>
    <w:rsid w:val="00AB35D5"/>
    <w:rsid w:val="00AB385B"/>
    <w:rsid w:val="00AB5E8B"/>
    <w:rsid w:val="00AB636C"/>
    <w:rsid w:val="00AB714C"/>
    <w:rsid w:val="00AC02C6"/>
    <w:rsid w:val="00AC212B"/>
    <w:rsid w:val="00AC4EC6"/>
    <w:rsid w:val="00AC793B"/>
    <w:rsid w:val="00AD044C"/>
    <w:rsid w:val="00AD0DC5"/>
    <w:rsid w:val="00AD1020"/>
    <w:rsid w:val="00AD30A5"/>
    <w:rsid w:val="00AD35EF"/>
    <w:rsid w:val="00AD536D"/>
    <w:rsid w:val="00AD538F"/>
    <w:rsid w:val="00AD577E"/>
    <w:rsid w:val="00AD5B6F"/>
    <w:rsid w:val="00AD7CAF"/>
    <w:rsid w:val="00AE0892"/>
    <w:rsid w:val="00AE5C1E"/>
    <w:rsid w:val="00AE622A"/>
    <w:rsid w:val="00AF05AC"/>
    <w:rsid w:val="00AF0A7A"/>
    <w:rsid w:val="00AF0BDE"/>
    <w:rsid w:val="00AF0EB5"/>
    <w:rsid w:val="00AF22BD"/>
    <w:rsid w:val="00AF4ACB"/>
    <w:rsid w:val="00AF5D2E"/>
    <w:rsid w:val="00AF615B"/>
    <w:rsid w:val="00AF6CBC"/>
    <w:rsid w:val="00B051BB"/>
    <w:rsid w:val="00B05A6F"/>
    <w:rsid w:val="00B064C1"/>
    <w:rsid w:val="00B10B9F"/>
    <w:rsid w:val="00B116AB"/>
    <w:rsid w:val="00B13CD6"/>
    <w:rsid w:val="00B16BAC"/>
    <w:rsid w:val="00B170CF"/>
    <w:rsid w:val="00B17438"/>
    <w:rsid w:val="00B17950"/>
    <w:rsid w:val="00B17DCF"/>
    <w:rsid w:val="00B21300"/>
    <w:rsid w:val="00B24BE4"/>
    <w:rsid w:val="00B251F7"/>
    <w:rsid w:val="00B26489"/>
    <w:rsid w:val="00B300A5"/>
    <w:rsid w:val="00B307BB"/>
    <w:rsid w:val="00B311CF"/>
    <w:rsid w:val="00B335E4"/>
    <w:rsid w:val="00B36A81"/>
    <w:rsid w:val="00B4017F"/>
    <w:rsid w:val="00B40F34"/>
    <w:rsid w:val="00B44258"/>
    <w:rsid w:val="00B45F30"/>
    <w:rsid w:val="00B47252"/>
    <w:rsid w:val="00B474C1"/>
    <w:rsid w:val="00B47F12"/>
    <w:rsid w:val="00B5128B"/>
    <w:rsid w:val="00B51C84"/>
    <w:rsid w:val="00B51F59"/>
    <w:rsid w:val="00B5382A"/>
    <w:rsid w:val="00B544BB"/>
    <w:rsid w:val="00B54892"/>
    <w:rsid w:val="00B56BA4"/>
    <w:rsid w:val="00B56F20"/>
    <w:rsid w:val="00B57857"/>
    <w:rsid w:val="00B60693"/>
    <w:rsid w:val="00B60970"/>
    <w:rsid w:val="00B61975"/>
    <w:rsid w:val="00B62B16"/>
    <w:rsid w:val="00B64C35"/>
    <w:rsid w:val="00B64DEC"/>
    <w:rsid w:val="00B6583C"/>
    <w:rsid w:val="00B65AD2"/>
    <w:rsid w:val="00B674FC"/>
    <w:rsid w:val="00B7033B"/>
    <w:rsid w:val="00B70593"/>
    <w:rsid w:val="00B70E5E"/>
    <w:rsid w:val="00B72861"/>
    <w:rsid w:val="00B73CDF"/>
    <w:rsid w:val="00B7454B"/>
    <w:rsid w:val="00B778F3"/>
    <w:rsid w:val="00B80DB4"/>
    <w:rsid w:val="00B82B0A"/>
    <w:rsid w:val="00B82E8A"/>
    <w:rsid w:val="00B86943"/>
    <w:rsid w:val="00B8698D"/>
    <w:rsid w:val="00B9282B"/>
    <w:rsid w:val="00B92B4E"/>
    <w:rsid w:val="00B9427B"/>
    <w:rsid w:val="00B94962"/>
    <w:rsid w:val="00B95270"/>
    <w:rsid w:val="00B96545"/>
    <w:rsid w:val="00B97512"/>
    <w:rsid w:val="00B9770A"/>
    <w:rsid w:val="00BA040C"/>
    <w:rsid w:val="00BA0756"/>
    <w:rsid w:val="00BA15BA"/>
    <w:rsid w:val="00BA716E"/>
    <w:rsid w:val="00BA7A9D"/>
    <w:rsid w:val="00BB0511"/>
    <w:rsid w:val="00BB25A9"/>
    <w:rsid w:val="00BB4604"/>
    <w:rsid w:val="00BB47FC"/>
    <w:rsid w:val="00BC0316"/>
    <w:rsid w:val="00BC0F18"/>
    <w:rsid w:val="00BC228A"/>
    <w:rsid w:val="00BC47FE"/>
    <w:rsid w:val="00BC4D6F"/>
    <w:rsid w:val="00BC5765"/>
    <w:rsid w:val="00BC59B8"/>
    <w:rsid w:val="00BC68D8"/>
    <w:rsid w:val="00BC6DE8"/>
    <w:rsid w:val="00BD514F"/>
    <w:rsid w:val="00BD5426"/>
    <w:rsid w:val="00BE09F0"/>
    <w:rsid w:val="00BE0DBB"/>
    <w:rsid w:val="00BE29AD"/>
    <w:rsid w:val="00BE398C"/>
    <w:rsid w:val="00BE6CD3"/>
    <w:rsid w:val="00BE70D7"/>
    <w:rsid w:val="00BE7E96"/>
    <w:rsid w:val="00BF36BC"/>
    <w:rsid w:val="00BF3A66"/>
    <w:rsid w:val="00BF4602"/>
    <w:rsid w:val="00BF7C2F"/>
    <w:rsid w:val="00BF7E2F"/>
    <w:rsid w:val="00C030C0"/>
    <w:rsid w:val="00C04015"/>
    <w:rsid w:val="00C0613D"/>
    <w:rsid w:val="00C10A74"/>
    <w:rsid w:val="00C110EC"/>
    <w:rsid w:val="00C119E4"/>
    <w:rsid w:val="00C233A8"/>
    <w:rsid w:val="00C24558"/>
    <w:rsid w:val="00C24B28"/>
    <w:rsid w:val="00C25861"/>
    <w:rsid w:val="00C33153"/>
    <w:rsid w:val="00C33DBD"/>
    <w:rsid w:val="00C34F84"/>
    <w:rsid w:val="00C3517F"/>
    <w:rsid w:val="00C363B2"/>
    <w:rsid w:val="00C40EEF"/>
    <w:rsid w:val="00C40FBD"/>
    <w:rsid w:val="00C43632"/>
    <w:rsid w:val="00C43968"/>
    <w:rsid w:val="00C446CF"/>
    <w:rsid w:val="00C512E7"/>
    <w:rsid w:val="00C51836"/>
    <w:rsid w:val="00C52DB0"/>
    <w:rsid w:val="00C53AAA"/>
    <w:rsid w:val="00C54049"/>
    <w:rsid w:val="00C541B8"/>
    <w:rsid w:val="00C54DC2"/>
    <w:rsid w:val="00C5629E"/>
    <w:rsid w:val="00C645AF"/>
    <w:rsid w:val="00C65005"/>
    <w:rsid w:val="00C6586F"/>
    <w:rsid w:val="00C7050F"/>
    <w:rsid w:val="00C7243E"/>
    <w:rsid w:val="00C771BE"/>
    <w:rsid w:val="00C7767B"/>
    <w:rsid w:val="00C77717"/>
    <w:rsid w:val="00C77FAF"/>
    <w:rsid w:val="00C8050C"/>
    <w:rsid w:val="00C8070A"/>
    <w:rsid w:val="00C826A9"/>
    <w:rsid w:val="00C845ED"/>
    <w:rsid w:val="00C866E1"/>
    <w:rsid w:val="00C87729"/>
    <w:rsid w:val="00C87DBE"/>
    <w:rsid w:val="00C87E30"/>
    <w:rsid w:val="00C912F8"/>
    <w:rsid w:val="00C91611"/>
    <w:rsid w:val="00C91C97"/>
    <w:rsid w:val="00C94DB8"/>
    <w:rsid w:val="00C971B7"/>
    <w:rsid w:val="00CA000B"/>
    <w:rsid w:val="00CA0AB3"/>
    <w:rsid w:val="00CA1AE6"/>
    <w:rsid w:val="00CA3A6C"/>
    <w:rsid w:val="00CA5541"/>
    <w:rsid w:val="00CA78DD"/>
    <w:rsid w:val="00CA7E14"/>
    <w:rsid w:val="00CB211B"/>
    <w:rsid w:val="00CB3C88"/>
    <w:rsid w:val="00CB5D1D"/>
    <w:rsid w:val="00CC15AB"/>
    <w:rsid w:val="00CC2712"/>
    <w:rsid w:val="00CC35D7"/>
    <w:rsid w:val="00CC3BEF"/>
    <w:rsid w:val="00CC4FDE"/>
    <w:rsid w:val="00CC5360"/>
    <w:rsid w:val="00CC7F0A"/>
    <w:rsid w:val="00CD0490"/>
    <w:rsid w:val="00CD0F11"/>
    <w:rsid w:val="00CD2E19"/>
    <w:rsid w:val="00CD315E"/>
    <w:rsid w:val="00CD5731"/>
    <w:rsid w:val="00CD5BEE"/>
    <w:rsid w:val="00CD610B"/>
    <w:rsid w:val="00CD6215"/>
    <w:rsid w:val="00CE2C77"/>
    <w:rsid w:val="00CE331E"/>
    <w:rsid w:val="00CE42CA"/>
    <w:rsid w:val="00CE5CA1"/>
    <w:rsid w:val="00CE659A"/>
    <w:rsid w:val="00CE6C15"/>
    <w:rsid w:val="00CE73C4"/>
    <w:rsid w:val="00CF0777"/>
    <w:rsid w:val="00CF0839"/>
    <w:rsid w:val="00CF0E53"/>
    <w:rsid w:val="00CF3ED8"/>
    <w:rsid w:val="00CF6ED9"/>
    <w:rsid w:val="00D0103C"/>
    <w:rsid w:val="00D01707"/>
    <w:rsid w:val="00D01F6E"/>
    <w:rsid w:val="00D021B8"/>
    <w:rsid w:val="00D03EDF"/>
    <w:rsid w:val="00D05E65"/>
    <w:rsid w:val="00D06016"/>
    <w:rsid w:val="00D06477"/>
    <w:rsid w:val="00D069A7"/>
    <w:rsid w:val="00D06B75"/>
    <w:rsid w:val="00D075A8"/>
    <w:rsid w:val="00D104C0"/>
    <w:rsid w:val="00D13FC7"/>
    <w:rsid w:val="00D14163"/>
    <w:rsid w:val="00D16277"/>
    <w:rsid w:val="00D16ECB"/>
    <w:rsid w:val="00D17B69"/>
    <w:rsid w:val="00D20B1D"/>
    <w:rsid w:val="00D222B9"/>
    <w:rsid w:val="00D227C1"/>
    <w:rsid w:val="00D24014"/>
    <w:rsid w:val="00D24059"/>
    <w:rsid w:val="00D240FF"/>
    <w:rsid w:val="00D248E7"/>
    <w:rsid w:val="00D26A27"/>
    <w:rsid w:val="00D30431"/>
    <w:rsid w:val="00D30F88"/>
    <w:rsid w:val="00D35B5D"/>
    <w:rsid w:val="00D369A7"/>
    <w:rsid w:val="00D36DE6"/>
    <w:rsid w:val="00D446C0"/>
    <w:rsid w:val="00D45951"/>
    <w:rsid w:val="00D45E2C"/>
    <w:rsid w:val="00D45E80"/>
    <w:rsid w:val="00D46A6E"/>
    <w:rsid w:val="00D50331"/>
    <w:rsid w:val="00D50C58"/>
    <w:rsid w:val="00D51047"/>
    <w:rsid w:val="00D52736"/>
    <w:rsid w:val="00D56CD0"/>
    <w:rsid w:val="00D6032E"/>
    <w:rsid w:val="00D61CB9"/>
    <w:rsid w:val="00D64B9C"/>
    <w:rsid w:val="00D65636"/>
    <w:rsid w:val="00D66866"/>
    <w:rsid w:val="00D67AD9"/>
    <w:rsid w:val="00D67CBF"/>
    <w:rsid w:val="00D764A7"/>
    <w:rsid w:val="00D76516"/>
    <w:rsid w:val="00D83CD0"/>
    <w:rsid w:val="00D84DFA"/>
    <w:rsid w:val="00D85788"/>
    <w:rsid w:val="00D869E0"/>
    <w:rsid w:val="00D86EB6"/>
    <w:rsid w:val="00D871B0"/>
    <w:rsid w:val="00D87793"/>
    <w:rsid w:val="00D93319"/>
    <w:rsid w:val="00DA129B"/>
    <w:rsid w:val="00DA645E"/>
    <w:rsid w:val="00DA6DC5"/>
    <w:rsid w:val="00DA77E5"/>
    <w:rsid w:val="00DB29B6"/>
    <w:rsid w:val="00DB3739"/>
    <w:rsid w:val="00DB37F6"/>
    <w:rsid w:val="00DB3B57"/>
    <w:rsid w:val="00DB4F23"/>
    <w:rsid w:val="00DB544E"/>
    <w:rsid w:val="00DB67FE"/>
    <w:rsid w:val="00DB6973"/>
    <w:rsid w:val="00DC2BED"/>
    <w:rsid w:val="00DC2E54"/>
    <w:rsid w:val="00DC4A43"/>
    <w:rsid w:val="00DD0050"/>
    <w:rsid w:val="00DD12F6"/>
    <w:rsid w:val="00DD1900"/>
    <w:rsid w:val="00DD1A6C"/>
    <w:rsid w:val="00DD261E"/>
    <w:rsid w:val="00DD30FE"/>
    <w:rsid w:val="00DD5964"/>
    <w:rsid w:val="00DD5A71"/>
    <w:rsid w:val="00DD5AE0"/>
    <w:rsid w:val="00DD5C94"/>
    <w:rsid w:val="00DD7879"/>
    <w:rsid w:val="00DE34E8"/>
    <w:rsid w:val="00DE3521"/>
    <w:rsid w:val="00DE4CC2"/>
    <w:rsid w:val="00DE738E"/>
    <w:rsid w:val="00DE7755"/>
    <w:rsid w:val="00DF02AD"/>
    <w:rsid w:val="00DF0D06"/>
    <w:rsid w:val="00DF0F36"/>
    <w:rsid w:val="00DF1581"/>
    <w:rsid w:val="00DF194A"/>
    <w:rsid w:val="00DF27D0"/>
    <w:rsid w:val="00DF2DE0"/>
    <w:rsid w:val="00DF2F86"/>
    <w:rsid w:val="00DF2FA5"/>
    <w:rsid w:val="00DF378B"/>
    <w:rsid w:val="00DF64AC"/>
    <w:rsid w:val="00E00C08"/>
    <w:rsid w:val="00E01691"/>
    <w:rsid w:val="00E018ED"/>
    <w:rsid w:val="00E02E54"/>
    <w:rsid w:val="00E03C76"/>
    <w:rsid w:val="00E05820"/>
    <w:rsid w:val="00E106F1"/>
    <w:rsid w:val="00E16558"/>
    <w:rsid w:val="00E207E4"/>
    <w:rsid w:val="00E213F2"/>
    <w:rsid w:val="00E21A64"/>
    <w:rsid w:val="00E21C1E"/>
    <w:rsid w:val="00E22135"/>
    <w:rsid w:val="00E23FC6"/>
    <w:rsid w:val="00E23FF4"/>
    <w:rsid w:val="00E24F48"/>
    <w:rsid w:val="00E25968"/>
    <w:rsid w:val="00E2667C"/>
    <w:rsid w:val="00E324DB"/>
    <w:rsid w:val="00E3291E"/>
    <w:rsid w:val="00E3333B"/>
    <w:rsid w:val="00E3420B"/>
    <w:rsid w:val="00E428AD"/>
    <w:rsid w:val="00E44F8E"/>
    <w:rsid w:val="00E52242"/>
    <w:rsid w:val="00E524BE"/>
    <w:rsid w:val="00E535D5"/>
    <w:rsid w:val="00E54C0C"/>
    <w:rsid w:val="00E572D4"/>
    <w:rsid w:val="00E57A9E"/>
    <w:rsid w:val="00E607A9"/>
    <w:rsid w:val="00E61662"/>
    <w:rsid w:val="00E61AC9"/>
    <w:rsid w:val="00E63470"/>
    <w:rsid w:val="00E63AFD"/>
    <w:rsid w:val="00E64F18"/>
    <w:rsid w:val="00E7058B"/>
    <w:rsid w:val="00E71EB8"/>
    <w:rsid w:val="00E74A33"/>
    <w:rsid w:val="00E7627A"/>
    <w:rsid w:val="00E80E7B"/>
    <w:rsid w:val="00E8204B"/>
    <w:rsid w:val="00E8296B"/>
    <w:rsid w:val="00E87850"/>
    <w:rsid w:val="00E917DC"/>
    <w:rsid w:val="00E9283F"/>
    <w:rsid w:val="00E95466"/>
    <w:rsid w:val="00EA351A"/>
    <w:rsid w:val="00EB0643"/>
    <w:rsid w:val="00EB1513"/>
    <w:rsid w:val="00EB3475"/>
    <w:rsid w:val="00EB56B1"/>
    <w:rsid w:val="00EC07D0"/>
    <w:rsid w:val="00EC1726"/>
    <w:rsid w:val="00EC1FDE"/>
    <w:rsid w:val="00EC21AC"/>
    <w:rsid w:val="00EC2E3A"/>
    <w:rsid w:val="00EC3457"/>
    <w:rsid w:val="00EC3658"/>
    <w:rsid w:val="00EC36CF"/>
    <w:rsid w:val="00EC6E78"/>
    <w:rsid w:val="00ED0FA2"/>
    <w:rsid w:val="00ED3C34"/>
    <w:rsid w:val="00ED455B"/>
    <w:rsid w:val="00ED5549"/>
    <w:rsid w:val="00ED5BCD"/>
    <w:rsid w:val="00ED5F25"/>
    <w:rsid w:val="00ED6555"/>
    <w:rsid w:val="00EE3DE9"/>
    <w:rsid w:val="00EE588E"/>
    <w:rsid w:val="00EE7F49"/>
    <w:rsid w:val="00EF2D6C"/>
    <w:rsid w:val="00EF57AB"/>
    <w:rsid w:val="00F04115"/>
    <w:rsid w:val="00F058F6"/>
    <w:rsid w:val="00F05FB2"/>
    <w:rsid w:val="00F06680"/>
    <w:rsid w:val="00F11786"/>
    <w:rsid w:val="00F15014"/>
    <w:rsid w:val="00F17B3F"/>
    <w:rsid w:val="00F270DB"/>
    <w:rsid w:val="00F3090E"/>
    <w:rsid w:val="00F31B22"/>
    <w:rsid w:val="00F31C32"/>
    <w:rsid w:val="00F32BEC"/>
    <w:rsid w:val="00F33407"/>
    <w:rsid w:val="00F33727"/>
    <w:rsid w:val="00F36371"/>
    <w:rsid w:val="00F3755B"/>
    <w:rsid w:val="00F42676"/>
    <w:rsid w:val="00F42D4C"/>
    <w:rsid w:val="00F434C7"/>
    <w:rsid w:val="00F44134"/>
    <w:rsid w:val="00F53E05"/>
    <w:rsid w:val="00F54BE2"/>
    <w:rsid w:val="00F5507E"/>
    <w:rsid w:val="00F55461"/>
    <w:rsid w:val="00F567E6"/>
    <w:rsid w:val="00F57F17"/>
    <w:rsid w:val="00F6035F"/>
    <w:rsid w:val="00F61F56"/>
    <w:rsid w:val="00F62E89"/>
    <w:rsid w:val="00F63CAE"/>
    <w:rsid w:val="00F65C08"/>
    <w:rsid w:val="00F7016B"/>
    <w:rsid w:val="00F70347"/>
    <w:rsid w:val="00F71701"/>
    <w:rsid w:val="00F71835"/>
    <w:rsid w:val="00F73317"/>
    <w:rsid w:val="00F74ABC"/>
    <w:rsid w:val="00F74C23"/>
    <w:rsid w:val="00F76F29"/>
    <w:rsid w:val="00F77CCE"/>
    <w:rsid w:val="00F8198B"/>
    <w:rsid w:val="00F86B80"/>
    <w:rsid w:val="00F90045"/>
    <w:rsid w:val="00F9209E"/>
    <w:rsid w:val="00F93875"/>
    <w:rsid w:val="00F95A47"/>
    <w:rsid w:val="00F96272"/>
    <w:rsid w:val="00F97B10"/>
    <w:rsid w:val="00FA02E4"/>
    <w:rsid w:val="00FA1DBE"/>
    <w:rsid w:val="00FA6455"/>
    <w:rsid w:val="00FB26B1"/>
    <w:rsid w:val="00FB2EC2"/>
    <w:rsid w:val="00FB50D2"/>
    <w:rsid w:val="00FB6446"/>
    <w:rsid w:val="00FB7BB6"/>
    <w:rsid w:val="00FC0021"/>
    <w:rsid w:val="00FC5A32"/>
    <w:rsid w:val="00FD0859"/>
    <w:rsid w:val="00FD3AFB"/>
    <w:rsid w:val="00FD44EA"/>
    <w:rsid w:val="00FD61C1"/>
    <w:rsid w:val="00FE067C"/>
    <w:rsid w:val="00FE0B9B"/>
    <w:rsid w:val="00FE399F"/>
    <w:rsid w:val="00FE4DC9"/>
    <w:rsid w:val="00FE711F"/>
    <w:rsid w:val="00FE7A81"/>
    <w:rsid w:val="00FE7C8E"/>
    <w:rsid w:val="00FF3822"/>
    <w:rsid w:val="00FF5C36"/>
    <w:rsid w:val="00FF67D5"/>
    <w:rsid w:val="00FF6C8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BC015"/>
  <w15:docId w15:val="{FF3FE458-7F5A-462A-B22B-D411D6198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0557"/>
    <w:pPr>
      <w:spacing w:after="0" w:line="360" w:lineRule="auto"/>
      <w:ind w:firstLine="1134"/>
      <w:jc w:val="both"/>
      <w:outlineLvl w:val="0"/>
    </w:pPr>
    <w:rPr>
      <w:rFonts w:ascii="Times New Roman" w:hAnsi="Times New Roman"/>
      <w:sz w:val="24"/>
    </w:rPr>
  </w:style>
  <w:style w:type="paragraph" w:styleId="Ttulo1">
    <w:name w:val="heading 1"/>
    <w:basedOn w:val="Normal"/>
    <w:next w:val="Normal"/>
    <w:link w:val="Ttulo1Char"/>
    <w:uiPriority w:val="9"/>
    <w:qFormat/>
    <w:rsid w:val="00F36371"/>
    <w:pPr>
      <w:keepNext/>
      <w:keepLines/>
      <w:numPr>
        <w:numId w:val="4"/>
      </w:numPr>
      <w:ind w:left="0" w:firstLine="0"/>
      <w:jc w:val="left"/>
    </w:pPr>
    <w:rPr>
      <w:rFonts w:eastAsiaTheme="majorEastAsia" w:cstheme="majorBidi"/>
      <w:b/>
      <w:caps/>
      <w:szCs w:val="32"/>
    </w:rPr>
  </w:style>
  <w:style w:type="paragraph" w:styleId="Ttulo2">
    <w:name w:val="heading 2"/>
    <w:basedOn w:val="Normal"/>
    <w:next w:val="Normal"/>
    <w:link w:val="Ttulo2Char"/>
    <w:uiPriority w:val="9"/>
    <w:unhideWhenUsed/>
    <w:qFormat/>
    <w:rsid w:val="00020A75"/>
    <w:pPr>
      <w:keepNext/>
      <w:keepLines/>
      <w:numPr>
        <w:ilvl w:val="1"/>
        <w:numId w:val="4"/>
      </w:numPr>
      <w:ind w:left="578" w:hanging="578"/>
      <w:jc w:val="left"/>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717CFA"/>
    <w:pPr>
      <w:keepNext/>
      <w:keepLines/>
      <w:numPr>
        <w:ilvl w:val="2"/>
        <w:numId w:val="4"/>
      </w:numPr>
      <w:jc w:val="left"/>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F36371"/>
    <w:pPr>
      <w:keepNext/>
      <w:keepLines/>
      <w:numPr>
        <w:ilvl w:val="3"/>
        <w:numId w:val="4"/>
      </w:numPr>
      <w:ind w:left="862" w:hanging="862"/>
      <w:outlineLvl w:val="3"/>
    </w:pPr>
    <w:rPr>
      <w:iCs/>
    </w:rPr>
  </w:style>
  <w:style w:type="paragraph" w:styleId="Ttulo5">
    <w:name w:val="heading 5"/>
    <w:basedOn w:val="Normal"/>
    <w:next w:val="Normal"/>
    <w:link w:val="Ttulo5Char"/>
    <w:uiPriority w:val="9"/>
    <w:unhideWhenUsed/>
    <w:qFormat/>
    <w:rsid w:val="00211402"/>
    <w:pPr>
      <w:keepNext/>
      <w:keepLines/>
      <w:numPr>
        <w:ilvl w:val="4"/>
        <w:numId w:val="4"/>
      </w:numPr>
      <w:spacing w:before="30" w:after="30"/>
      <w:ind w:left="1077" w:hanging="1077"/>
      <w:jc w:val="left"/>
      <w:outlineLvl w:val="4"/>
    </w:pPr>
    <w:rPr>
      <w:rFonts w:eastAsiaTheme="majorEastAsia" w:cstheme="majorBidi"/>
      <w:b/>
      <w:i/>
      <w:u w:val="single"/>
    </w:rPr>
  </w:style>
  <w:style w:type="paragraph" w:styleId="Ttulo6">
    <w:name w:val="heading 6"/>
    <w:basedOn w:val="Normal"/>
    <w:next w:val="Normal"/>
    <w:link w:val="Ttulo6Char"/>
    <w:uiPriority w:val="9"/>
    <w:semiHidden/>
    <w:unhideWhenUsed/>
    <w:qFormat/>
    <w:rsid w:val="00DF0F36"/>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DF0F36"/>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DF0F3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F0F3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36371"/>
    <w:rPr>
      <w:rFonts w:ascii="Times New Roman" w:eastAsiaTheme="majorEastAsia" w:hAnsi="Times New Roman" w:cstheme="majorBidi"/>
      <w:b/>
      <w:caps/>
      <w:sz w:val="24"/>
      <w:szCs w:val="32"/>
    </w:rPr>
  </w:style>
  <w:style w:type="paragraph" w:styleId="Textodebalo">
    <w:name w:val="Balloon Text"/>
    <w:basedOn w:val="Normal"/>
    <w:link w:val="TextodebaloChar"/>
    <w:uiPriority w:val="99"/>
    <w:semiHidden/>
    <w:unhideWhenUsed/>
    <w:rsid w:val="003877B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877B1"/>
    <w:rPr>
      <w:rFonts w:ascii="Tahoma" w:hAnsi="Tahoma" w:cs="Tahoma"/>
      <w:sz w:val="16"/>
      <w:szCs w:val="16"/>
    </w:rPr>
  </w:style>
  <w:style w:type="paragraph" w:styleId="PargrafodaLista">
    <w:name w:val="List Paragraph"/>
    <w:basedOn w:val="Normal"/>
    <w:uiPriority w:val="34"/>
    <w:qFormat/>
    <w:rsid w:val="003877B1"/>
    <w:pPr>
      <w:ind w:left="720"/>
      <w:contextualSpacing/>
    </w:pPr>
  </w:style>
  <w:style w:type="character" w:styleId="Refdecomentrio">
    <w:name w:val="annotation reference"/>
    <w:basedOn w:val="Fontepargpadro"/>
    <w:uiPriority w:val="99"/>
    <w:semiHidden/>
    <w:unhideWhenUsed/>
    <w:rsid w:val="00AB00B5"/>
    <w:rPr>
      <w:sz w:val="16"/>
      <w:szCs w:val="16"/>
    </w:rPr>
  </w:style>
  <w:style w:type="paragraph" w:styleId="Textodecomentrio">
    <w:name w:val="annotation text"/>
    <w:basedOn w:val="Normal"/>
    <w:link w:val="TextodecomentrioChar"/>
    <w:uiPriority w:val="99"/>
    <w:semiHidden/>
    <w:unhideWhenUsed/>
    <w:rsid w:val="00AB00B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B00B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B00B5"/>
    <w:rPr>
      <w:b/>
      <w:bCs/>
    </w:rPr>
  </w:style>
  <w:style w:type="character" w:customStyle="1" w:styleId="AssuntodocomentrioChar">
    <w:name w:val="Assunto do comentário Char"/>
    <w:basedOn w:val="TextodecomentrioChar"/>
    <w:link w:val="Assuntodocomentrio"/>
    <w:uiPriority w:val="99"/>
    <w:semiHidden/>
    <w:rsid w:val="00AB00B5"/>
    <w:rPr>
      <w:rFonts w:ascii="Times New Roman" w:hAnsi="Times New Roman"/>
      <w:b/>
      <w:bCs/>
      <w:sz w:val="20"/>
      <w:szCs w:val="20"/>
    </w:rPr>
  </w:style>
  <w:style w:type="character" w:styleId="Hyperlink">
    <w:name w:val="Hyperlink"/>
    <w:basedOn w:val="Fontepargpadro"/>
    <w:uiPriority w:val="99"/>
    <w:unhideWhenUsed/>
    <w:rsid w:val="0034712B"/>
    <w:rPr>
      <w:color w:val="0563C1" w:themeColor="hyperlink"/>
      <w:u w:val="single"/>
    </w:rPr>
  </w:style>
  <w:style w:type="paragraph" w:styleId="Bibliografia">
    <w:name w:val="Bibliography"/>
    <w:basedOn w:val="Normal"/>
    <w:next w:val="Normal"/>
    <w:uiPriority w:val="37"/>
    <w:unhideWhenUsed/>
    <w:qFormat/>
    <w:rsid w:val="00DF378B"/>
    <w:pPr>
      <w:spacing w:before="228" w:after="284" w:line="240" w:lineRule="auto"/>
      <w:ind w:firstLine="0"/>
      <w:jc w:val="left"/>
    </w:pPr>
  </w:style>
  <w:style w:type="character" w:customStyle="1" w:styleId="Ttulo3Char">
    <w:name w:val="Título 3 Char"/>
    <w:basedOn w:val="Fontepargpadro"/>
    <w:link w:val="Ttulo3"/>
    <w:uiPriority w:val="9"/>
    <w:rsid w:val="00717CFA"/>
    <w:rPr>
      <w:rFonts w:ascii="Times New Roman" w:eastAsiaTheme="majorEastAsia" w:hAnsi="Times New Roman" w:cstheme="majorBidi"/>
      <w:b/>
      <w:sz w:val="24"/>
      <w:szCs w:val="24"/>
    </w:rPr>
  </w:style>
  <w:style w:type="paragraph" w:styleId="Legenda">
    <w:name w:val="caption"/>
    <w:basedOn w:val="Normal"/>
    <w:next w:val="Normal"/>
    <w:uiPriority w:val="35"/>
    <w:unhideWhenUsed/>
    <w:qFormat/>
    <w:rsid w:val="00393E6F"/>
    <w:pPr>
      <w:ind w:firstLine="0"/>
      <w:jc w:val="center"/>
    </w:pPr>
    <w:rPr>
      <w:b/>
      <w:iCs/>
      <w:szCs w:val="18"/>
    </w:rPr>
  </w:style>
  <w:style w:type="character" w:customStyle="1" w:styleId="Ttulo2Char">
    <w:name w:val="Título 2 Char"/>
    <w:basedOn w:val="Fontepargpadro"/>
    <w:link w:val="Ttulo2"/>
    <w:uiPriority w:val="9"/>
    <w:rsid w:val="00020A75"/>
    <w:rPr>
      <w:rFonts w:ascii="Times New Roman" w:eastAsiaTheme="majorEastAsia" w:hAnsi="Times New Roman" w:cstheme="majorBidi"/>
      <w:caps/>
      <w:sz w:val="24"/>
      <w:szCs w:val="26"/>
    </w:rPr>
  </w:style>
  <w:style w:type="character" w:customStyle="1" w:styleId="Ttulo4Char">
    <w:name w:val="Título 4 Char"/>
    <w:basedOn w:val="Fontepargpadro"/>
    <w:link w:val="Ttulo4"/>
    <w:uiPriority w:val="9"/>
    <w:rsid w:val="00F36371"/>
    <w:rPr>
      <w:rFonts w:ascii="Times New Roman" w:hAnsi="Times New Roman"/>
      <w:iCs/>
      <w:sz w:val="24"/>
    </w:rPr>
  </w:style>
  <w:style w:type="character" w:customStyle="1" w:styleId="Ttulo5Char">
    <w:name w:val="Título 5 Char"/>
    <w:basedOn w:val="Fontepargpadro"/>
    <w:link w:val="Ttulo5"/>
    <w:uiPriority w:val="9"/>
    <w:rsid w:val="00211402"/>
    <w:rPr>
      <w:rFonts w:ascii="Times New Roman" w:eastAsiaTheme="majorEastAsia" w:hAnsi="Times New Roman" w:cstheme="majorBidi"/>
      <w:b/>
      <w:i/>
      <w:sz w:val="24"/>
      <w:u w:val="single"/>
    </w:rPr>
  </w:style>
  <w:style w:type="character" w:customStyle="1" w:styleId="Ttulo6Char">
    <w:name w:val="Título 6 Char"/>
    <w:basedOn w:val="Fontepargpadro"/>
    <w:link w:val="Ttulo6"/>
    <w:uiPriority w:val="9"/>
    <w:semiHidden/>
    <w:rsid w:val="00DF0F36"/>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DF0F36"/>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DF0F3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F0F36"/>
    <w:rPr>
      <w:rFonts w:asciiTheme="majorHAnsi" w:eastAsiaTheme="majorEastAsia" w:hAnsiTheme="majorHAnsi" w:cstheme="majorBidi"/>
      <w:i/>
      <w:iCs/>
      <w:color w:val="272727" w:themeColor="text1" w:themeTint="D8"/>
      <w:sz w:val="21"/>
      <w:szCs w:val="21"/>
    </w:rPr>
  </w:style>
  <w:style w:type="paragraph" w:customStyle="1" w:styleId="CitaoLonga">
    <w:name w:val="Citação Longa"/>
    <w:basedOn w:val="Normal"/>
    <w:qFormat/>
    <w:rsid w:val="00DB3739"/>
    <w:pPr>
      <w:spacing w:line="240" w:lineRule="auto"/>
      <w:ind w:left="2268" w:firstLine="0"/>
    </w:pPr>
    <w:rPr>
      <w:sz w:val="20"/>
      <w:szCs w:val="20"/>
    </w:rPr>
  </w:style>
  <w:style w:type="paragraph" w:customStyle="1" w:styleId="Fontes">
    <w:name w:val="Fontes"/>
    <w:basedOn w:val="Legenda"/>
    <w:qFormat/>
    <w:rsid w:val="00393E6F"/>
    <w:rPr>
      <w:sz w:val="20"/>
      <w:szCs w:val="20"/>
    </w:rPr>
  </w:style>
  <w:style w:type="paragraph" w:styleId="Cabealho">
    <w:name w:val="header"/>
    <w:basedOn w:val="Normal"/>
    <w:link w:val="CabealhoChar"/>
    <w:uiPriority w:val="99"/>
    <w:unhideWhenUsed/>
    <w:rsid w:val="00C24B28"/>
    <w:pPr>
      <w:tabs>
        <w:tab w:val="center" w:pos="4252"/>
        <w:tab w:val="right" w:pos="8504"/>
      </w:tabs>
      <w:spacing w:line="240" w:lineRule="auto"/>
    </w:pPr>
  </w:style>
  <w:style w:type="character" w:customStyle="1" w:styleId="CabealhoChar">
    <w:name w:val="Cabeçalho Char"/>
    <w:basedOn w:val="Fontepargpadro"/>
    <w:link w:val="Cabealho"/>
    <w:uiPriority w:val="99"/>
    <w:rsid w:val="00C24B28"/>
    <w:rPr>
      <w:rFonts w:ascii="Times New Roman" w:hAnsi="Times New Roman"/>
      <w:sz w:val="24"/>
    </w:rPr>
  </w:style>
  <w:style w:type="paragraph" w:styleId="Rodap">
    <w:name w:val="footer"/>
    <w:basedOn w:val="Normal"/>
    <w:link w:val="RodapChar"/>
    <w:uiPriority w:val="99"/>
    <w:unhideWhenUsed/>
    <w:rsid w:val="00C24B28"/>
    <w:pPr>
      <w:tabs>
        <w:tab w:val="center" w:pos="4252"/>
        <w:tab w:val="right" w:pos="8504"/>
      </w:tabs>
      <w:spacing w:line="240" w:lineRule="auto"/>
    </w:pPr>
  </w:style>
  <w:style w:type="character" w:customStyle="1" w:styleId="RodapChar">
    <w:name w:val="Rodapé Char"/>
    <w:basedOn w:val="Fontepargpadro"/>
    <w:link w:val="Rodap"/>
    <w:uiPriority w:val="99"/>
    <w:rsid w:val="00C24B28"/>
    <w:rPr>
      <w:rFonts w:ascii="Times New Roman" w:hAnsi="Times New Roman"/>
      <w:sz w:val="24"/>
    </w:rPr>
  </w:style>
  <w:style w:type="paragraph" w:styleId="Ttulodendicedeautoridades">
    <w:name w:val="toa heading"/>
    <w:basedOn w:val="Ttulo"/>
    <w:qFormat/>
    <w:rsid w:val="009A43E8"/>
    <w:pPr>
      <w:keepNext/>
      <w:spacing w:before="240" w:after="120" w:line="360" w:lineRule="auto"/>
      <w:contextualSpacing w:val="0"/>
      <w:outlineLvl w:val="9"/>
    </w:pPr>
    <w:rPr>
      <w:rFonts w:ascii="Liberation Sans" w:eastAsia="Droid Sans Fallback" w:hAnsi="Liberation Sans" w:cs="FreeSans"/>
      <w:color w:val="00000A"/>
      <w:spacing w:val="0"/>
      <w:kern w:val="0"/>
      <w:sz w:val="28"/>
      <w:szCs w:val="28"/>
    </w:rPr>
  </w:style>
  <w:style w:type="paragraph" w:styleId="Ttulo">
    <w:name w:val="Title"/>
    <w:basedOn w:val="Normal"/>
    <w:next w:val="Normal"/>
    <w:link w:val="TtuloChar"/>
    <w:uiPriority w:val="10"/>
    <w:qFormat/>
    <w:rsid w:val="009A43E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9A43E8"/>
    <w:rPr>
      <w:rFonts w:asciiTheme="majorHAnsi" w:eastAsiaTheme="majorEastAsia" w:hAnsiTheme="majorHAnsi" w:cstheme="majorBidi"/>
      <w:spacing w:val="-10"/>
      <w:kern w:val="28"/>
      <w:sz w:val="56"/>
      <w:szCs w:val="56"/>
    </w:rPr>
  </w:style>
  <w:style w:type="paragraph" w:customStyle="1" w:styleId="Titulonivel4">
    <w:name w:val="Titulo nivel4"/>
    <w:basedOn w:val="Ttulo4"/>
    <w:qFormat/>
    <w:rsid w:val="005873D5"/>
    <w:pPr>
      <w:numPr>
        <w:numId w:val="12"/>
      </w:numPr>
    </w:pPr>
    <w:rPr>
      <w:rFonts w:eastAsiaTheme="majorEastAsia" w:cstheme="majorBidi"/>
      <w:color w:val="000000"/>
    </w:rPr>
  </w:style>
  <w:style w:type="table" w:styleId="Tabelacomgrade">
    <w:name w:val="Table Grid"/>
    <w:basedOn w:val="Tabelanormal"/>
    <w:uiPriority w:val="39"/>
    <w:rsid w:val="004B10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4520">
      <w:bodyDiv w:val="1"/>
      <w:marLeft w:val="0"/>
      <w:marRight w:val="0"/>
      <w:marTop w:val="0"/>
      <w:marBottom w:val="0"/>
      <w:divBdr>
        <w:top w:val="none" w:sz="0" w:space="0" w:color="auto"/>
        <w:left w:val="none" w:sz="0" w:space="0" w:color="auto"/>
        <w:bottom w:val="none" w:sz="0" w:space="0" w:color="auto"/>
        <w:right w:val="none" w:sz="0" w:space="0" w:color="auto"/>
      </w:divBdr>
    </w:div>
    <w:div w:id="2587974">
      <w:bodyDiv w:val="1"/>
      <w:marLeft w:val="0"/>
      <w:marRight w:val="0"/>
      <w:marTop w:val="0"/>
      <w:marBottom w:val="0"/>
      <w:divBdr>
        <w:top w:val="none" w:sz="0" w:space="0" w:color="auto"/>
        <w:left w:val="none" w:sz="0" w:space="0" w:color="auto"/>
        <w:bottom w:val="none" w:sz="0" w:space="0" w:color="auto"/>
        <w:right w:val="none" w:sz="0" w:space="0" w:color="auto"/>
      </w:divBdr>
    </w:div>
    <w:div w:id="5986140">
      <w:bodyDiv w:val="1"/>
      <w:marLeft w:val="0"/>
      <w:marRight w:val="0"/>
      <w:marTop w:val="0"/>
      <w:marBottom w:val="0"/>
      <w:divBdr>
        <w:top w:val="none" w:sz="0" w:space="0" w:color="auto"/>
        <w:left w:val="none" w:sz="0" w:space="0" w:color="auto"/>
        <w:bottom w:val="none" w:sz="0" w:space="0" w:color="auto"/>
        <w:right w:val="none" w:sz="0" w:space="0" w:color="auto"/>
      </w:divBdr>
    </w:div>
    <w:div w:id="10840608">
      <w:bodyDiv w:val="1"/>
      <w:marLeft w:val="0"/>
      <w:marRight w:val="0"/>
      <w:marTop w:val="0"/>
      <w:marBottom w:val="0"/>
      <w:divBdr>
        <w:top w:val="none" w:sz="0" w:space="0" w:color="auto"/>
        <w:left w:val="none" w:sz="0" w:space="0" w:color="auto"/>
        <w:bottom w:val="none" w:sz="0" w:space="0" w:color="auto"/>
        <w:right w:val="none" w:sz="0" w:space="0" w:color="auto"/>
      </w:divBdr>
    </w:div>
    <w:div w:id="11996954">
      <w:bodyDiv w:val="1"/>
      <w:marLeft w:val="0"/>
      <w:marRight w:val="0"/>
      <w:marTop w:val="0"/>
      <w:marBottom w:val="0"/>
      <w:divBdr>
        <w:top w:val="none" w:sz="0" w:space="0" w:color="auto"/>
        <w:left w:val="none" w:sz="0" w:space="0" w:color="auto"/>
        <w:bottom w:val="none" w:sz="0" w:space="0" w:color="auto"/>
        <w:right w:val="none" w:sz="0" w:space="0" w:color="auto"/>
      </w:divBdr>
    </w:div>
    <w:div w:id="18167680">
      <w:bodyDiv w:val="1"/>
      <w:marLeft w:val="0"/>
      <w:marRight w:val="0"/>
      <w:marTop w:val="0"/>
      <w:marBottom w:val="0"/>
      <w:divBdr>
        <w:top w:val="none" w:sz="0" w:space="0" w:color="auto"/>
        <w:left w:val="none" w:sz="0" w:space="0" w:color="auto"/>
        <w:bottom w:val="none" w:sz="0" w:space="0" w:color="auto"/>
        <w:right w:val="none" w:sz="0" w:space="0" w:color="auto"/>
      </w:divBdr>
    </w:div>
    <w:div w:id="19747666">
      <w:bodyDiv w:val="1"/>
      <w:marLeft w:val="0"/>
      <w:marRight w:val="0"/>
      <w:marTop w:val="0"/>
      <w:marBottom w:val="0"/>
      <w:divBdr>
        <w:top w:val="none" w:sz="0" w:space="0" w:color="auto"/>
        <w:left w:val="none" w:sz="0" w:space="0" w:color="auto"/>
        <w:bottom w:val="none" w:sz="0" w:space="0" w:color="auto"/>
        <w:right w:val="none" w:sz="0" w:space="0" w:color="auto"/>
      </w:divBdr>
    </w:div>
    <w:div w:id="20935193">
      <w:bodyDiv w:val="1"/>
      <w:marLeft w:val="0"/>
      <w:marRight w:val="0"/>
      <w:marTop w:val="0"/>
      <w:marBottom w:val="0"/>
      <w:divBdr>
        <w:top w:val="none" w:sz="0" w:space="0" w:color="auto"/>
        <w:left w:val="none" w:sz="0" w:space="0" w:color="auto"/>
        <w:bottom w:val="none" w:sz="0" w:space="0" w:color="auto"/>
        <w:right w:val="none" w:sz="0" w:space="0" w:color="auto"/>
      </w:divBdr>
    </w:div>
    <w:div w:id="22480041">
      <w:bodyDiv w:val="1"/>
      <w:marLeft w:val="0"/>
      <w:marRight w:val="0"/>
      <w:marTop w:val="0"/>
      <w:marBottom w:val="0"/>
      <w:divBdr>
        <w:top w:val="none" w:sz="0" w:space="0" w:color="auto"/>
        <w:left w:val="none" w:sz="0" w:space="0" w:color="auto"/>
        <w:bottom w:val="none" w:sz="0" w:space="0" w:color="auto"/>
        <w:right w:val="none" w:sz="0" w:space="0" w:color="auto"/>
      </w:divBdr>
    </w:div>
    <w:div w:id="29495387">
      <w:bodyDiv w:val="1"/>
      <w:marLeft w:val="0"/>
      <w:marRight w:val="0"/>
      <w:marTop w:val="0"/>
      <w:marBottom w:val="0"/>
      <w:divBdr>
        <w:top w:val="none" w:sz="0" w:space="0" w:color="auto"/>
        <w:left w:val="none" w:sz="0" w:space="0" w:color="auto"/>
        <w:bottom w:val="none" w:sz="0" w:space="0" w:color="auto"/>
        <w:right w:val="none" w:sz="0" w:space="0" w:color="auto"/>
      </w:divBdr>
    </w:div>
    <w:div w:id="34165809">
      <w:bodyDiv w:val="1"/>
      <w:marLeft w:val="0"/>
      <w:marRight w:val="0"/>
      <w:marTop w:val="0"/>
      <w:marBottom w:val="0"/>
      <w:divBdr>
        <w:top w:val="none" w:sz="0" w:space="0" w:color="auto"/>
        <w:left w:val="none" w:sz="0" w:space="0" w:color="auto"/>
        <w:bottom w:val="none" w:sz="0" w:space="0" w:color="auto"/>
        <w:right w:val="none" w:sz="0" w:space="0" w:color="auto"/>
      </w:divBdr>
    </w:div>
    <w:div w:id="34932201">
      <w:bodyDiv w:val="1"/>
      <w:marLeft w:val="0"/>
      <w:marRight w:val="0"/>
      <w:marTop w:val="0"/>
      <w:marBottom w:val="0"/>
      <w:divBdr>
        <w:top w:val="none" w:sz="0" w:space="0" w:color="auto"/>
        <w:left w:val="none" w:sz="0" w:space="0" w:color="auto"/>
        <w:bottom w:val="none" w:sz="0" w:space="0" w:color="auto"/>
        <w:right w:val="none" w:sz="0" w:space="0" w:color="auto"/>
      </w:divBdr>
    </w:div>
    <w:div w:id="39524690">
      <w:bodyDiv w:val="1"/>
      <w:marLeft w:val="0"/>
      <w:marRight w:val="0"/>
      <w:marTop w:val="0"/>
      <w:marBottom w:val="0"/>
      <w:divBdr>
        <w:top w:val="none" w:sz="0" w:space="0" w:color="auto"/>
        <w:left w:val="none" w:sz="0" w:space="0" w:color="auto"/>
        <w:bottom w:val="none" w:sz="0" w:space="0" w:color="auto"/>
        <w:right w:val="none" w:sz="0" w:space="0" w:color="auto"/>
      </w:divBdr>
    </w:div>
    <w:div w:id="43796700">
      <w:bodyDiv w:val="1"/>
      <w:marLeft w:val="0"/>
      <w:marRight w:val="0"/>
      <w:marTop w:val="0"/>
      <w:marBottom w:val="0"/>
      <w:divBdr>
        <w:top w:val="none" w:sz="0" w:space="0" w:color="auto"/>
        <w:left w:val="none" w:sz="0" w:space="0" w:color="auto"/>
        <w:bottom w:val="none" w:sz="0" w:space="0" w:color="auto"/>
        <w:right w:val="none" w:sz="0" w:space="0" w:color="auto"/>
      </w:divBdr>
    </w:div>
    <w:div w:id="45104361">
      <w:bodyDiv w:val="1"/>
      <w:marLeft w:val="0"/>
      <w:marRight w:val="0"/>
      <w:marTop w:val="0"/>
      <w:marBottom w:val="0"/>
      <w:divBdr>
        <w:top w:val="none" w:sz="0" w:space="0" w:color="auto"/>
        <w:left w:val="none" w:sz="0" w:space="0" w:color="auto"/>
        <w:bottom w:val="none" w:sz="0" w:space="0" w:color="auto"/>
        <w:right w:val="none" w:sz="0" w:space="0" w:color="auto"/>
      </w:divBdr>
    </w:div>
    <w:div w:id="47729064">
      <w:bodyDiv w:val="1"/>
      <w:marLeft w:val="0"/>
      <w:marRight w:val="0"/>
      <w:marTop w:val="0"/>
      <w:marBottom w:val="0"/>
      <w:divBdr>
        <w:top w:val="none" w:sz="0" w:space="0" w:color="auto"/>
        <w:left w:val="none" w:sz="0" w:space="0" w:color="auto"/>
        <w:bottom w:val="none" w:sz="0" w:space="0" w:color="auto"/>
        <w:right w:val="none" w:sz="0" w:space="0" w:color="auto"/>
      </w:divBdr>
    </w:div>
    <w:div w:id="51587546">
      <w:bodyDiv w:val="1"/>
      <w:marLeft w:val="0"/>
      <w:marRight w:val="0"/>
      <w:marTop w:val="0"/>
      <w:marBottom w:val="0"/>
      <w:divBdr>
        <w:top w:val="none" w:sz="0" w:space="0" w:color="auto"/>
        <w:left w:val="none" w:sz="0" w:space="0" w:color="auto"/>
        <w:bottom w:val="none" w:sz="0" w:space="0" w:color="auto"/>
        <w:right w:val="none" w:sz="0" w:space="0" w:color="auto"/>
      </w:divBdr>
    </w:div>
    <w:div w:id="52509926">
      <w:bodyDiv w:val="1"/>
      <w:marLeft w:val="0"/>
      <w:marRight w:val="0"/>
      <w:marTop w:val="0"/>
      <w:marBottom w:val="0"/>
      <w:divBdr>
        <w:top w:val="none" w:sz="0" w:space="0" w:color="auto"/>
        <w:left w:val="none" w:sz="0" w:space="0" w:color="auto"/>
        <w:bottom w:val="none" w:sz="0" w:space="0" w:color="auto"/>
        <w:right w:val="none" w:sz="0" w:space="0" w:color="auto"/>
      </w:divBdr>
    </w:div>
    <w:div w:id="54789032">
      <w:bodyDiv w:val="1"/>
      <w:marLeft w:val="0"/>
      <w:marRight w:val="0"/>
      <w:marTop w:val="0"/>
      <w:marBottom w:val="0"/>
      <w:divBdr>
        <w:top w:val="none" w:sz="0" w:space="0" w:color="auto"/>
        <w:left w:val="none" w:sz="0" w:space="0" w:color="auto"/>
        <w:bottom w:val="none" w:sz="0" w:space="0" w:color="auto"/>
        <w:right w:val="none" w:sz="0" w:space="0" w:color="auto"/>
      </w:divBdr>
    </w:div>
    <w:div w:id="55516689">
      <w:bodyDiv w:val="1"/>
      <w:marLeft w:val="0"/>
      <w:marRight w:val="0"/>
      <w:marTop w:val="0"/>
      <w:marBottom w:val="0"/>
      <w:divBdr>
        <w:top w:val="none" w:sz="0" w:space="0" w:color="auto"/>
        <w:left w:val="none" w:sz="0" w:space="0" w:color="auto"/>
        <w:bottom w:val="none" w:sz="0" w:space="0" w:color="auto"/>
        <w:right w:val="none" w:sz="0" w:space="0" w:color="auto"/>
      </w:divBdr>
    </w:div>
    <w:div w:id="57481729">
      <w:bodyDiv w:val="1"/>
      <w:marLeft w:val="0"/>
      <w:marRight w:val="0"/>
      <w:marTop w:val="0"/>
      <w:marBottom w:val="0"/>
      <w:divBdr>
        <w:top w:val="none" w:sz="0" w:space="0" w:color="auto"/>
        <w:left w:val="none" w:sz="0" w:space="0" w:color="auto"/>
        <w:bottom w:val="none" w:sz="0" w:space="0" w:color="auto"/>
        <w:right w:val="none" w:sz="0" w:space="0" w:color="auto"/>
      </w:divBdr>
    </w:div>
    <w:div w:id="57939967">
      <w:bodyDiv w:val="1"/>
      <w:marLeft w:val="0"/>
      <w:marRight w:val="0"/>
      <w:marTop w:val="0"/>
      <w:marBottom w:val="0"/>
      <w:divBdr>
        <w:top w:val="none" w:sz="0" w:space="0" w:color="auto"/>
        <w:left w:val="none" w:sz="0" w:space="0" w:color="auto"/>
        <w:bottom w:val="none" w:sz="0" w:space="0" w:color="auto"/>
        <w:right w:val="none" w:sz="0" w:space="0" w:color="auto"/>
      </w:divBdr>
    </w:div>
    <w:div w:id="58747139">
      <w:bodyDiv w:val="1"/>
      <w:marLeft w:val="0"/>
      <w:marRight w:val="0"/>
      <w:marTop w:val="0"/>
      <w:marBottom w:val="0"/>
      <w:divBdr>
        <w:top w:val="none" w:sz="0" w:space="0" w:color="auto"/>
        <w:left w:val="none" w:sz="0" w:space="0" w:color="auto"/>
        <w:bottom w:val="none" w:sz="0" w:space="0" w:color="auto"/>
        <w:right w:val="none" w:sz="0" w:space="0" w:color="auto"/>
      </w:divBdr>
    </w:div>
    <w:div w:id="60376779">
      <w:bodyDiv w:val="1"/>
      <w:marLeft w:val="0"/>
      <w:marRight w:val="0"/>
      <w:marTop w:val="0"/>
      <w:marBottom w:val="0"/>
      <w:divBdr>
        <w:top w:val="none" w:sz="0" w:space="0" w:color="auto"/>
        <w:left w:val="none" w:sz="0" w:space="0" w:color="auto"/>
        <w:bottom w:val="none" w:sz="0" w:space="0" w:color="auto"/>
        <w:right w:val="none" w:sz="0" w:space="0" w:color="auto"/>
      </w:divBdr>
    </w:div>
    <w:div w:id="66192821">
      <w:bodyDiv w:val="1"/>
      <w:marLeft w:val="0"/>
      <w:marRight w:val="0"/>
      <w:marTop w:val="0"/>
      <w:marBottom w:val="0"/>
      <w:divBdr>
        <w:top w:val="none" w:sz="0" w:space="0" w:color="auto"/>
        <w:left w:val="none" w:sz="0" w:space="0" w:color="auto"/>
        <w:bottom w:val="none" w:sz="0" w:space="0" w:color="auto"/>
        <w:right w:val="none" w:sz="0" w:space="0" w:color="auto"/>
      </w:divBdr>
    </w:div>
    <w:div w:id="67967889">
      <w:bodyDiv w:val="1"/>
      <w:marLeft w:val="0"/>
      <w:marRight w:val="0"/>
      <w:marTop w:val="0"/>
      <w:marBottom w:val="0"/>
      <w:divBdr>
        <w:top w:val="none" w:sz="0" w:space="0" w:color="auto"/>
        <w:left w:val="none" w:sz="0" w:space="0" w:color="auto"/>
        <w:bottom w:val="none" w:sz="0" w:space="0" w:color="auto"/>
        <w:right w:val="none" w:sz="0" w:space="0" w:color="auto"/>
      </w:divBdr>
    </w:div>
    <w:div w:id="73015056">
      <w:bodyDiv w:val="1"/>
      <w:marLeft w:val="0"/>
      <w:marRight w:val="0"/>
      <w:marTop w:val="0"/>
      <w:marBottom w:val="0"/>
      <w:divBdr>
        <w:top w:val="none" w:sz="0" w:space="0" w:color="auto"/>
        <w:left w:val="none" w:sz="0" w:space="0" w:color="auto"/>
        <w:bottom w:val="none" w:sz="0" w:space="0" w:color="auto"/>
        <w:right w:val="none" w:sz="0" w:space="0" w:color="auto"/>
      </w:divBdr>
    </w:div>
    <w:div w:id="74907925">
      <w:bodyDiv w:val="1"/>
      <w:marLeft w:val="0"/>
      <w:marRight w:val="0"/>
      <w:marTop w:val="0"/>
      <w:marBottom w:val="0"/>
      <w:divBdr>
        <w:top w:val="none" w:sz="0" w:space="0" w:color="auto"/>
        <w:left w:val="none" w:sz="0" w:space="0" w:color="auto"/>
        <w:bottom w:val="none" w:sz="0" w:space="0" w:color="auto"/>
        <w:right w:val="none" w:sz="0" w:space="0" w:color="auto"/>
      </w:divBdr>
    </w:div>
    <w:div w:id="75370545">
      <w:bodyDiv w:val="1"/>
      <w:marLeft w:val="0"/>
      <w:marRight w:val="0"/>
      <w:marTop w:val="0"/>
      <w:marBottom w:val="0"/>
      <w:divBdr>
        <w:top w:val="none" w:sz="0" w:space="0" w:color="auto"/>
        <w:left w:val="none" w:sz="0" w:space="0" w:color="auto"/>
        <w:bottom w:val="none" w:sz="0" w:space="0" w:color="auto"/>
        <w:right w:val="none" w:sz="0" w:space="0" w:color="auto"/>
      </w:divBdr>
    </w:div>
    <w:div w:id="75515346">
      <w:bodyDiv w:val="1"/>
      <w:marLeft w:val="0"/>
      <w:marRight w:val="0"/>
      <w:marTop w:val="0"/>
      <w:marBottom w:val="0"/>
      <w:divBdr>
        <w:top w:val="none" w:sz="0" w:space="0" w:color="auto"/>
        <w:left w:val="none" w:sz="0" w:space="0" w:color="auto"/>
        <w:bottom w:val="none" w:sz="0" w:space="0" w:color="auto"/>
        <w:right w:val="none" w:sz="0" w:space="0" w:color="auto"/>
      </w:divBdr>
    </w:div>
    <w:div w:id="77332491">
      <w:bodyDiv w:val="1"/>
      <w:marLeft w:val="0"/>
      <w:marRight w:val="0"/>
      <w:marTop w:val="0"/>
      <w:marBottom w:val="0"/>
      <w:divBdr>
        <w:top w:val="none" w:sz="0" w:space="0" w:color="auto"/>
        <w:left w:val="none" w:sz="0" w:space="0" w:color="auto"/>
        <w:bottom w:val="none" w:sz="0" w:space="0" w:color="auto"/>
        <w:right w:val="none" w:sz="0" w:space="0" w:color="auto"/>
      </w:divBdr>
    </w:div>
    <w:div w:id="82336102">
      <w:bodyDiv w:val="1"/>
      <w:marLeft w:val="0"/>
      <w:marRight w:val="0"/>
      <w:marTop w:val="0"/>
      <w:marBottom w:val="0"/>
      <w:divBdr>
        <w:top w:val="none" w:sz="0" w:space="0" w:color="auto"/>
        <w:left w:val="none" w:sz="0" w:space="0" w:color="auto"/>
        <w:bottom w:val="none" w:sz="0" w:space="0" w:color="auto"/>
        <w:right w:val="none" w:sz="0" w:space="0" w:color="auto"/>
      </w:divBdr>
    </w:div>
    <w:div w:id="84231349">
      <w:bodyDiv w:val="1"/>
      <w:marLeft w:val="0"/>
      <w:marRight w:val="0"/>
      <w:marTop w:val="0"/>
      <w:marBottom w:val="0"/>
      <w:divBdr>
        <w:top w:val="none" w:sz="0" w:space="0" w:color="auto"/>
        <w:left w:val="none" w:sz="0" w:space="0" w:color="auto"/>
        <w:bottom w:val="none" w:sz="0" w:space="0" w:color="auto"/>
        <w:right w:val="none" w:sz="0" w:space="0" w:color="auto"/>
      </w:divBdr>
    </w:div>
    <w:div w:id="84496317">
      <w:bodyDiv w:val="1"/>
      <w:marLeft w:val="0"/>
      <w:marRight w:val="0"/>
      <w:marTop w:val="0"/>
      <w:marBottom w:val="0"/>
      <w:divBdr>
        <w:top w:val="none" w:sz="0" w:space="0" w:color="auto"/>
        <w:left w:val="none" w:sz="0" w:space="0" w:color="auto"/>
        <w:bottom w:val="none" w:sz="0" w:space="0" w:color="auto"/>
        <w:right w:val="none" w:sz="0" w:space="0" w:color="auto"/>
      </w:divBdr>
    </w:div>
    <w:div w:id="88278001">
      <w:bodyDiv w:val="1"/>
      <w:marLeft w:val="0"/>
      <w:marRight w:val="0"/>
      <w:marTop w:val="0"/>
      <w:marBottom w:val="0"/>
      <w:divBdr>
        <w:top w:val="none" w:sz="0" w:space="0" w:color="auto"/>
        <w:left w:val="none" w:sz="0" w:space="0" w:color="auto"/>
        <w:bottom w:val="none" w:sz="0" w:space="0" w:color="auto"/>
        <w:right w:val="none" w:sz="0" w:space="0" w:color="auto"/>
      </w:divBdr>
    </w:div>
    <w:div w:id="90321059">
      <w:bodyDiv w:val="1"/>
      <w:marLeft w:val="0"/>
      <w:marRight w:val="0"/>
      <w:marTop w:val="0"/>
      <w:marBottom w:val="0"/>
      <w:divBdr>
        <w:top w:val="none" w:sz="0" w:space="0" w:color="auto"/>
        <w:left w:val="none" w:sz="0" w:space="0" w:color="auto"/>
        <w:bottom w:val="none" w:sz="0" w:space="0" w:color="auto"/>
        <w:right w:val="none" w:sz="0" w:space="0" w:color="auto"/>
      </w:divBdr>
    </w:div>
    <w:div w:id="92940334">
      <w:bodyDiv w:val="1"/>
      <w:marLeft w:val="0"/>
      <w:marRight w:val="0"/>
      <w:marTop w:val="0"/>
      <w:marBottom w:val="0"/>
      <w:divBdr>
        <w:top w:val="none" w:sz="0" w:space="0" w:color="auto"/>
        <w:left w:val="none" w:sz="0" w:space="0" w:color="auto"/>
        <w:bottom w:val="none" w:sz="0" w:space="0" w:color="auto"/>
        <w:right w:val="none" w:sz="0" w:space="0" w:color="auto"/>
      </w:divBdr>
    </w:div>
    <w:div w:id="96952195">
      <w:bodyDiv w:val="1"/>
      <w:marLeft w:val="0"/>
      <w:marRight w:val="0"/>
      <w:marTop w:val="0"/>
      <w:marBottom w:val="0"/>
      <w:divBdr>
        <w:top w:val="none" w:sz="0" w:space="0" w:color="auto"/>
        <w:left w:val="none" w:sz="0" w:space="0" w:color="auto"/>
        <w:bottom w:val="none" w:sz="0" w:space="0" w:color="auto"/>
        <w:right w:val="none" w:sz="0" w:space="0" w:color="auto"/>
      </w:divBdr>
    </w:div>
    <w:div w:id="97259432">
      <w:bodyDiv w:val="1"/>
      <w:marLeft w:val="0"/>
      <w:marRight w:val="0"/>
      <w:marTop w:val="0"/>
      <w:marBottom w:val="0"/>
      <w:divBdr>
        <w:top w:val="none" w:sz="0" w:space="0" w:color="auto"/>
        <w:left w:val="none" w:sz="0" w:space="0" w:color="auto"/>
        <w:bottom w:val="none" w:sz="0" w:space="0" w:color="auto"/>
        <w:right w:val="none" w:sz="0" w:space="0" w:color="auto"/>
      </w:divBdr>
    </w:div>
    <w:div w:id="98450769">
      <w:bodyDiv w:val="1"/>
      <w:marLeft w:val="0"/>
      <w:marRight w:val="0"/>
      <w:marTop w:val="0"/>
      <w:marBottom w:val="0"/>
      <w:divBdr>
        <w:top w:val="none" w:sz="0" w:space="0" w:color="auto"/>
        <w:left w:val="none" w:sz="0" w:space="0" w:color="auto"/>
        <w:bottom w:val="none" w:sz="0" w:space="0" w:color="auto"/>
        <w:right w:val="none" w:sz="0" w:space="0" w:color="auto"/>
      </w:divBdr>
    </w:div>
    <w:div w:id="100538494">
      <w:bodyDiv w:val="1"/>
      <w:marLeft w:val="0"/>
      <w:marRight w:val="0"/>
      <w:marTop w:val="0"/>
      <w:marBottom w:val="0"/>
      <w:divBdr>
        <w:top w:val="none" w:sz="0" w:space="0" w:color="auto"/>
        <w:left w:val="none" w:sz="0" w:space="0" w:color="auto"/>
        <w:bottom w:val="none" w:sz="0" w:space="0" w:color="auto"/>
        <w:right w:val="none" w:sz="0" w:space="0" w:color="auto"/>
      </w:divBdr>
    </w:div>
    <w:div w:id="104349260">
      <w:bodyDiv w:val="1"/>
      <w:marLeft w:val="0"/>
      <w:marRight w:val="0"/>
      <w:marTop w:val="0"/>
      <w:marBottom w:val="0"/>
      <w:divBdr>
        <w:top w:val="none" w:sz="0" w:space="0" w:color="auto"/>
        <w:left w:val="none" w:sz="0" w:space="0" w:color="auto"/>
        <w:bottom w:val="none" w:sz="0" w:space="0" w:color="auto"/>
        <w:right w:val="none" w:sz="0" w:space="0" w:color="auto"/>
      </w:divBdr>
    </w:div>
    <w:div w:id="107235852">
      <w:bodyDiv w:val="1"/>
      <w:marLeft w:val="0"/>
      <w:marRight w:val="0"/>
      <w:marTop w:val="0"/>
      <w:marBottom w:val="0"/>
      <w:divBdr>
        <w:top w:val="none" w:sz="0" w:space="0" w:color="auto"/>
        <w:left w:val="none" w:sz="0" w:space="0" w:color="auto"/>
        <w:bottom w:val="none" w:sz="0" w:space="0" w:color="auto"/>
        <w:right w:val="none" w:sz="0" w:space="0" w:color="auto"/>
      </w:divBdr>
    </w:div>
    <w:div w:id="114301254">
      <w:bodyDiv w:val="1"/>
      <w:marLeft w:val="0"/>
      <w:marRight w:val="0"/>
      <w:marTop w:val="0"/>
      <w:marBottom w:val="0"/>
      <w:divBdr>
        <w:top w:val="none" w:sz="0" w:space="0" w:color="auto"/>
        <w:left w:val="none" w:sz="0" w:space="0" w:color="auto"/>
        <w:bottom w:val="none" w:sz="0" w:space="0" w:color="auto"/>
        <w:right w:val="none" w:sz="0" w:space="0" w:color="auto"/>
      </w:divBdr>
    </w:div>
    <w:div w:id="116030893">
      <w:bodyDiv w:val="1"/>
      <w:marLeft w:val="0"/>
      <w:marRight w:val="0"/>
      <w:marTop w:val="0"/>
      <w:marBottom w:val="0"/>
      <w:divBdr>
        <w:top w:val="none" w:sz="0" w:space="0" w:color="auto"/>
        <w:left w:val="none" w:sz="0" w:space="0" w:color="auto"/>
        <w:bottom w:val="none" w:sz="0" w:space="0" w:color="auto"/>
        <w:right w:val="none" w:sz="0" w:space="0" w:color="auto"/>
      </w:divBdr>
    </w:div>
    <w:div w:id="120274460">
      <w:bodyDiv w:val="1"/>
      <w:marLeft w:val="0"/>
      <w:marRight w:val="0"/>
      <w:marTop w:val="0"/>
      <w:marBottom w:val="0"/>
      <w:divBdr>
        <w:top w:val="none" w:sz="0" w:space="0" w:color="auto"/>
        <w:left w:val="none" w:sz="0" w:space="0" w:color="auto"/>
        <w:bottom w:val="none" w:sz="0" w:space="0" w:color="auto"/>
        <w:right w:val="none" w:sz="0" w:space="0" w:color="auto"/>
      </w:divBdr>
    </w:div>
    <w:div w:id="120347877">
      <w:bodyDiv w:val="1"/>
      <w:marLeft w:val="0"/>
      <w:marRight w:val="0"/>
      <w:marTop w:val="0"/>
      <w:marBottom w:val="0"/>
      <w:divBdr>
        <w:top w:val="none" w:sz="0" w:space="0" w:color="auto"/>
        <w:left w:val="none" w:sz="0" w:space="0" w:color="auto"/>
        <w:bottom w:val="none" w:sz="0" w:space="0" w:color="auto"/>
        <w:right w:val="none" w:sz="0" w:space="0" w:color="auto"/>
      </w:divBdr>
    </w:div>
    <w:div w:id="121965473">
      <w:bodyDiv w:val="1"/>
      <w:marLeft w:val="0"/>
      <w:marRight w:val="0"/>
      <w:marTop w:val="0"/>
      <w:marBottom w:val="0"/>
      <w:divBdr>
        <w:top w:val="none" w:sz="0" w:space="0" w:color="auto"/>
        <w:left w:val="none" w:sz="0" w:space="0" w:color="auto"/>
        <w:bottom w:val="none" w:sz="0" w:space="0" w:color="auto"/>
        <w:right w:val="none" w:sz="0" w:space="0" w:color="auto"/>
      </w:divBdr>
    </w:div>
    <w:div w:id="136580897">
      <w:bodyDiv w:val="1"/>
      <w:marLeft w:val="0"/>
      <w:marRight w:val="0"/>
      <w:marTop w:val="0"/>
      <w:marBottom w:val="0"/>
      <w:divBdr>
        <w:top w:val="none" w:sz="0" w:space="0" w:color="auto"/>
        <w:left w:val="none" w:sz="0" w:space="0" w:color="auto"/>
        <w:bottom w:val="none" w:sz="0" w:space="0" w:color="auto"/>
        <w:right w:val="none" w:sz="0" w:space="0" w:color="auto"/>
      </w:divBdr>
    </w:div>
    <w:div w:id="139537988">
      <w:bodyDiv w:val="1"/>
      <w:marLeft w:val="0"/>
      <w:marRight w:val="0"/>
      <w:marTop w:val="0"/>
      <w:marBottom w:val="0"/>
      <w:divBdr>
        <w:top w:val="none" w:sz="0" w:space="0" w:color="auto"/>
        <w:left w:val="none" w:sz="0" w:space="0" w:color="auto"/>
        <w:bottom w:val="none" w:sz="0" w:space="0" w:color="auto"/>
        <w:right w:val="none" w:sz="0" w:space="0" w:color="auto"/>
      </w:divBdr>
    </w:div>
    <w:div w:id="140006472">
      <w:bodyDiv w:val="1"/>
      <w:marLeft w:val="0"/>
      <w:marRight w:val="0"/>
      <w:marTop w:val="0"/>
      <w:marBottom w:val="0"/>
      <w:divBdr>
        <w:top w:val="none" w:sz="0" w:space="0" w:color="auto"/>
        <w:left w:val="none" w:sz="0" w:space="0" w:color="auto"/>
        <w:bottom w:val="none" w:sz="0" w:space="0" w:color="auto"/>
        <w:right w:val="none" w:sz="0" w:space="0" w:color="auto"/>
      </w:divBdr>
    </w:div>
    <w:div w:id="143788928">
      <w:bodyDiv w:val="1"/>
      <w:marLeft w:val="0"/>
      <w:marRight w:val="0"/>
      <w:marTop w:val="0"/>
      <w:marBottom w:val="0"/>
      <w:divBdr>
        <w:top w:val="none" w:sz="0" w:space="0" w:color="auto"/>
        <w:left w:val="none" w:sz="0" w:space="0" w:color="auto"/>
        <w:bottom w:val="none" w:sz="0" w:space="0" w:color="auto"/>
        <w:right w:val="none" w:sz="0" w:space="0" w:color="auto"/>
      </w:divBdr>
    </w:div>
    <w:div w:id="144443431">
      <w:bodyDiv w:val="1"/>
      <w:marLeft w:val="0"/>
      <w:marRight w:val="0"/>
      <w:marTop w:val="0"/>
      <w:marBottom w:val="0"/>
      <w:divBdr>
        <w:top w:val="none" w:sz="0" w:space="0" w:color="auto"/>
        <w:left w:val="none" w:sz="0" w:space="0" w:color="auto"/>
        <w:bottom w:val="none" w:sz="0" w:space="0" w:color="auto"/>
        <w:right w:val="none" w:sz="0" w:space="0" w:color="auto"/>
      </w:divBdr>
    </w:div>
    <w:div w:id="144513305">
      <w:bodyDiv w:val="1"/>
      <w:marLeft w:val="0"/>
      <w:marRight w:val="0"/>
      <w:marTop w:val="0"/>
      <w:marBottom w:val="0"/>
      <w:divBdr>
        <w:top w:val="none" w:sz="0" w:space="0" w:color="auto"/>
        <w:left w:val="none" w:sz="0" w:space="0" w:color="auto"/>
        <w:bottom w:val="none" w:sz="0" w:space="0" w:color="auto"/>
        <w:right w:val="none" w:sz="0" w:space="0" w:color="auto"/>
      </w:divBdr>
    </w:div>
    <w:div w:id="145437971">
      <w:bodyDiv w:val="1"/>
      <w:marLeft w:val="0"/>
      <w:marRight w:val="0"/>
      <w:marTop w:val="0"/>
      <w:marBottom w:val="0"/>
      <w:divBdr>
        <w:top w:val="none" w:sz="0" w:space="0" w:color="auto"/>
        <w:left w:val="none" w:sz="0" w:space="0" w:color="auto"/>
        <w:bottom w:val="none" w:sz="0" w:space="0" w:color="auto"/>
        <w:right w:val="none" w:sz="0" w:space="0" w:color="auto"/>
      </w:divBdr>
    </w:div>
    <w:div w:id="147526093">
      <w:bodyDiv w:val="1"/>
      <w:marLeft w:val="0"/>
      <w:marRight w:val="0"/>
      <w:marTop w:val="0"/>
      <w:marBottom w:val="0"/>
      <w:divBdr>
        <w:top w:val="none" w:sz="0" w:space="0" w:color="auto"/>
        <w:left w:val="none" w:sz="0" w:space="0" w:color="auto"/>
        <w:bottom w:val="none" w:sz="0" w:space="0" w:color="auto"/>
        <w:right w:val="none" w:sz="0" w:space="0" w:color="auto"/>
      </w:divBdr>
    </w:div>
    <w:div w:id="147595804">
      <w:bodyDiv w:val="1"/>
      <w:marLeft w:val="0"/>
      <w:marRight w:val="0"/>
      <w:marTop w:val="0"/>
      <w:marBottom w:val="0"/>
      <w:divBdr>
        <w:top w:val="none" w:sz="0" w:space="0" w:color="auto"/>
        <w:left w:val="none" w:sz="0" w:space="0" w:color="auto"/>
        <w:bottom w:val="none" w:sz="0" w:space="0" w:color="auto"/>
        <w:right w:val="none" w:sz="0" w:space="0" w:color="auto"/>
      </w:divBdr>
    </w:div>
    <w:div w:id="150827203">
      <w:bodyDiv w:val="1"/>
      <w:marLeft w:val="0"/>
      <w:marRight w:val="0"/>
      <w:marTop w:val="0"/>
      <w:marBottom w:val="0"/>
      <w:divBdr>
        <w:top w:val="none" w:sz="0" w:space="0" w:color="auto"/>
        <w:left w:val="none" w:sz="0" w:space="0" w:color="auto"/>
        <w:bottom w:val="none" w:sz="0" w:space="0" w:color="auto"/>
        <w:right w:val="none" w:sz="0" w:space="0" w:color="auto"/>
      </w:divBdr>
    </w:div>
    <w:div w:id="154878496">
      <w:bodyDiv w:val="1"/>
      <w:marLeft w:val="0"/>
      <w:marRight w:val="0"/>
      <w:marTop w:val="0"/>
      <w:marBottom w:val="0"/>
      <w:divBdr>
        <w:top w:val="none" w:sz="0" w:space="0" w:color="auto"/>
        <w:left w:val="none" w:sz="0" w:space="0" w:color="auto"/>
        <w:bottom w:val="none" w:sz="0" w:space="0" w:color="auto"/>
        <w:right w:val="none" w:sz="0" w:space="0" w:color="auto"/>
      </w:divBdr>
    </w:div>
    <w:div w:id="157766353">
      <w:bodyDiv w:val="1"/>
      <w:marLeft w:val="0"/>
      <w:marRight w:val="0"/>
      <w:marTop w:val="0"/>
      <w:marBottom w:val="0"/>
      <w:divBdr>
        <w:top w:val="none" w:sz="0" w:space="0" w:color="auto"/>
        <w:left w:val="none" w:sz="0" w:space="0" w:color="auto"/>
        <w:bottom w:val="none" w:sz="0" w:space="0" w:color="auto"/>
        <w:right w:val="none" w:sz="0" w:space="0" w:color="auto"/>
      </w:divBdr>
    </w:div>
    <w:div w:id="157886439">
      <w:bodyDiv w:val="1"/>
      <w:marLeft w:val="0"/>
      <w:marRight w:val="0"/>
      <w:marTop w:val="0"/>
      <w:marBottom w:val="0"/>
      <w:divBdr>
        <w:top w:val="none" w:sz="0" w:space="0" w:color="auto"/>
        <w:left w:val="none" w:sz="0" w:space="0" w:color="auto"/>
        <w:bottom w:val="none" w:sz="0" w:space="0" w:color="auto"/>
        <w:right w:val="none" w:sz="0" w:space="0" w:color="auto"/>
      </w:divBdr>
    </w:div>
    <w:div w:id="158738856">
      <w:bodyDiv w:val="1"/>
      <w:marLeft w:val="0"/>
      <w:marRight w:val="0"/>
      <w:marTop w:val="0"/>
      <w:marBottom w:val="0"/>
      <w:divBdr>
        <w:top w:val="none" w:sz="0" w:space="0" w:color="auto"/>
        <w:left w:val="none" w:sz="0" w:space="0" w:color="auto"/>
        <w:bottom w:val="none" w:sz="0" w:space="0" w:color="auto"/>
        <w:right w:val="none" w:sz="0" w:space="0" w:color="auto"/>
      </w:divBdr>
    </w:div>
    <w:div w:id="162815248">
      <w:bodyDiv w:val="1"/>
      <w:marLeft w:val="0"/>
      <w:marRight w:val="0"/>
      <w:marTop w:val="0"/>
      <w:marBottom w:val="0"/>
      <w:divBdr>
        <w:top w:val="none" w:sz="0" w:space="0" w:color="auto"/>
        <w:left w:val="none" w:sz="0" w:space="0" w:color="auto"/>
        <w:bottom w:val="none" w:sz="0" w:space="0" w:color="auto"/>
        <w:right w:val="none" w:sz="0" w:space="0" w:color="auto"/>
      </w:divBdr>
    </w:div>
    <w:div w:id="162864877">
      <w:bodyDiv w:val="1"/>
      <w:marLeft w:val="0"/>
      <w:marRight w:val="0"/>
      <w:marTop w:val="0"/>
      <w:marBottom w:val="0"/>
      <w:divBdr>
        <w:top w:val="none" w:sz="0" w:space="0" w:color="auto"/>
        <w:left w:val="none" w:sz="0" w:space="0" w:color="auto"/>
        <w:bottom w:val="none" w:sz="0" w:space="0" w:color="auto"/>
        <w:right w:val="none" w:sz="0" w:space="0" w:color="auto"/>
      </w:divBdr>
    </w:div>
    <w:div w:id="163907126">
      <w:bodyDiv w:val="1"/>
      <w:marLeft w:val="0"/>
      <w:marRight w:val="0"/>
      <w:marTop w:val="0"/>
      <w:marBottom w:val="0"/>
      <w:divBdr>
        <w:top w:val="none" w:sz="0" w:space="0" w:color="auto"/>
        <w:left w:val="none" w:sz="0" w:space="0" w:color="auto"/>
        <w:bottom w:val="none" w:sz="0" w:space="0" w:color="auto"/>
        <w:right w:val="none" w:sz="0" w:space="0" w:color="auto"/>
      </w:divBdr>
    </w:div>
    <w:div w:id="163975294">
      <w:bodyDiv w:val="1"/>
      <w:marLeft w:val="0"/>
      <w:marRight w:val="0"/>
      <w:marTop w:val="0"/>
      <w:marBottom w:val="0"/>
      <w:divBdr>
        <w:top w:val="none" w:sz="0" w:space="0" w:color="auto"/>
        <w:left w:val="none" w:sz="0" w:space="0" w:color="auto"/>
        <w:bottom w:val="none" w:sz="0" w:space="0" w:color="auto"/>
        <w:right w:val="none" w:sz="0" w:space="0" w:color="auto"/>
      </w:divBdr>
    </w:div>
    <w:div w:id="165167924">
      <w:bodyDiv w:val="1"/>
      <w:marLeft w:val="0"/>
      <w:marRight w:val="0"/>
      <w:marTop w:val="0"/>
      <w:marBottom w:val="0"/>
      <w:divBdr>
        <w:top w:val="none" w:sz="0" w:space="0" w:color="auto"/>
        <w:left w:val="none" w:sz="0" w:space="0" w:color="auto"/>
        <w:bottom w:val="none" w:sz="0" w:space="0" w:color="auto"/>
        <w:right w:val="none" w:sz="0" w:space="0" w:color="auto"/>
      </w:divBdr>
    </w:div>
    <w:div w:id="167789034">
      <w:bodyDiv w:val="1"/>
      <w:marLeft w:val="0"/>
      <w:marRight w:val="0"/>
      <w:marTop w:val="0"/>
      <w:marBottom w:val="0"/>
      <w:divBdr>
        <w:top w:val="none" w:sz="0" w:space="0" w:color="auto"/>
        <w:left w:val="none" w:sz="0" w:space="0" w:color="auto"/>
        <w:bottom w:val="none" w:sz="0" w:space="0" w:color="auto"/>
        <w:right w:val="none" w:sz="0" w:space="0" w:color="auto"/>
      </w:divBdr>
    </w:div>
    <w:div w:id="167796172">
      <w:bodyDiv w:val="1"/>
      <w:marLeft w:val="0"/>
      <w:marRight w:val="0"/>
      <w:marTop w:val="0"/>
      <w:marBottom w:val="0"/>
      <w:divBdr>
        <w:top w:val="none" w:sz="0" w:space="0" w:color="auto"/>
        <w:left w:val="none" w:sz="0" w:space="0" w:color="auto"/>
        <w:bottom w:val="none" w:sz="0" w:space="0" w:color="auto"/>
        <w:right w:val="none" w:sz="0" w:space="0" w:color="auto"/>
      </w:divBdr>
    </w:div>
    <w:div w:id="174006721">
      <w:bodyDiv w:val="1"/>
      <w:marLeft w:val="0"/>
      <w:marRight w:val="0"/>
      <w:marTop w:val="0"/>
      <w:marBottom w:val="0"/>
      <w:divBdr>
        <w:top w:val="none" w:sz="0" w:space="0" w:color="auto"/>
        <w:left w:val="none" w:sz="0" w:space="0" w:color="auto"/>
        <w:bottom w:val="none" w:sz="0" w:space="0" w:color="auto"/>
        <w:right w:val="none" w:sz="0" w:space="0" w:color="auto"/>
      </w:divBdr>
    </w:div>
    <w:div w:id="175464074">
      <w:bodyDiv w:val="1"/>
      <w:marLeft w:val="0"/>
      <w:marRight w:val="0"/>
      <w:marTop w:val="0"/>
      <w:marBottom w:val="0"/>
      <w:divBdr>
        <w:top w:val="none" w:sz="0" w:space="0" w:color="auto"/>
        <w:left w:val="none" w:sz="0" w:space="0" w:color="auto"/>
        <w:bottom w:val="none" w:sz="0" w:space="0" w:color="auto"/>
        <w:right w:val="none" w:sz="0" w:space="0" w:color="auto"/>
      </w:divBdr>
    </w:div>
    <w:div w:id="178550972">
      <w:bodyDiv w:val="1"/>
      <w:marLeft w:val="0"/>
      <w:marRight w:val="0"/>
      <w:marTop w:val="0"/>
      <w:marBottom w:val="0"/>
      <w:divBdr>
        <w:top w:val="none" w:sz="0" w:space="0" w:color="auto"/>
        <w:left w:val="none" w:sz="0" w:space="0" w:color="auto"/>
        <w:bottom w:val="none" w:sz="0" w:space="0" w:color="auto"/>
        <w:right w:val="none" w:sz="0" w:space="0" w:color="auto"/>
      </w:divBdr>
    </w:div>
    <w:div w:id="182864158">
      <w:bodyDiv w:val="1"/>
      <w:marLeft w:val="0"/>
      <w:marRight w:val="0"/>
      <w:marTop w:val="0"/>
      <w:marBottom w:val="0"/>
      <w:divBdr>
        <w:top w:val="none" w:sz="0" w:space="0" w:color="auto"/>
        <w:left w:val="none" w:sz="0" w:space="0" w:color="auto"/>
        <w:bottom w:val="none" w:sz="0" w:space="0" w:color="auto"/>
        <w:right w:val="none" w:sz="0" w:space="0" w:color="auto"/>
      </w:divBdr>
    </w:div>
    <w:div w:id="184292498">
      <w:bodyDiv w:val="1"/>
      <w:marLeft w:val="0"/>
      <w:marRight w:val="0"/>
      <w:marTop w:val="0"/>
      <w:marBottom w:val="0"/>
      <w:divBdr>
        <w:top w:val="none" w:sz="0" w:space="0" w:color="auto"/>
        <w:left w:val="none" w:sz="0" w:space="0" w:color="auto"/>
        <w:bottom w:val="none" w:sz="0" w:space="0" w:color="auto"/>
        <w:right w:val="none" w:sz="0" w:space="0" w:color="auto"/>
      </w:divBdr>
    </w:div>
    <w:div w:id="185676216">
      <w:bodyDiv w:val="1"/>
      <w:marLeft w:val="0"/>
      <w:marRight w:val="0"/>
      <w:marTop w:val="0"/>
      <w:marBottom w:val="0"/>
      <w:divBdr>
        <w:top w:val="none" w:sz="0" w:space="0" w:color="auto"/>
        <w:left w:val="none" w:sz="0" w:space="0" w:color="auto"/>
        <w:bottom w:val="none" w:sz="0" w:space="0" w:color="auto"/>
        <w:right w:val="none" w:sz="0" w:space="0" w:color="auto"/>
      </w:divBdr>
    </w:div>
    <w:div w:id="188954423">
      <w:bodyDiv w:val="1"/>
      <w:marLeft w:val="0"/>
      <w:marRight w:val="0"/>
      <w:marTop w:val="0"/>
      <w:marBottom w:val="0"/>
      <w:divBdr>
        <w:top w:val="none" w:sz="0" w:space="0" w:color="auto"/>
        <w:left w:val="none" w:sz="0" w:space="0" w:color="auto"/>
        <w:bottom w:val="none" w:sz="0" w:space="0" w:color="auto"/>
        <w:right w:val="none" w:sz="0" w:space="0" w:color="auto"/>
      </w:divBdr>
    </w:div>
    <w:div w:id="194538553">
      <w:bodyDiv w:val="1"/>
      <w:marLeft w:val="0"/>
      <w:marRight w:val="0"/>
      <w:marTop w:val="0"/>
      <w:marBottom w:val="0"/>
      <w:divBdr>
        <w:top w:val="none" w:sz="0" w:space="0" w:color="auto"/>
        <w:left w:val="none" w:sz="0" w:space="0" w:color="auto"/>
        <w:bottom w:val="none" w:sz="0" w:space="0" w:color="auto"/>
        <w:right w:val="none" w:sz="0" w:space="0" w:color="auto"/>
      </w:divBdr>
    </w:div>
    <w:div w:id="194657657">
      <w:bodyDiv w:val="1"/>
      <w:marLeft w:val="0"/>
      <w:marRight w:val="0"/>
      <w:marTop w:val="0"/>
      <w:marBottom w:val="0"/>
      <w:divBdr>
        <w:top w:val="none" w:sz="0" w:space="0" w:color="auto"/>
        <w:left w:val="none" w:sz="0" w:space="0" w:color="auto"/>
        <w:bottom w:val="none" w:sz="0" w:space="0" w:color="auto"/>
        <w:right w:val="none" w:sz="0" w:space="0" w:color="auto"/>
      </w:divBdr>
    </w:div>
    <w:div w:id="195627841">
      <w:bodyDiv w:val="1"/>
      <w:marLeft w:val="0"/>
      <w:marRight w:val="0"/>
      <w:marTop w:val="0"/>
      <w:marBottom w:val="0"/>
      <w:divBdr>
        <w:top w:val="none" w:sz="0" w:space="0" w:color="auto"/>
        <w:left w:val="none" w:sz="0" w:space="0" w:color="auto"/>
        <w:bottom w:val="none" w:sz="0" w:space="0" w:color="auto"/>
        <w:right w:val="none" w:sz="0" w:space="0" w:color="auto"/>
      </w:divBdr>
    </w:div>
    <w:div w:id="195699885">
      <w:bodyDiv w:val="1"/>
      <w:marLeft w:val="0"/>
      <w:marRight w:val="0"/>
      <w:marTop w:val="0"/>
      <w:marBottom w:val="0"/>
      <w:divBdr>
        <w:top w:val="none" w:sz="0" w:space="0" w:color="auto"/>
        <w:left w:val="none" w:sz="0" w:space="0" w:color="auto"/>
        <w:bottom w:val="none" w:sz="0" w:space="0" w:color="auto"/>
        <w:right w:val="none" w:sz="0" w:space="0" w:color="auto"/>
      </w:divBdr>
    </w:div>
    <w:div w:id="198009867">
      <w:bodyDiv w:val="1"/>
      <w:marLeft w:val="0"/>
      <w:marRight w:val="0"/>
      <w:marTop w:val="0"/>
      <w:marBottom w:val="0"/>
      <w:divBdr>
        <w:top w:val="none" w:sz="0" w:space="0" w:color="auto"/>
        <w:left w:val="none" w:sz="0" w:space="0" w:color="auto"/>
        <w:bottom w:val="none" w:sz="0" w:space="0" w:color="auto"/>
        <w:right w:val="none" w:sz="0" w:space="0" w:color="auto"/>
      </w:divBdr>
    </w:div>
    <w:div w:id="198906641">
      <w:bodyDiv w:val="1"/>
      <w:marLeft w:val="0"/>
      <w:marRight w:val="0"/>
      <w:marTop w:val="0"/>
      <w:marBottom w:val="0"/>
      <w:divBdr>
        <w:top w:val="none" w:sz="0" w:space="0" w:color="auto"/>
        <w:left w:val="none" w:sz="0" w:space="0" w:color="auto"/>
        <w:bottom w:val="none" w:sz="0" w:space="0" w:color="auto"/>
        <w:right w:val="none" w:sz="0" w:space="0" w:color="auto"/>
      </w:divBdr>
    </w:div>
    <w:div w:id="199367826">
      <w:bodyDiv w:val="1"/>
      <w:marLeft w:val="0"/>
      <w:marRight w:val="0"/>
      <w:marTop w:val="0"/>
      <w:marBottom w:val="0"/>
      <w:divBdr>
        <w:top w:val="none" w:sz="0" w:space="0" w:color="auto"/>
        <w:left w:val="none" w:sz="0" w:space="0" w:color="auto"/>
        <w:bottom w:val="none" w:sz="0" w:space="0" w:color="auto"/>
        <w:right w:val="none" w:sz="0" w:space="0" w:color="auto"/>
      </w:divBdr>
    </w:div>
    <w:div w:id="205603473">
      <w:bodyDiv w:val="1"/>
      <w:marLeft w:val="0"/>
      <w:marRight w:val="0"/>
      <w:marTop w:val="0"/>
      <w:marBottom w:val="0"/>
      <w:divBdr>
        <w:top w:val="none" w:sz="0" w:space="0" w:color="auto"/>
        <w:left w:val="none" w:sz="0" w:space="0" w:color="auto"/>
        <w:bottom w:val="none" w:sz="0" w:space="0" w:color="auto"/>
        <w:right w:val="none" w:sz="0" w:space="0" w:color="auto"/>
      </w:divBdr>
    </w:div>
    <w:div w:id="206187337">
      <w:bodyDiv w:val="1"/>
      <w:marLeft w:val="0"/>
      <w:marRight w:val="0"/>
      <w:marTop w:val="0"/>
      <w:marBottom w:val="0"/>
      <w:divBdr>
        <w:top w:val="none" w:sz="0" w:space="0" w:color="auto"/>
        <w:left w:val="none" w:sz="0" w:space="0" w:color="auto"/>
        <w:bottom w:val="none" w:sz="0" w:space="0" w:color="auto"/>
        <w:right w:val="none" w:sz="0" w:space="0" w:color="auto"/>
      </w:divBdr>
    </w:div>
    <w:div w:id="207880355">
      <w:bodyDiv w:val="1"/>
      <w:marLeft w:val="0"/>
      <w:marRight w:val="0"/>
      <w:marTop w:val="0"/>
      <w:marBottom w:val="0"/>
      <w:divBdr>
        <w:top w:val="none" w:sz="0" w:space="0" w:color="auto"/>
        <w:left w:val="none" w:sz="0" w:space="0" w:color="auto"/>
        <w:bottom w:val="none" w:sz="0" w:space="0" w:color="auto"/>
        <w:right w:val="none" w:sz="0" w:space="0" w:color="auto"/>
      </w:divBdr>
    </w:div>
    <w:div w:id="216473771">
      <w:bodyDiv w:val="1"/>
      <w:marLeft w:val="0"/>
      <w:marRight w:val="0"/>
      <w:marTop w:val="0"/>
      <w:marBottom w:val="0"/>
      <w:divBdr>
        <w:top w:val="none" w:sz="0" w:space="0" w:color="auto"/>
        <w:left w:val="none" w:sz="0" w:space="0" w:color="auto"/>
        <w:bottom w:val="none" w:sz="0" w:space="0" w:color="auto"/>
        <w:right w:val="none" w:sz="0" w:space="0" w:color="auto"/>
      </w:divBdr>
    </w:div>
    <w:div w:id="217208324">
      <w:bodyDiv w:val="1"/>
      <w:marLeft w:val="0"/>
      <w:marRight w:val="0"/>
      <w:marTop w:val="0"/>
      <w:marBottom w:val="0"/>
      <w:divBdr>
        <w:top w:val="none" w:sz="0" w:space="0" w:color="auto"/>
        <w:left w:val="none" w:sz="0" w:space="0" w:color="auto"/>
        <w:bottom w:val="none" w:sz="0" w:space="0" w:color="auto"/>
        <w:right w:val="none" w:sz="0" w:space="0" w:color="auto"/>
      </w:divBdr>
    </w:div>
    <w:div w:id="219248096">
      <w:bodyDiv w:val="1"/>
      <w:marLeft w:val="0"/>
      <w:marRight w:val="0"/>
      <w:marTop w:val="0"/>
      <w:marBottom w:val="0"/>
      <w:divBdr>
        <w:top w:val="none" w:sz="0" w:space="0" w:color="auto"/>
        <w:left w:val="none" w:sz="0" w:space="0" w:color="auto"/>
        <w:bottom w:val="none" w:sz="0" w:space="0" w:color="auto"/>
        <w:right w:val="none" w:sz="0" w:space="0" w:color="auto"/>
      </w:divBdr>
    </w:div>
    <w:div w:id="219484513">
      <w:bodyDiv w:val="1"/>
      <w:marLeft w:val="0"/>
      <w:marRight w:val="0"/>
      <w:marTop w:val="0"/>
      <w:marBottom w:val="0"/>
      <w:divBdr>
        <w:top w:val="none" w:sz="0" w:space="0" w:color="auto"/>
        <w:left w:val="none" w:sz="0" w:space="0" w:color="auto"/>
        <w:bottom w:val="none" w:sz="0" w:space="0" w:color="auto"/>
        <w:right w:val="none" w:sz="0" w:space="0" w:color="auto"/>
      </w:divBdr>
    </w:div>
    <w:div w:id="225654693">
      <w:bodyDiv w:val="1"/>
      <w:marLeft w:val="0"/>
      <w:marRight w:val="0"/>
      <w:marTop w:val="0"/>
      <w:marBottom w:val="0"/>
      <w:divBdr>
        <w:top w:val="none" w:sz="0" w:space="0" w:color="auto"/>
        <w:left w:val="none" w:sz="0" w:space="0" w:color="auto"/>
        <w:bottom w:val="none" w:sz="0" w:space="0" w:color="auto"/>
        <w:right w:val="none" w:sz="0" w:space="0" w:color="auto"/>
      </w:divBdr>
    </w:div>
    <w:div w:id="225723975">
      <w:bodyDiv w:val="1"/>
      <w:marLeft w:val="0"/>
      <w:marRight w:val="0"/>
      <w:marTop w:val="0"/>
      <w:marBottom w:val="0"/>
      <w:divBdr>
        <w:top w:val="none" w:sz="0" w:space="0" w:color="auto"/>
        <w:left w:val="none" w:sz="0" w:space="0" w:color="auto"/>
        <w:bottom w:val="none" w:sz="0" w:space="0" w:color="auto"/>
        <w:right w:val="none" w:sz="0" w:space="0" w:color="auto"/>
      </w:divBdr>
    </w:div>
    <w:div w:id="226957057">
      <w:bodyDiv w:val="1"/>
      <w:marLeft w:val="0"/>
      <w:marRight w:val="0"/>
      <w:marTop w:val="0"/>
      <w:marBottom w:val="0"/>
      <w:divBdr>
        <w:top w:val="none" w:sz="0" w:space="0" w:color="auto"/>
        <w:left w:val="none" w:sz="0" w:space="0" w:color="auto"/>
        <w:bottom w:val="none" w:sz="0" w:space="0" w:color="auto"/>
        <w:right w:val="none" w:sz="0" w:space="0" w:color="auto"/>
      </w:divBdr>
    </w:div>
    <w:div w:id="228346827">
      <w:bodyDiv w:val="1"/>
      <w:marLeft w:val="0"/>
      <w:marRight w:val="0"/>
      <w:marTop w:val="0"/>
      <w:marBottom w:val="0"/>
      <w:divBdr>
        <w:top w:val="none" w:sz="0" w:space="0" w:color="auto"/>
        <w:left w:val="none" w:sz="0" w:space="0" w:color="auto"/>
        <w:bottom w:val="none" w:sz="0" w:space="0" w:color="auto"/>
        <w:right w:val="none" w:sz="0" w:space="0" w:color="auto"/>
      </w:divBdr>
    </w:div>
    <w:div w:id="229468670">
      <w:bodyDiv w:val="1"/>
      <w:marLeft w:val="0"/>
      <w:marRight w:val="0"/>
      <w:marTop w:val="0"/>
      <w:marBottom w:val="0"/>
      <w:divBdr>
        <w:top w:val="none" w:sz="0" w:space="0" w:color="auto"/>
        <w:left w:val="none" w:sz="0" w:space="0" w:color="auto"/>
        <w:bottom w:val="none" w:sz="0" w:space="0" w:color="auto"/>
        <w:right w:val="none" w:sz="0" w:space="0" w:color="auto"/>
      </w:divBdr>
    </w:div>
    <w:div w:id="229661104">
      <w:bodyDiv w:val="1"/>
      <w:marLeft w:val="0"/>
      <w:marRight w:val="0"/>
      <w:marTop w:val="0"/>
      <w:marBottom w:val="0"/>
      <w:divBdr>
        <w:top w:val="none" w:sz="0" w:space="0" w:color="auto"/>
        <w:left w:val="none" w:sz="0" w:space="0" w:color="auto"/>
        <w:bottom w:val="none" w:sz="0" w:space="0" w:color="auto"/>
        <w:right w:val="none" w:sz="0" w:space="0" w:color="auto"/>
      </w:divBdr>
    </w:div>
    <w:div w:id="232082224">
      <w:bodyDiv w:val="1"/>
      <w:marLeft w:val="0"/>
      <w:marRight w:val="0"/>
      <w:marTop w:val="0"/>
      <w:marBottom w:val="0"/>
      <w:divBdr>
        <w:top w:val="none" w:sz="0" w:space="0" w:color="auto"/>
        <w:left w:val="none" w:sz="0" w:space="0" w:color="auto"/>
        <w:bottom w:val="none" w:sz="0" w:space="0" w:color="auto"/>
        <w:right w:val="none" w:sz="0" w:space="0" w:color="auto"/>
      </w:divBdr>
    </w:div>
    <w:div w:id="233126906">
      <w:bodyDiv w:val="1"/>
      <w:marLeft w:val="0"/>
      <w:marRight w:val="0"/>
      <w:marTop w:val="0"/>
      <w:marBottom w:val="0"/>
      <w:divBdr>
        <w:top w:val="none" w:sz="0" w:space="0" w:color="auto"/>
        <w:left w:val="none" w:sz="0" w:space="0" w:color="auto"/>
        <w:bottom w:val="none" w:sz="0" w:space="0" w:color="auto"/>
        <w:right w:val="none" w:sz="0" w:space="0" w:color="auto"/>
      </w:divBdr>
    </w:div>
    <w:div w:id="235475653">
      <w:bodyDiv w:val="1"/>
      <w:marLeft w:val="0"/>
      <w:marRight w:val="0"/>
      <w:marTop w:val="0"/>
      <w:marBottom w:val="0"/>
      <w:divBdr>
        <w:top w:val="none" w:sz="0" w:space="0" w:color="auto"/>
        <w:left w:val="none" w:sz="0" w:space="0" w:color="auto"/>
        <w:bottom w:val="none" w:sz="0" w:space="0" w:color="auto"/>
        <w:right w:val="none" w:sz="0" w:space="0" w:color="auto"/>
      </w:divBdr>
    </w:div>
    <w:div w:id="235751801">
      <w:bodyDiv w:val="1"/>
      <w:marLeft w:val="0"/>
      <w:marRight w:val="0"/>
      <w:marTop w:val="0"/>
      <w:marBottom w:val="0"/>
      <w:divBdr>
        <w:top w:val="none" w:sz="0" w:space="0" w:color="auto"/>
        <w:left w:val="none" w:sz="0" w:space="0" w:color="auto"/>
        <w:bottom w:val="none" w:sz="0" w:space="0" w:color="auto"/>
        <w:right w:val="none" w:sz="0" w:space="0" w:color="auto"/>
      </w:divBdr>
    </w:div>
    <w:div w:id="240723542">
      <w:bodyDiv w:val="1"/>
      <w:marLeft w:val="0"/>
      <w:marRight w:val="0"/>
      <w:marTop w:val="0"/>
      <w:marBottom w:val="0"/>
      <w:divBdr>
        <w:top w:val="none" w:sz="0" w:space="0" w:color="auto"/>
        <w:left w:val="none" w:sz="0" w:space="0" w:color="auto"/>
        <w:bottom w:val="none" w:sz="0" w:space="0" w:color="auto"/>
        <w:right w:val="none" w:sz="0" w:space="0" w:color="auto"/>
      </w:divBdr>
    </w:div>
    <w:div w:id="242572831">
      <w:bodyDiv w:val="1"/>
      <w:marLeft w:val="0"/>
      <w:marRight w:val="0"/>
      <w:marTop w:val="0"/>
      <w:marBottom w:val="0"/>
      <w:divBdr>
        <w:top w:val="none" w:sz="0" w:space="0" w:color="auto"/>
        <w:left w:val="none" w:sz="0" w:space="0" w:color="auto"/>
        <w:bottom w:val="none" w:sz="0" w:space="0" w:color="auto"/>
        <w:right w:val="none" w:sz="0" w:space="0" w:color="auto"/>
      </w:divBdr>
    </w:div>
    <w:div w:id="242689963">
      <w:bodyDiv w:val="1"/>
      <w:marLeft w:val="0"/>
      <w:marRight w:val="0"/>
      <w:marTop w:val="0"/>
      <w:marBottom w:val="0"/>
      <w:divBdr>
        <w:top w:val="none" w:sz="0" w:space="0" w:color="auto"/>
        <w:left w:val="none" w:sz="0" w:space="0" w:color="auto"/>
        <w:bottom w:val="none" w:sz="0" w:space="0" w:color="auto"/>
        <w:right w:val="none" w:sz="0" w:space="0" w:color="auto"/>
      </w:divBdr>
    </w:div>
    <w:div w:id="245503905">
      <w:bodyDiv w:val="1"/>
      <w:marLeft w:val="0"/>
      <w:marRight w:val="0"/>
      <w:marTop w:val="0"/>
      <w:marBottom w:val="0"/>
      <w:divBdr>
        <w:top w:val="none" w:sz="0" w:space="0" w:color="auto"/>
        <w:left w:val="none" w:sz="0" w:space="0" w:color="auto"/>
        <w:bottom w:val="none" w:sz="0" w:space="0" w:color="auto"/>
        <w:right w:val="none" w:sz="0" w:space="0" w:color="auto"/>
      </w:divBdr>
    </w:div>
    <w:div w:id="250358839">
      <w:bodyDiv w:val="1"/>
      <w:marLeft w:val="0"/>
      <w:marRight w:val="0"/>
      <w:marTop w:val="0"/>
      <w:marBottom w:val="0"/>
      <w:divBdr>
        <w:top w:val="none" w:sz="0" w:space="0" w:color="auto"/>
        <w:left w:val="none" w:sz="0" w:space="0" w:color="auto"/>
        <w:bottom w:val="none" w:sz="0" w:space="0" w:color="auto"/>
        <w:right w:val="none" w:sz="0" w:space="0" w:color="auto"/>
      </w:divBdr>
    </w:div>
    <w:div w:id="253520472">
      <w:bodyDiv w:val="1"/>
      <w:marLeft w:val="0"/>
      <w:marRight w:val="0"/>
      <w:marTop w:val="0"/>
      <w:marBottom w:val="0"/>
      <w:divBdr>
        <w:top w:val="none" w:sz="0" w:space="0" w:color="auto"/>
        <w:left w:val="none" w:sz="0" w:space="0" w:color="auto"/>
        <w:bottom w:val="none" w:sz="0" w:space="0" w:color="auto"/>
        <w:right w:val="none" w:sz="0" w:space="0" w:color="auto"/>
      </w:divBdr>
    </w:div>
    <w:div w:id="253590683">
      <w:bodyDiv w:val="1"/>
      <w:marLeft w:val="0"/>
      <w:marRight w:val="0"/>
      <w:marTop w:val="0"/>
      <w:marBottom w:val="0"/>
      <w:divBdr>
        <w:top w:val="none" w:sz="0" w:space="0" w:color="auto"/>
        <w:left w:val="none" w:sz="0" w:space="0" w:color="auto"/>
        <w:bottom w:val="none" w:sz="0" w:space="0" w:color="auto"/>
        <w:right w:val="none" w:sz="0" w:space="0" w:color="auto"/>
      </w:divBdr>
    </w:div>
    <w:div w:id="255679321">
      <w:bodyDiv w:val="1"/>
      <w:marLeft w:val="0"/>
      <w:marRight w:val="0"/>
      <w:marTop w:val="0"/>
      <w:marBottom w:val="0"/>
      <w:divBdr>
        <w:top w:val="none" w:sz="0" w:space="0" w:color="auto"/>
        <w:left w:val="none" w:sz="0" w:space="0" w:color="auto"/>
        <w:bottom w:val="none" w:sz="0" w:space="0" w:color="auto"/>
        <w:right w:val="none" w:sz="0" w:space="0" w:color="auto"/>
      </w:divBdr>
    </w:div>
    <w:div w:id="260069215">
      <w:bodyDiv w:val="1"/>
      <w:marLeft w:val="0"/>
      <w:marRight w:val="0"/>
      <w:marTop w:val="0"/>
      <w:marBottom w:val="0"/>
      <w:divBdr>
        <w:top w:val="none" w:sz="0" w:space="0" w:color="auto"/>
        <w:left w:val="none" w:sz="0" w:space="0" w:color="auto"/>
        <w:bottom w:val="none" w:sz="0" w:space="0" w:color="auto"/>
        <w:right w:val="none" w:sz="0" w:space="0" w:color="auto"/>
      </w:divBdr>
    </w:div>
    <w:div w:id="260334685">
      <w:bodyDiv w:val="1"/>
      <w:marLeft w:val="0"/>
      <w:marRight w:val="0"/>
      <w:marTop w:val="0"/>
      <w:marBottom w:val="0"/>
      <w:divBdr>
        <w:top w:val="none" w:sz="0" w:space="0" w:color="auto"/>
        <w:left w:val="none" w:sz="0" w:space="0" w:color="auto"/>
        <w:bottom w:val="none" w:sz="0" w:space="0" w:color="auto"/>
        <w:right w:val="none" w:sz="0" w:space="0" w:color="auto"/>
      </w:divBdr>
    </w:div>
    <w:div w:id="261186595">
      <w:bodyDiv w:val="1"/>
      <w:marLeft w:val="0"/>
      <w:marRight w:val="0"/>
      <w:marTop w:val="0"/>
      <w:marBottom w:val="0"/>
      <w:divBdr>
        <w:top w:val="none" w:sz="0" w:space="0" w:color="auto"/>
        <w:left w:val="none" w:sz="0" w:space="0" w:color="auto"/>
        <w:bottom w:val="none" w:sz="0" w:space="0" w:color="auto"/>
        <w:right w:val="none" w:sz="0" w:space="0" w:color="auto"/>
      </w:divBdr>
    </w:div>
    <w:div w:id="262619001">
      <w:bodyDiv w:val="1"/>
      <w:marLeft w:val="0"/>
      <w:marRight w:val="0"/>
      <w:marTop w:val="0"/>
      <w:marBottom w:val="0"/>
      <w:divBdr>
        <w:top w:val="none" w:sz="0" w:space="0" w:color="auto"/>
        <w:left w:val="none" w:sz="0" w:space="0" w:color="auto"/>
        <w:bottom w:val="none" w:sz="0" w:space="0" w:color="auto"/>
        <w:right w:val="none" w:sz="0" w:space="0" w:color="auto"/>
      </w:divBdr>
    </w:div>
    <w:div w:id="263418795">
      <w:bodyDiv w:val="1"/>
      <w:marLeft w:val="0"/>
      <w:marRight w:val="0"/>
      <w:marTop w:val="0"/>
      <w:marBottom w:val="0"/>
      <w:divBdr>
        <w:top w:val="none" w:sz="0" w:space="0" w:color="auto"/>
        <w:left w:val="none" w:sz="0" w:space="0" w:color="auto"/>
        <w:bottom w:val="none" w:sz="0" w:space="0" w:color="auto"/>
        <w:right w:val="none" w:sz="0" w:space="0" w:color="auto"/>
      </w:divBdr>
    </w:div>
    <w:div w:id="264852535">
      <w:bodyDiv w:val="1"/>
      <w:marLeft w:val="0"/>
      <w:marRight w:val="0"/>
      <w:marTop w:val="0"/>
      <w:marBottom w:val="0"/>
      <w:divBdr>
        <w:top w:val="none" w:sz="0" w:space="0" w:color="auto"/>
        <w:left w:val="none" w:sz="0" w:space="0" w:color="auto"/>
        <w:bottom w:val="none" w:sz="0" w:space="0" w:color="auto"/>
        <w:right w:val="none" w:sz="0" w:space="0" w:color="auto"/>
      </w:divBdr>
    </w:div>
    <w:div w:id="265045768">
      <w:bodyDiv w:val="1"/>
      <w:marLeft w:val="0"/>
      <w:marRight w:val="0"/>
      <w:marTop w:val="0"/>
      <w:marBottom w:val="0"/>
      <w:divBdr>
        <w:top w:val="none" w:sz="0" w:space="0" w:color="auto"/>
        <w:left w:val="none" w:sz="0" w:space="0" w:color="auto"/>
        <w:bottom w:val="none" w:sz="0" w:space="0" w:color="auto"/>
        <w:right w:val="none" w:sz="0" w:space="0" w:color="auto"/>
      </w:divBdr>
    </w:div>
    <w:div w:id="265234598">
      <w:bodyDiv w:val="1"/>
      <w:marLeft w:val="0"/>
      <w:marRight w:val="0"/>
      <w:marTop w:val="0"/>
      <w:marBottom w:val="0"/>
      <w:divBdr>
        <w:top w:val="none" w:sz="0" w:space="0" w:color="auto"/>
        <w:left w:val="none" w:sz="0" w:space="0" w:color="auto"/>
        <w:bottom w:val="none" w:sz="0" w:space="0" w:color="auto"/>
        <w:right w:val="none" w:sz="0" w:space="0" w:color="auto"/>
      </w:divBdr>
    </w:div>
    <w:div w:id="266550546">
      <w:bodyDiv w:val="1"/>
      <w:marLeft w:val="0"/>
      <w:marRight w:val="0"/>
      <w:marTop w:val="0"/>
      <w:marBottom w:val="0"/>
      <w:divBdr>
        <w:top w:val="none" w:sz="0" w:space="0" w:color="auto"/>
        <w:left w:val="none" w:sz="0" w:space="0" w:color="auto"/>
        <w:bottom w:val="none" w:sz="0" w:space="0" w:color="auto"/>
        <w:right w:val="none" w:sz="0" w:space="0" w:color="auto"/>
      </w:divBdr>
    </w:div>
    <w:div w:id="267396429">
      <w:bodyDiv w:val="1"/>
      <w:marLeft w:val="0"/>
      <w:marRight w:val="0"/>
      <w:marTop w:val="0"/>
      <w:marBottom w:val="0"/>
      <w:divBdr>
        <w:top w:val="none" w:sz="0" w:space="0" w:color="auto"/>
        <w:left w:val="none" w:sz="0" w:space="0" w:color="auto"/>
        <w:bottom w:val="none" w:sz="0" w:space="0" w:color="auto"/>
        <w:right w:val="none" w:sz="0" w:space="0" w:color="auto"/>
      </w:divBdr>
    </w:div>
    <w:div w:id="268436560">
      <w:bodyDiv w:val="1"/>
      <w:marLeft w:val="0"/>
      <w:marRight w:val="0"/>
      <w:marTop w:val="0"/>
      <w:marBottom w:val="0"/>
      <w:divBdr>
        <w:top w:val="none" w:sz="0" w:space="0" w:color="auto"/>
        <w:left w:val="none" w:sz="0" w:space="0" w:color="auto"/>
        <w:bottom w:val="none" w:sz="0" w:space="0" w:color="auto"/>
        <w:right w:val="none" w:sz="0" w:space="0" w:color="auto"/>
      </w:divBdr>
    </w:div>
    <w:div w:id="268850733">
      <w:bodyDiv w:val="1"/>
      <w:marLeft w:val="0"/>
      <w:marRight w:val="0"/>
      <w:marTop w:val="0"/>
      <w:marBottom w:val="0"/>
      <w:divBdr>
        <w:top w:val="none" w:sz="0" w:space="0" w:color="auto"/>
        <w:left w:val="none" w:sz="0" w:space="0" w:color="auto"/>
        <w:bottom w:val="none" w:sz="0" w:space="0" w:color="auto"/>
        <w:right w:val="none" w:sz="0" w:space="0" w:color="auto"/>
      </w:divBdr>
    </w:div>
    <w:div w:id="268855983">
      <w:bodyDiv w:val="1"/>
      <w:marLeft w:val="0"/>
      <w:marRight w:val="0"/>
      <w:marTop w:val="0"/>
      <w:marBottom w:val="0"/>
      <w:divBdr>
        <w:top w:val="none" w:sz="0" w:space="0" w:color="auto"/>
        <w:left w:val="none" w:sz="0" w:space="0" w:color="auto"/>
        <w:bottom w:val="none" w:sz="0" w:space="0" w:color="auto"/>
        <w:right w:val="none" w:sz="0" w:space="0" w:color="auto"/>
      </w:divBdr>
    </w:div>
    <w:div w:id="269047398">
      <w:bodyDiv w:val="1"/>
      <w:marLeft w:val="0"/>
      <w:marRight w:val="0"/>
      <w:marTop w:val="0"/>
      <w:marBottom w:val="0"/>
      <w:divBdr>
        <w:top w:val="none" w:sz="0" w:space="0" w:color="auto"/>
        <w:left w:val="none" w:sz="0" w:space="0" w:color="auto"/>
        <w:bottom w:val="none" w:sz="0" w:space="0" w:color="auto"/>
        <w:right w:val="none" w:sz="0" w:space="0" w:color="auto"/>
      </w:divBdr>
    </w:div>
    <w:div w:id="271130340">
      <w:bodyDiv w:val="1"/>
      <w:marLeft w:val="0"/>
      <w:marRight w:val="0"/>
      <w:marTop w:val="0"/>
      <w:marBottom w:val="0"/>
      <w:divBdr>
        <w:top w:val="none" w:sz="0" w:space="0" w:color="auto"/>
        <w:left w:val="none" w:sz="0" w:space="0" w:color="auto"/>
        <w:bottom w:val="none" w:sz="0" w:space="0" w:color="auto"/>
        <w:right w:val="none" w:sz="0" w:space="0" w:color="auto"/>
      </w:divBdr>
    </w:div>
    <w:div w:id="272714271">
      <w:bodyDiv w:val="1"/>
      <w:marLeft w:val="0"/>
      <w:marRight w:val="0"/>
      <w:marTop w:val="0"/>
      <w:marBottom w:val="0"/>
      <w:divBdr>
        <w:top w:val="none" w:sz="0" w:space="0" w:color="auto"/>
        <w:left w:val="none" w:sz="0" w:space="0" w:color="auto"/>
        <w:bottom w:val="none" w:sz="0" w:space="0" w:color="auto"/>
        <w:right w:val="none" w:sz="0" w:space="0" w:color="auto"/>
      </w:divBdr>
    </w:div>
    <w:div w:id="274215863">
      <w:bodyDiv w:val="1"/>
      <w:marLeft w:val="0"/>
      <w:marRight w:val="0"/>
      <w:marTop w:val="0"/>
      <w:marBottom w:val="0"/>
      <w:divBdr>
        <w:top w:val="none" w:sz="0" w:space="0" w:color="auto"/>
        <w:left w:val="none" w:sz="0" w:space="0" w:color="auto"/>
        <w:bottom w:val="none" w:sz="0" w:space="0" w:color="auto"/>
        <w:right w:val="none" w:sz="0" w:space="0" w:color="auto"/>
      </w:divBdr>
    </w:div>
    <w:div w:id="275869882">
      <w:bodyDiv w:val="1"/>
      <w:marLeft w:val="0"/>
      <w:marRight w:val="0"/>
      <w:marTop w:val="0"/>
      <w:marBottom w:val="0"/>
      <w:divBdr>
        <w:top w:val="none" w:sz="0" w:space="0" w:color="auto"/>
        <w:left w:val="none" w:sz="0" w:space="0" w:color="auto"/>
        <w:bottom w:val="none" w:sz="0" w:space="0" w:color="auto"/>
        <w:right w:val="none" w:sz="0" w:space="0" w:color="auto"/>
      </w:divBdr>
    </w:div>
    <w:div w:id="276374204">
      <w:bodyDiv w:val="1"/>
      <w:marLeft w:val="0"/>
      <w:marRight w:val="0"/>
      <w:marTop w:val="0"/>
      <w:marBottom w:val="0"/>
      <w:divBdr>
        <w:top w:val="none" w:sz="0" w:space="0" w:color="auto"/>
        <w:left w:val="none" w:sz="0" w:space="0" w:color="auto"/>
        <w:bottom w:val="none" w:sz="0" w:space="0" w:color="auto"/>
        <w:right w:val="none" w:sz="0" w:space="0" w:color="auto"/>
      </w:divBdr>
    </w:div>
    <w:div w:id="280570727">
      <w:bodyDiv w:val="1"/>
      <w:marLeft w:val="0"/>
      <w:marRight w:val="0"/>
      <w:marTop w:val="0"/>
      <w:marBottom w:val="0"/>
      <w:divBdr>
        <w:top w:val="none" w:sz="0" w:space="0" w:color="auto"/>
        <w:left w:val="none" w:sz="0" w:space="0" w:color="auto"/>
        <w:bottom w:val="none" w:sz="0" w:space="0" w:color="auto"/>
        <w:right w:val="none" w:sz="0" w:space="0" w:color="auto"/>
      </w:divBdr>
    </w:div>
    <w:div w:id="280845435">
      <w:bodyDiv w:val="1"/>
      <w:marLeft w:val="0"/>
      <w:marRight w:val="0"/>
      <w:marTop w:val="0"/>
      <w:marBottom w:val="0"/>
      <w:divBdr>
        <w:top w:val="none" w:sz="0" w:space="0" w:color="auto"/>
        <w:left w:val="none" w:sz="0" w:space="0" w:color="auto"/>
        <w:bottom w:val="none" w:sz="0" w:space="0" w:color="auto"/>
        <w:right w:val="none" w:sz="0" w:space="0" w:color="auto"/>
      </w:divBdr>
    </w:div>
    <w:div w:id="281348156">
      <w:bodyDiv w:val="1"/>
      <w:marLeft w:val="0"/>
      <w:marRight w:val="0"/>
      <w:marTop w:val="0"/>
      <w:marBottom w:val="0"/>
      <w:divBdr>
        <w:top w:val="none" w:sz="0" w:space="0" w:color="auto"/>
        <w:left w:val="none" w:sz="0" w:space="0" w:color="auto"/>
        <w:bottom w:val="none" w:sz="0" w:space="0" w:color="auto"/>
        <w:right w:val="none" w:sz="0" w:space="0" w:color="auto"/>
      </w:divBdr>
    </w:div>
    <w:div w:id="284317392">
      <w:bodyDiv w:val="1"/>
      <w:marLeft w:val="0"/>
      <w:marRight w:val="0"/>
      <w:marTop w:val="0"/>
      <w:marBottom w:val="0"/>
      <w:divBdr>
        <w:top w:val="none" w:sz="0" w:space="0" w:color="auto"/>
        <w:left w:val="none" w:sz="0" w:space="0" w:color="auto"/>
        <w:bottom w:val="none" w:sz="0" w:space="0" w:color="auto"/>
        <w:right w:val="none" w:sz="0" w:space="0" w:color="auto"/>
      </w:divBdr>
    </w:div>
    <w:div w:id="285432647">
      <w:bodyDiv w:val="1"/>
      <w:marLeft w:val="0"/>
      <w:marRight w:val="0"/>
      <w:marTop w:val="0"/>
      <w:marBottom w:val="0"/>
      <w:divBdr>
        <w:top w:val="none" w:sz="0" w:space="0" w:color="auto"/>
        <w:left w:val="none" w:sz="0" w:space="0" w:color="auto"/>
        <w:bottom w:val="none" w:sz="0" w:space="0" w:color="auto"/>
        <w:right w:val="none" w:sz="0" w:space="0" w:color="auto"/>
      </w:divBdr>
    </w:div>
    <w:div w:id="287012241">
      <w:bodyDiv w:val="1"/>
      <w:marLeft w:val="0"/>
      <w:marRight w:val="0"/>
      <w:marTop w:val="0"/>
      <w:marBottom w:val="0"/>
      <w:divBdr>
        <w:top w:val="none" w:sz="0" w:space="0" w:color="auto"/>
        <w:left w:val="none" w:sz="0" w:space="0" w:color="auto"/>
        <w:bottom w:val="none" w:sz="0" w:space="0" w:color="auto"/>
        <w:right w:val="none" w:sz="0" w:space="0" w:color="auto"/>
      </w:divBdr>
    </w:div>
    <w:div w:id="287905753">
      <w:bodyDiv w:val="1"/>
      <w:marLeft w:val="0"/>
      <w:marRight w:val="0"/>
      <w:marTop w:val="0"/>
      <w:marBottom w:val="0"/>
      <w:divBdr>
        <w:top w:val="none" w:sz="0" w:space="0" w:color="auto"/>
        <w:left w:val="none" w:sz="0" w:space="0" w:color="auto"/>
        <w:bottom w:val="none" w:sz="0" w:space="0" w:color="auto"/>
        <w:right w:val="none" w:sz="0" w:space="0" w:color="auto"/>
      </w:divBdr>
    </w:div>
    <w:div w:id="287975126">
      <w:bodyDiv w:val="1"/>
      <w:marLeft w:val="0"/>
      <w:marRight w:val="0"/>
      <w:marTop w:val="0"/>
      <w:marBottom w:val="0"/>
      <w:divBdr>
        <w:top w:val="none" w:sz="0" w:space="0" w:color="auto"/>
        <w:left w:val="none" w:sz="0" w:space="0" w:color="auto"/>
        <w:bottom w:val="none" w:sz="0" w:space="0" w:color="auto"/>
        <w:right w:val="none" w:sz="0" w:space="0" w:color="auto"/>
      </w:divBdr>
    </w:div>
    <w:div w:id="291518201">
      <w:bodyDiv w:val="1"/>
      <w:marLeft w:val="0"/>
      <w:marRight w:val="0"/>
      <w:marTop w:val="0"/>
      <w:marBottom w:val="0"/>
      <w:divBdr>
        <w:top w:val="none" w:sz="0" w:space="0" w:color="auto"/>
        <w:left w:val="none" w:sz="0" w:space="0" w:color="auto"/>
        <w:bottom w:val="none" w:sz="0" w:space="0" w:color="auto"/>
        <w:right w:val="none" w:sz="0" w:space="0" w:color="auto"/>
      </w:divBdr>
    </w:div>
    <w:div w:id="293487668">
      <w:bodyDiv w:val="1"/>
      <w:marLeft w:val="0"/>
      <w:marRight w:val="0"/>
      <w:marTop w:val="0"/>
      <w:marBottom w:val="0"/>
      <w:divBdr>
        <w:top w:val="none" w:sz="0" w:space="0" w:color="auto"/>
        <w:left w:val="none" w:sz="0" w:space="0" w:color="auto"/>
        <w:bottom w:val="none" w:sz="0" w:space="0" w:color="auto"/>
        <w:right w:val="none" w:sz="0" w:space="0" w:color="auto"/>
      </w:divBdr>
    </w:div>
    <w:div w:id="300352744">
      <w:bodyDiv w:val="1"/>
      <w:marLeft w:val="0"/>
      <w:marRight w:val="0"/>
      <w:marTop w:val="0"/>
      <w:marBottom w:val="0"/>
      <w:divBdr>
        <w:top w:val="none" w:sz="0" w:space="0" w:color="auto"/>
        <w:left w:val="none" w:sz="0" w:space="0" w:color="auto"/>
        <w:bottom w:val="none" w:sz="0" w:space="0" w:color="auto"/>
        <w:right w:val="none" w:sz="0" w:space="0" w:color="auto"/>
      </w:divBdr>
    </w:div>
    <w:div w:id="302589983">
      <w:bodyDiv w:val="1"/>
      <w:marLeft w:val="0"/>
      <w:marRight w:val="0"/>
      <w:marTop w:val="0"/>
      <w:marBottom w:val="0"/>
      <w:divBdr>
        <w:top w:val="none" w:sz="0" w:space="0" w:color="auto"/>
        <w:left w:val="none" w:sz="0" w:space="0" w:color="auto"/>
        <w:bottom w:val="none" w:sz="0" w:space="0" w:color="auto"/>
        <w:right w:val="none" w:sz="0" w:space="0" w:color="auto"/>
      </w:divBdr>
    </w:div>
    <w:div w:id="302976505">
      <w:bodyDiv w:val="1"/>
      <w:marLeft w:val="0"/>
      <w:marRight w:val="0"/>
      <w:marTop w:val="0"/>
      <w:marBottom w:val="0"/>
      <w:divBdr>
        <w:top w:val="none" w:sz="0" w:space="0" w:color="auto"/>
        <w:left w:val="none" w:sz="0" w:space="0" w:color="auto"/>
        <w:bottom w:val="none" w:sz="0" w:space="0" w:color="auto"/>
        <w:right w:val="none" w:sz="0" w:space="0" w:color="auto"/>
      </w:divBdr>
    </w:div>
    <w:div w:id="304480773">
      <w:bodyDiv w:val="1"/>
      <w:marLeft w:val="0"/>
      <w:marRight w:val="0"/>
      <w:marTop w:val="0"/>
      <w:marBottom w:val="0"/>
      <w:divBdr>
        <w:top w:val="none" w:sz="0" w:space="0" w:color="auto"/>
        <w:left w:val="none" w:sz="0" w:space="0" w:color="auto"/>
        <w:bottom w:val="none" w:sz="0" w:space="0" w:color="auto"/>
        <w:right w:val="none" w:sz="0" w:space="0" w:color="auto"/>
      </w:divBdr>
    </w:div>
    <w:div w:id="308360204">
      <w:bodyDiv w:val="1"/>
      <w:marLeft w:val="0"/>
      <w:marRight w:val="0"/>
      <w:marTop w:val="0"/>
      <w:marBottom w:val="0"/>
      <w:divBdr>
        <w:top w:val="none" w:sz="0" w:space="0" w:color="auto"/>
        <w:left w:val="none" w:sz="0" w:space="0" w:color="auto"/>
        <w:bottom w:val="none" w:sz="0" w:space="0" w:color="auto"/>
        <w:right w:val="none" w:sz="0" w:space="0" w:color="auto"/>
      </w:divBdr>
    </w:div>
    <w:div w:id="310793138">
      <w:bodyDiv w:val="1"/>
      <w:marLeft w:val="0"/>
      <w:marRight w:val="0"/>
      <w:marTop w:val="0"/>
      <w:marBottom w:val="0"/>
      <w:divBdr>
        <w:top w:val="none" w:sz="0" w:space="0" w:color="auto"/>
        <w:left w:val="none" w:sz="0" w:space="0" w:color="auto"/>
        <w:bottom w:val="none" w:sz="0" w:space="0" w:color="auto"/>
        <w:right w:val="none" w:sz="0" w:space="0" w:color="auto"/>
      </w:divBdr>
    </w:div>
    <w:div w:id="311445315">
      <w:bodyDiv w:val="1"/>
      <w:marLeft w:val="0"/>
      <w:marRight w:val="0"/>
      <w:marTop w:val="0"/>
      <w:marBottom w:val="0"/>
      <w:divBdr>
        <w:top w:val="none" w:sz="0" w:space="0" w:color="auto"/>
        <w:left w:val="none" w:sz="0" w:space="0" w:color="auto"/>
        <w:bottom w:val="none" w:sz="0" w:space="0" w:color="auto"/>
        <w:right w:val="none" w:sz="0" w:space="0" w:color="auto"/>
      </w:divBdr>
    </w:div>
    <w:div w:id="312636592">
      <w:bodyDiv w:val="1"/>
      <w:marLeft w:val="0"/>
      <w:marRight w:val="0"/>
      <w:marTop w:val="0"/>
      <w:marBottom w:val="0"/>
      <w:divBdr>
        <w:top w:val="none" w:sz="0" w:space="0" w:color="auto"/>
        <w:left w:val="none" w:sz="0" w:space="0" w:color="auto"/>
        <w:bottom w:val="none" w:sz="0" w:space="0" w:color="auto"/>
        <w:right w:val="none" w:sz="0" w:space="0" w:color="auto"/>
      </w:divBdr>
    </w:div>
    <w:div w:id="315108378">
      <w:bodyDiv w:val="1"/>
      <w:marLeft w:val="0"/>
      <w:marRight w:val="0"/>
      <w:marTop w:val="0"/>
      <w:marBottom w:val="0"/>
      <w:divBdr>
        <w:top w:val="none" w:sz="0" w:space="0" w:color="auto"/>
        <w:left w:val="none" w:sz="0" w:space="0" w:color="auto"/>
        <w:bottom w:val="none" w:sz="0" w:space="0" w:color="auto"/>
        <w:right w:val="none" w:sz="0" w:space="0" w:color="auto"/>
      </w:divBdr>
    </w:div>
    <w:div w:id="317924502">
      <w:bodyDiv w:val="1"/>
      <w:marLeft w:val="0"/>
      <w:marRight w:val="0"/>
      <w:marTop w:val="0"/>
      <w:marBottom w:val="0"/>
      <w:divBdr>
        <w:top w:val="none" w:sz="0" w:space="0" w:color="auto"/>
        <w:left w:val="none" w:sz="0" w:space="0" w:color="auto"/>
        <w:bottom w:val="none" w:sz="0" w:space="0" w:color="auto"/>
        <w:right w:val="none" w:sz="0" w:space="0" w:color="auto"/>
      </w:divBdr>
    </w:div>
    <w:div w:id="318506151">
      <w:bodyDiv w:val="1"/>
      <w:marLeft w:val="0"/>
      <w:marRight w:val="0"/>
      <w:marTop w:val="0"/>
      <w:marBottom w:val="0"/>
      <w:divBdr>
        <w:top w:val="none" w:sz="0" w:space="0" w:color="auto"/>
        <w:left w:val="none" w:sz="0" w:space="0" w:color="auto"/>
        <w:bottom w:val="none" w:sz="0" w:space="0" w:color="auto"/>
        <w:right w:val="none" w:sz="0" w:space="0" w:color="auto"/>
      </w:divBdr>
    </w:div>
    <w:div w:id="320352844">
      <w:bodyDiv w:val="1"/>
      <w:marLeft w:val="0"/>
      <w:marRight w:val="0"/>
      <w:marTop w:val="0"/>
      <w:marBottom w:val="0"/>
      <w:divBdr>
        <w:top w:val="none" w:sz="0" w:space="0" w:color="auto"/>
        <w:left w:val="none" w:sz="0" w:space="0" w:color="auto"/>
        <w:bottom w:val="none" w:sz="0" w:space="0" w:color="auto"/>
        <w:right w:val="none" w:sz="0" w:space="0" w:color="auto"/>
      </w:divBdr>
    </w:div>
    <w:div w:id="322391737">
      <w:bodyDiv w:val="1"/>
      <w:marLeft w:val="0"/>
      <w:marRight w:val="0"/>
      <w:marTop w:val="0"/>
      <w:marBottom w:val="0"/>
      <w:divBdr>
        <w:top w:val="none" w:sz="0" w:space="0" w:color="auto"/>
        <w:left w:val="none" w:sz="0" w:space="0" w:color="auto"/>
        <w:bottom w:val="none" w:sz="0" w:space="0" w:color="auto"/>
        <w:right w:val="none" w:sz="0" w:space="0" w:color="auto"/>
      </w:divBdr>
    </w:div>
    <w:div w:id="323439105">
      <w:bodyDiv w:val="1"/>
      <w:marLeft w:val="0"/>
      <w:marRight w:val="0"/>
      <w:marTop w:val="0"/>
      <w:marBottom w:val="0"/>
      <w:divBdr>
        <w:top w:val="none" w:sz="0" w:space="0" w:color="auto"/>
        <w:left w:val="none" w:sz="0" w:space="0" w:color="auto"/>
        <w:bottom w:val="none" w:sz="0" w:space="0" w:color="auto"/>
        <w:right w:val="none" w:sz="0" w:space="0" w:color="auto"/>
      </w:divBdr>
    </w:div>
    <w:div w:id="324407076">
      <w:bodyDiv w:val="1"/>
      <w:marLeft w:val="0"/>
      <w:marRight w:val="0"/>
      <w:marTop w:val="0"/>
      <w:marBottom w:val="0"/>
      <w:divBdr>
        <w:top w:val="none" w:sz="0" w:space="0" w:color="auto"/>
        <w:left w:val="none" w:sz="0" w:space="0" w:color="auto"/>
        <w:bottom w:val="none" w:sz="0" w:space="0" w:color="auto"/>
        <w:right w:val="none" w:sz="0" w:space="0" w:color="auto"/>
      </w:divBdr>
    </w:div>
    <w:div w:id="325129207">
      <w:bodyDiv w:val="1"/>
      <w:marLeft w:val="0"/>
      <w:marRight w:val="0"/>
      <w:marTop w:val="0"/>
      <w:marBottom w:val="0"/>
      <w:divBdr>
        <w:top w:val="none" w:sz="0" w:space="0" w:color="auto"/>
        <w:left w:val="none" w:sz="0" w:space="0" w:color="auto"/>
        <w:bottom w:val="none" w:sz="0" w:space="0" w:color="auto"/>
        <w:right w:val="none" w:sz="0" w:space="0" w:color="auto"/>
      </w:divBdr>
    </w:div>
    <w:div w:id="326323269">
      <w:bodyDiv w:val="1"/>
      <w:marLeft w:val="0"/>
      <w:marRight w:val="0"/>
      <w:marTop w:val="0"/>
      <w:marBottom w:val="0"/>
      <w:divBdr>
        <w:top w:val="none" w:sz="0" w:space="0" w:color="auto"/>
        <w:left w:val="none" w:sz="0" w:space="0" w:color="auto"/>
        <w:bottom w:val="none" w:sz="0" w:space="0" w:color="auto"/>
        <w:right w:val="none" w:sz="0" w:space="0" w:color="auto"/>
      </w:divBdr>
    </w:div>
    <w:div w:id="326598348">
      <w:bodyDiv w:val="1"/>
      <w:marLeft w:val="0"/>
      <w:marRight w:val="0"/>
      <w:marTop w:val="0"/>
      <w:marBottom w:val="0"/>
      <w:divBdr>
        <w:top w:val="none" w:sz="0" w:space="0" w:color="auto"/>
        <w:left w:val="none" w:sz="0" w:space="0" w:color="auto"/>
        <w:bottom w:val="none" w:sz="0" w:space="0" w:color="auto"/>
        <w:right w:val="none" w:sz="0" w:space="0" w:color="auto"/>
      </w:divBdr>
    </w:div>
    <w:div w:id="327487195">
      <w:bodyDiv w:val="1"/>
      <w:marLeft w:val="0"/>
      <w:marRight w:val="0"/>
      <w:marTop w:val="0"/>
      <w:marBottom w:val="0"/>
      <w:divBdr>
        <w:top w:val="none" w:sz="0" w:space="0" w:color="auto"/>
        <w:left w:val="none" w:sz="0" w:space="0" w:color="auto"/>
        <w:bottom w:val="none" w:sz="0" w:space="0" w:color="auto"/>
        <w:right w:val="none" w:sz="0" w:space="0" w:color="auto"/>
      </w:divBdr>
    </w:div>
    <w:div w:id="336349064">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42558017">
      <w:bodyDiv w:val="1"/>
      <w:marLeft w:val="0"/>
      <w:marRight w:val="0"/>
      <w:marTop w:val="0"/>
      <w:marBottom w:val="0"/>
      <w:divBdr>
        <w:top w:val="none" w:sz="0" w:space="0" w:color="auto"/>
        <w:left w:val="none" w:sz="0" w:space="0" w:color="auto"/>
        <w:bottom w:val="none" w:sz="0" w:space="0" w:color="auto"/>
        <w:right w:val="none" w:sz="0" w:space="0" w:color="auto"/>
      </w:divBdr>
    </w:div>
    <w:div w:id="343166916">
      <w:bodyDiv w:val="1"/>
      <w:marLeft w:val="0"/>
      <w:marRight w:val="0"/>
      <w:marTop w:val="0"/>
      <w:marBottom w:val="0"/>
      <w:divBdr>
        <w:top w:val="none" w:sz="0" w:space="0" w:color="auto"/>
        <w:left w:val="none" w:sz="0" w:space="0" w:color="auto"/>
        <w:bottom w:val="none" w:sz="0" w:space="0" w:color="auto"/>
        <w:right w:val="none" w:sz="0" w:space="0" w:color="auto"/>
      </w:divBdr>
    </w:div>
    <w:div w:id="344330080">
      <w:bodyDiv w:val="1"/>
      <w:marLeft w:val="0"/>
      <w:marRight w:val="0"/>
      <w:marTop w:val="0"/>
      <w:marBottom w:val="0"/>
      <w:divBdr>
        <w:top w:val="none" w:sz="0" w:space="0" w:color="auto"/>
        <w:left w:val="none" w:sz="0" w:space="0" w:color="auto"/>
        <w:bottom w:val="none" w:sz="0" w:space="0" w:color="auto"/>
        <w:right w:val="none" w:sz="0" w:space="0" w:color="auto"/>
      </w:divBdr>
    </w:div>
    <w:div w:id="345135595">
      <w:bodyDiv w:val="1"/>
      <w:marLeft w:val="0"/>
      <w:marRight w:val="0"/>
      <w:marTop w:val="0"/>
      <w:marBottom w:val="0"/>
      <w:divBdr>
        <w:top w:val="none" w:sz="0" w:space="0" w:color="auto"/>
        <w:left w:val="none" w:sz="0" w:space="0" w:color="auto"/>
        <w:bottom w:val="none" w:sz="0" w:space="0" w:color="auto"/>
        <w:right w:val="none" w:sz="0" w:space="0" w:color="auto"/>
      </w:divBdr>
    </w:div>
    <w:div w:id="346294647">
      <w:bodyDiv w:val="1"/>
      <w:marLeft w:val="0"/>
      <w:marRight w:val="0"/>
      <w:marTop w:val="0"/>
      <w:marBottom w:val="0"/>
      <w:divBdr>
        <w:top w:val="none" w:sz="0" w:space="0" w:color="auto"/>
        <w:left w:val="none" w:sz="0" w:space="0" w:color="auto"/>
        <w:bottom w:val="none" w:sz="0" w:space="0" w:color="auto"/>
        <w:right w:val="none" w:sz="0" w:space="0" w:color="auto"/>
      </w:divBdr>
    </w:div>
    <w:div w:id="347411726">
      <w:bodyDiv w:val="1"/>
      <w:marLeft w:val="0"/>
      <w:marRight w:val="0"/>
      <w:marTop w:val="0"/>
      <w:marBottom w:val="0"/>
      <w:divBdr>
        <w:top w:val="none" w:sz="0" w:space="0" w:color="auto"/>
        <w:left w:val="none" w:sz="0" w:space="0" w:color="auto"/>
        <w:bottom w:val="none" w:sz="0" w:space="0" w:color="auto"/>
        <w:right w:val="none" w:sz="0" w:space="0" w:color="auto"/>
      </w:divBdr>
    </w:div>
    <w:div w:id="349189188">
      <w:bodyDiv w:val="1"/>
      <w:marLeft w:val="0"/>
      <w:marRight w:val="0"/>
      <w:marTop w:val="0"/>
      <w:marBottom w:val="0"/>
      <w:divBdr>
        <w:top w:val="none" w:sz="0" w:space="0" w:color="auto"/>
        <w:left w:val="none" w:sz="0" w:space="0" w:color="auto"/>
        <w:bottom w:val="none" w:sz="0" w:space="0" w:color="auto"/>
        <w:right w:val="none" w:sz="0" w:space="0" w:color="auto"/>
      </w:divBdr>
    </w:div>
    <w:div w:id="352463190">
      <w:bodyDiv w:val="1"/>
      <w:marLeft w:val="0"/>
      <w:marRight w:val="0"/>
      <w:marTop w:val="0"/>
      <w:marBottom w:val="0"/>
      <w:divBdr>
        <w:top w:val="none" w:sz="0" w:space="0" w:color="auto"/>
        <w:left w:val="none" w:sz="0" w:space="0" w:color="auto"/>
        <w:bottom w:val="none" w:sz="0" w:space="0" w:color="auto"/>
        <w:right w:val="none" w:sz="0" w:space="0" w:color="auto"/>
      </w:divBdr>
    </w:div>
    <w:div w:id="354506726">
      <w:bodyDiv w:val="1"/>
      <w:marLeft w:val="0"/>
      <w:marRight w:val="0"/>
      <w:marTop w:val="0"/>
      <w:marBottom w:val="0"/>
      <w:divBdr>
        <w:top w:val="none" w:sz="0" w:space="0" w:color="auto"/>
        <w:left w:val="none" w:sz="0" w:space="0" w:color="auto"/>
        <w:bottom w:val="none" w:sz="0" w:space="0" w:color="auto"/>
        <w:right w:val="none" w:sz="0" w:space="0" w:color="auto"/>
      </w:divBdr>
    </w:div>
    <w:div w:id="360279594">
      <w:bodyDiv w:val="1"/>
      <w:marLeft w:val="0"/>
      <w:marRight w:val="0"/>
      <w:marTop w:val="0"/>
      <w:marBottom w:val="0"/>
      <w:divBdr>
        <w:top w:val="none" w:sz="0" w:space="0" w:color="auto"/>
        <w:left w:val="none" w:sz="0" w:space="0" w:color="auto"/>
        <w:bottom w:val="none" w:sz="0" w:space="0" w:color="auto"/>
        <w:right w:val="none" w:sz="0" w:space="0" w:color="auto"/>
      </w:divBdr>
    </w:div>
    <w:div w:id="361126300">
      <w:bodyDiv w:val="1"/>
      <w:marLeft w:val="0"/>
      <w:marRight w:val="0"/>
      <w:marTop w:val="0"/>
      <w:marBottom w:val="0"/>
      <w:divBdr>
        <w:top w:val="none" w:sz="0" w:space="0" w:color="auto"/>
        <w:left w:val="none" w:sz="0" w:space="0" w:color="auto"/>
        <w:bottom w:val="none" w:sz="0" w:space="0" w:color="auto"/>
        <w:right w:val="none" w:sz="0" w:space="0" w:color="auto"/>
      </w:divBdr>
    </w:div>
    <w:div w:id="361635961">
      <w:bodyDiv w:val="1"/>
      <w:marLeft w:val="0"/>
      <w:marRight w:val="0"/>
      <w:marTop w:val="0"/>
      <w:marBottom w:val="0"/>
      <w:divBdr>
        <w:top w:val="none" w:sz="0" w:space="0" w:color="auto"/>
        <w:left w:val="none" w:sz="0" w:space="0" w:color="auto"/>
        <w:bottom w:val="none" w:sz="0" w:space="0" w:color="auto"/>
        <w:right w:val="none" w:sz="0" w:space="0" w:color="auto"/>
      </w:divBdr>
    </w:div>
    <w:div w:id="364331068">
      <w:bodyDiv w:val="1"/>
      <w:marLeft w:val="0"/>
      <w:marRight w:val="0"/>
      <w:marTop w:val="0"/>
      <w:marBottom w:val="0"/>
      <w:divBdr>
        <w:top w:val="none" w:sz="0" w:space="0" w:color="auto"/>
        <w:left w:val="none" w:sz="0" w:space="0" w:color="auto"/>
        <w:bottom w:val="none" w:sz="0" w:space="0" w:color="auto"/>
        <w:right w:val="none" w:sz="0" w:space="0" w:color="auto"/>
      </w:divBdr>
    </w:div>
    <w:div w:id="367994623">
      <w:bodyDiv w:val="1"/>
      <w:marLeft w:val="0"/>
      <w:marRight w:val="0"/>
      <w:marTop w:val="0"/>
      <w:marBottom w:val="0"/>
      <w:divBdr>
        <w:top w:val="none" w:sz="0" w:space="0" w:color="auto"/>
        <w:left w:val="none" w:sz="0" w:space="0" w:color="auto"/>
        <w:bottom w:val="none" w:sz="0" w:space="0" w:color="auto"/>
        <w:right w:val="none" w:sz="0" w:space="0" w:color="auto"/>
      </w:divBdr>
    </w:div>
    <w:div w:id="368840405">
      <w:bodyDiv w:val="1"/>
      <w:marLeft w:val="0"/>
      <w:marRight w:val="0"/>
      <w:marTop w:val="0"/>
      <w:marBottom w:val="0"/>
      <w:divBdr>
        <w:top w:val="none" w:sz="0" w:space="0" w:color="auto"/>
        <w:left w:val="none" w:sz="0" w:space="0" w:color="auto"/>
        <w:bottom w:val="none" w:sz="0" w:space="0" w:color="auto"/>
        <w:right w:val="none" w:sz="0" w:space="0" w:color="auto"/>
      </w:divBdr>
    </w:div>
    <w:div w:id="370150823">
      <w:bodyDiv w:val="1"/>
      <w:marLeft w:val="0"/>
      <w:marRight w:val="0"/>
      <w:marTop w:val="0"/>
      <w:marBottom w:val="0"/>
      <w:divBdr>
        <w:top w:val="none" w:sz="0" w:space="0" w:color="auto"/>
        <w:left w:val="none" w:sz="0" w:space="0" w:color="auto"/>
        <w:bottom w:val="none" w:sz="0" w:space="0" w:color="auto"/>
        <w:right w:val="none" w:sz="0" w:space="0" w:color="auto"/>
      </w:divBdr>
    </w:div>
    <w:div w:id="371148041">
      <w:bodyDiv w:val="1"/>
      <w:marLeft w:val="0"/>
      <w:marRight w:val="0"/>
      <w:marTop w:val="0"/>
      <w:marBottom w:val="0"/>
      <w:divBdr>
        <w:top w:val="none" w:sz="0" w:space="0" w:color="auto"/>
        <w:left w:val="none" w:sz="0" w:space="0" w:color="auto"/>
        <w:bottom w:val="none" w:sz="0" w:space="0" w:color="auto"/>
        <w:right w:val="none" w:sz="0" w:space="0" w:color="auto"/>
      </w:divBdr>
    </w:div>
    <w:div w:id="371733662">
      <w:bodyDiv w:val="1"/>
      <w:marLeft w:val="0"/>
      <w:marRight w:val="0"/>
      <w:marTop w:val="0"/>
      <w:marBottom w:val="0"/>
      <w:divBdr>
        <w:top w:val="none" w:sz="0" w:space="0" w:color="auto"/>
        <w:left w:val="none" w:sz="0" w:space="0" w:color="auto"/>
        <w:bottom w:val="none" w:sz="0" w:space="0" w:color="auto"/>
        <w:right w:val="none" w:sz="0" w:space="0" w:color="auto"/>
      </w:divBdr>
    </w:div>
    <w:div w:id="372005984">
      <w:bodyDiv w:val="1"/>
      <w:marLeft w:val="0"/>
      <w:marRight w:val="0"/>
      <w:marTop w:val="0"/>
      <w:marBottom w:val="0"/>
      <w:divBdr>
        <w:top w:val="none" w:sz="0" w:space="0" w:color="auto"/>
        <w:left w:val="none" w:sz="0" w:space="0" w:color="auto"/>
        <w:bottom w:val="none" w:sz="0" w:space="0" w:color="auto"/>
        <w:right w:val="none" w:sz="0" w:space="0" w:color="auto"/>
      </w:divBdr>
    </w:div>
    <w:div w:id="373627445">
      <w:bodyDiv w:val="1"/>
      <w:marLeft w:val="0"/>
      <w:marRight w:val="0"/>
      <w:marTop w:val="0"/>
      <w:marBottom w:val="0"/>
      <w:divBdr>
        <w:top w:val="none" w:sz="0" w:space="0" w:color="auto"/>
        <w:left w:val="none" w:sz="0" w:space="0" w:color="auto"/>
        <w:bottom w:val="none" w:sz="0" w:space="0" w:color="auto"/>
        <w:right w:val="none" w:sz="0" w:space="0" w:color="auto"/>
      </w:divBdr>
    </w:div>
    <w:div w:id="375659739">
      <w:bodyDiv w:val="1"/>
      <w:marLeft w:val="0"/>
      <w:marRight w:val="0"/>
      <w:marTop w:val="0"/>
      <w:marBottom w:val="0"/>
      <w:divBdr>
        <w:top w:val="none" w:sz="0" w:space="0" w:color="auto"/>
        <w:left w:val="none" w:sz="0" w:space="0" w:color="auto"/>
        <w:bottom w:val="none" w:sz="0" w:space="0" w:color="auto"/>
        <w:right w:val="none" w:sz="0" w:space="0" w:color="auto"/>
      </w:divBdr>
    </w:div>
    <w:div w:id="378018894">
      <w:bodyDiv w:val="1"/>
      <w:marLeft w:val="0"/>
      <w:marRight w:val="0"/>
      <w:marTop w:val="0"/>
      <w:marBottom w:val="0"/>
      <w:divBdr>
        <w:top w:val="none" w:sz="0" w:space="0" w:color="auto"/>
        <w:left w:val="none" w:sz="0" w:space="0" w:color="auto"/>
        <w:bottom w:val="none" w:sz="0" w:space="0" w:color="auto"/>
        <w:right w:val="none" w:sz="0" w:space="0" w:color="auto"/>
      </w:divBdr>
    </w:div>
    <w:div w:id="384640207">
      <w:bodyDiv w:val="1"/>
      <w:marLeft w:val="0"/>
      <w:marRight w:val="0"/>
      <w:marTop w:val="0"/>
      <w:marBottom w:val="0"/>
      <w:divBdr>
        <w:top w:val="none" w:sz="0" w:space="0" w:color="auto"/>
        <w:left w:val="none" w:sz="0" w:space="0" w:color="auto"/>
        <w:bottom w:val="none" w:sz="0" w:space="0" w:color="auto"/>
        <w:right w:val="none" w:sz="0" w:space="0" w:color="auto"/>
      </w:divBdr>
    </w:div>
    <w:div w:id="389810377">
      <w:bodyDiv w:val="1"/>
      <w:marLeft w:val="0"/>
      <w:marRight w:val="0"/>
      <w:marTop w:val="0"/>
      <w:marBottom w:val="0"/>
      <w:divBdr>
        <w:top w:val="none" w:sz="0" w:space="0" w:color="auto"/>
        <w:left w:val="none" w:sz="0" w:space="0" w:color="auto"/>
        <w:bottom w:val="none" w:sz="0" w:space="0" w:color="auto"/>
        <w:right w:val="none" w:sz="0" w:space="0" w:color="auto"/>
      </w:divBdr>
    </w:div>
    <w:div w:id="391316328">
      <w:bodyDiv w:val="1"/>
      <w:marLeft w:val="0"/>
      <w:marRight w:val="0"/>
      <w:marTop w:val="0"/>
      <w:marBottom w:val="0"/>
      <w:divBdr>
        <w:top w:val="none" w:sz="0" w:space="0" w:color="auto"/>
        <w:left w:val="none" w:sz="0" w:space="0" w:color="auto"/>
        <w:bottom w:val="none" w:sz="0" w:space="0" w:color="auto"/>
        <w:right w:val="none" w:sz="0" w:space="0" w:color="auto"/>
      </w:divBdr>
    </w:div>
    <w:div w:id="393356737">
      <w:bodyDiv w:val="1"/>
      <w:marLeft w:val="0"/>
      <w:marRight w:val="0"/>
      <w:marTop w:val="0"/>
      <w:marBottom w:val="0"/>
      <w:divBdr>
        <w:top w:val="none" w:sz="0" w:space="0" w:color="auto"/>
        <w:left w:val="none" w:sz="0" w:space="0" w:color="auto"/>
        <w:bottom w:val="none" w:sz="0" w:space="0" w:color="auto"/>
        <w:right w:val="none" w:sz="0" w:space="0" w:color="auto"/>
      </w:divBdr>
    </w:div>
    <w:div w:id="395395514">
      <w:bodyDiv w:val="1"/>
      <w:marLeft w:val="0"/>
      <w:marRight w:val="0"/>
      <w:marTop w:val="0"/>
      <w:marBottom w:val="0"/>
      <w:divBdr>
        <w:top w:val="none" w:sz="0" w:space="0" w:color="auto"/>
        <w:left w:val="none" w:sz="0" w:space="0" w:color="auto"/>
        <w:bottom w:val="none" w:sz="0" w:space="0" w:color="auto"/>
        <w:right w:val="none" w:sz="0" w:space="0" w:color="auto"/>
      </w:divBdr>
    </w:div>
    <w:div w:id="399980781">
      <w:bodyDiv w:val="1"/>
      <w:marLeft w:val="0"/>
      <w:marRight w:val="0"/>
      <w:marTop w:val="0"/>
      <w:marBottom w:val="0"/>
      <w:divBdr>
        <w:top w:val="none" w:sz="0" w:space="0" w:color="auto"/>
        <w:left w:val="none" w:sz="0" w:space="0" w:color="auto"/>
        <w:bottom w:val="none" w:sz="0" w:space="0" w:color="auto"/>
        <w:right w:val="none" w:sz="0" w:space="0" w:color="auto"/>
      </w:divBdr>
    </w:div>
    <w:div w:id="400299589">
      <w:bodyDiv w:val="1"/>
      <w:marLeft w:val="0"/>
      <w:marRight w:val="0"/>
      <w:marTop w:val="0"/>
      <w:marBottom w:val="0"/>
      <w:divBdr>
        <w:top w:val="none" w:sz="0" w:space="0" w:color="auto"/>
        <w:left w:val="none" w:sz="0" w:space="0" w:color="auto"/>
        <w:bottom w:val="none" w:sz="0" w:space="0" w:color="auto"/>
        <w:right w:val="none" w:sz="0" w:space="0" w:color="auto"/>
      </w:divBdr>
    </w:div>
    <w:div w:id="402917268">
      <w:bodyDiv w:val="1"/>
      <w:marLeft w:val="0"/>
      <w:marRight w:val="0"/>
      <w:marTop w:val="0"/>
      <w:marBottom w:val="0"/>
      <w:divBdr>
        <w:top w:val="none" w:sz="0" w:space="0" w:color="auto"/>
        <w:left w:val="none" w:sz="0" w:space="0" w:color="auto"/>
        <w:bottom w:val="none" w:sz="0" w:space="0" w:color="auto"/>
        <w:right w:val="none" w:sz="0" w:space="0" w:color="auto"/>
      </w:divBdr>
    </w:div>
    <w:div w:id="403793649">
      <w:bodyDiv w:val="1"/>
      <w:marLeft w:val="0"/>
      <w:marRight w:val="0"/>
      <w:marTop w:val="0"/>
      <w:marBottom w:val="0"/>
      <w:divBdr>
        <w:top w:val="none" w:sz="0" w:space="0" w:color="auto"/>
        <w:left w:val="none" w:sz="0" w:space="0" w:color="auto"/>
        <w:bottom w:val="none" w:sz="0" w:space="0" w:color="auto"/>
        <w:right w:val="none" w:sz="0" w:space="0" w:color="auto"/>
      </w:divBdr>
    </w:div>
    <w:div w:id="408387430">
      <w:bodyDiv w:val="1"/>
      <w:marLeft w:val="0"/>
      <w:marRight w:val="0"/>
      <w:marTop w:val="0"/>
      <w:marBottom w:val="0"/>
      <w:divBdr>
        <w:top w:val="none" w:sz="0" w:space="0" w:color="auto"/>
        <w:left w:val="none" w:sz="0" w:space="0" w:color="auto"/>
        <w:bottom w:val="none" w:sz="0" w:space="0" w:color="auto"/>
        <w:right w:val="none" w:sz="0" w:space="0" w:color="auto"/>
      </w:divBdr>
    </w:div>
    <w:div w:id="409542507">
      <w:bodyDiv w:val="1"/>
      <w:marLeft w:val="0"/>
      <w:marRight w:val="0"/>
      <w:marTop w:val="0"/>
      <w:marBottom w:val="0"/>
      <w:divBdr>
        <w:top w:val="none" w:sz="0" w:space="0" w:color="auto"/>
        <w:left w:val="none" w:sz="0" w:space="0" w:color="auto"/>
        <w:bottom w:val="none" w:sz="0" w:space="0" w:color="auto"/>
        <w:right w:val="none" w:sz="0" w:space="0" w:color="auto"/>
      </w:divBdr>
    </w:div>
    <w:div w:id="412166274">
      <w:bodyDiv w:val="1"/>
      <w:marLeft w:val="0"/>
      <w:marRight w:val="0"/>
      <w:marTop w:val="0"/>
      <w:marBottom w:val="0"/>
      <w:divBdr>
        <w:top w:val="none" w:sz="0" w:space="0" w:color="auto"/>
        <w:left w:val="none" w:sz="0" w:space="0" w:color="auto"/>
        <w:bottom w:val="none" w:sz="0" w:space="0" w:color="auto"/>
        <w:right w:val="none" w:sz="0" w:space="0" w:color="auto"/>
      </w:divBdr>
    </w:div>
    <w:div w:id="412703394">
      <w:bodyDiv w:val="1"/>
      <w:marLeft w:val="0"/>
      <w:marRight w:val="0"/>
      <w:marTop w:val="0"/>
      <w:marBottom w:val="0"/>
      <w:divBdr>
        <w:top w:val="none" w:sz="0" w:space="0" w:color="auto"/>
        <w:left w:val="none" w:sz="0" w:space="0" w:color="auto"/>
        <w:bottom w:val="none" w:sz="0" w:space="0" w:color="auto"/>
        <w:right w:val="none" w:sz="0" w:space="0" w:color="auto"/>
      </w:divBdr>
    </w:div>
    <w:div w:id="416488287">
      <w:bodyDiv w:val="1"/>
      <w:marLeft w:val="0"/>
      <w:marRight w:val="0"/>
      <w:marTop w:val="0"/>
      <w:marBottom w:val="0"/>
      <w:divBdr>
        <w:top w:val="none" w:sz="0" w:space="0" w:color="auto"/>
        <w:left w:val="none" w:sz="0" w:space="0" w:color="auto"/>
        <w:bottom w:val="none" w:sz="0" w:space="0" w:color="auto"/>
        <w:right w:val="none" w:sz="0" w:space="0" w:color="auto"/>
      </w:divBdr>
    </w:div>
    <w:div w:id="422186707">
      <w:bodyDiv w:val="1"/>
      <w:marLeft w:val="0"/>
      <w:marRight w:val="0"/>
      <w:marTop w:val="0"/>
      <w:marBottom w:val="0"/>
      <w:divBdr>
        <w:top w:val="none" w:sz="0" w:space="0" w:color="auto"/>
        <w:left w:val="none" w:sz="0" w:space="0" w:color="auto"/>
        <w:bottom w:val="none" w:sz="0" w:space="0" w:color="auto"/>
        <w:right w:val="none" w:sz="0" w:space="0" w:color="auto"/>
      </w:divBdr>
    </w:div>
    <w:div w:id="423115904">
      <w:bodyDiv w:val="1"/>
      <w:marLeft w:val="0"/>
      <w:marRight w:val="0"/>
      <w:marTop w:val="0"/>
      <w:marBottom w:val="0"/>
      <w:divBdr>
        <w:top w:val="none" w:sz="0" w:space="0" w:color="auto"/>
        <w:left w:val="none" w:sz="0" w:space="0" w:color="auto"/>
        <w:bottom w:val="none" w:sz="0" w:space="0" w:color="auto"/>
        <w:right w:val="none" w:sz="0" w:space="0" w:color="auto"/>
      </w:divBdr>
    </w:div>
    <w:div w:id="423307365">
      <w:bodyDiv w:val="1"/>
      <w:marLeft w:val="0"/>
      <w:marRight w:val="0"/>
      <w:marTop w:val="0"/>
      <w:marBottom w:val="0"/>
      <w:divBdr>
        <w:top w:val="none" w:sz="0" w:space="0" w:color="auto"/>
        <w:left w:val="none" w:sz="0" w:space="0" w:color="auto"/>
        <w:bottom w:val="none" w:sz="0" w:space="0" w:color="auto"/>
        <w:right w:val="none" w:sz="0" w:space="0" w:color="auto"/>
      </w:divBdr>
    </w:div>
    <w:div w:id="426729338">
      <w:bodyDiv w:val="1"/>
      <w:marLeft w:val="0"/>
      <w:marRight w:val="0"/>
      <w:marTop w:val="0"/>
      <w:marBottom w:val="0"/>
      <w:divBdr>
        <w:top w:val="none" w:sz="0" w:space="0" w:color="auto"/>
        <w:left w:val="none" w:sz="0" w:space="0" w:color="auto"/>
        <w:bottom w:val="none" w:sz="0" w:space="0" w:color="auto"/>
        <w:right w:val="none" w:sz="0" w:space="0" w:color="auto"/>
      </w:divBdr>
    </w:div>
    <w:div w:id="428084787">
      <w:bodyDiv w:val="1"/>
      <w:marLeft w:val="0"/>
      <w:marRight w:val="0"/>
      <w:marTop w:val="0"/>
      <w:marBottom w:val="0"/>
      <w:divBdr>
        <w:top w:val="none" w:sz="0" w:space="0" w:color="auto"/>
        <w:left w:val="none" w:sz="0" w:space="0" w:color="auto"/>
        <w:bottom w:val="none" w:sz="0" w:space="0" w:color="auto"/>
        <w:right w:val="none" w:sz="0" w:space="0" w:color="auto"/>
      </w:divBdr>
    </w:div>
    <w:div w:id="434713737">
      <w:bodyDiv w:val="1"/>
      <w:marLeft w:val="0"/>
      <w:marRight w:val="0"/>
      <w:marTop w:val="0"/>
      <w:marBottom w:val="0"/>
      <w:divBdr>
        <w:top w:val="none" w:sz="0" w:space="0" w:color="auto"/>
        <w:left w:val="none" w:sz="0" w:space="0" w:color="auto"/>
        <w:bottom w:val="none" w:sz="0" w:space="0" w:color="auto"/>
        <w:right w:val="none" w:sz="0" w:space="0" w:color="auto"/>
      </w:divBdr>
    </w:div>
    <w:div w:id="434794018">
      <w:bodyDiv w:val="1"/>
      <w:marLeft w:val="0"/>
      <w:marRight w:val="0"/>
      <w:marTop w:val="0"/>
      <w:marBottom w:val="0"/>
      <w:divBdr>
        <w:top w:val="none" w:sz="0" w:space="0" w:color="auto"/>
        <w:left w:val="none" w:sz="0" w:space="0" w:color="auto"/>
        <w:bottom w:val="none" w:sz="0" w:space="0" w:color="auto"/>
        <w:right w:val="none" w:sz="0" w:space="0" w:color="auto"/>
      </w:divBdr>
    </w:div>
    <w:div w:id="440954326">
      <w:bodyDiv w:val="1"/>
      <w:marLeft w:val="0"/>
      <w:marRight w:val="0"/>
      <w:marTop w:val="0"/>
      <w:marBottom w:val="0"/>
      <w:divBdr>
        <w:top w:val="none" w:sz="0" w:space="0" w:color="auto"/>
        <w:left w:val="none" w:sz="0" w:space="0" w:color="auto"/>
        <w:bottom w:val="none" w:sz="0" w:space="0" w:color="auto"/>
        <w:right w:val="none" w:sz="0" w:space="0" w:color="auto"/>
      </w:divBdr>
    </w:div>
    <w:div w:id="442385168">
      <w:bodyDiv w:val="1"/>
      <w:marLeft w:val="0"/>
      <w:marRight w:val="0"/>
      <w:marTop w:val="0"/>
      <w:marBottom w:val="0"/>
      <w:divBdr>
        <w:top w:val="none" w:sz="0" w:space="0" w:color="auto"/>
        <w:left w:val="none" w:sz="0" w:space="0" w:color="auto"/>
        <w:bottom w:val="none" w:sz="0" w:space="0" w:color="auto"/>
        <w:right w:val="none" w:sz="0" w:space="0" w:color="auto"/>
      </w:divBdr>
    </w:div>
    <w:div w:id="445779774">
      <w:bodyDiv w:val="1"/>
      <w:marLeft w:val="0"/>
      <w:marRight w:val="0"/>
      <w:marTop w:val="0"/>
      <w:marBottom w:val="0"/>
      <w:divBdr>
        <w:top w:val="none" w:sz="0" w:space="0" w:color="auto"/>
        <w:left w:val="none" w:sz="0" w:space="0" w:color="auto"/>
        <w:bottom w:val="none" w:sz="0" w:space="0" w:color="auto"/>
        <w:right w:val="none" w:sz="0" w:space="0" w:color="auto"/>
      </w:divBdr>
    </w:div>
    <w:div w:id="446973331">
      <w:bodyDiv w:val="1"/>
      <w:marLeft w:val="0"/>
      <w:marRight w:val="0"/>
      <w:marTop w:val="0"/>
      <w:marBottom w:val="0"/>
      <w:divBdr>
        <w:top w:val="none" w:sz="0" w:space="0" w:color="auto"/>
        <w:left w:val="none" w:sz="0" w:space="0" w:color="auto"/>
        <w:bottom w:val="none" w:sz="0" w:space="0" w:color="auto"/>
        <w:right w:val="none" w:sz="0" w:space="0" w:color="auto"/>
      </w:divBdr>
    </w:div>
    <w:div w:id="447621559">
      <w:bodyDiv w:val="1"/>
      <w:marLeft w:val="0"/>
      <w:marRight w:val="0"/>
      <w:marTop w:val="0"/>
      <w:marBottom w:val="0"/>
      <w:divBdr>
        <w:top w:val="none" w:sz="0" w:space="0" w:color="auto"/>
        <w:left w:val="none" w:sz="0" w:space="0" w:color="auto"/>
        <w:bottom w:val="none" w:sz="0" w:space="0" w:color="auto"/>
        <w:right w:val="none" w:sz="0" w:space="0" w:color="auto"/>
      </w:divBdr>
    </w:div>
    <w:div w:id="447819638">
      <w:bodyDiv w:val="1"/>
      <w:marLeft w:val="0"/>
      <w:marRight w:val="0"/>
      <w:marTop w:val="0"/>
      <w:marBottom w:val="0"/>
      <w:divBdr>
        <w:top w:val="none" w:sz="0" w:space="0" w:color="auto"/>
        <w:left w:val="none" w:sz="0" w:space="0" w:color="auto"/>
        <w:bottom w:val="none" w:sz="0" w:space="0" w:color="auto"/>
        <w:right w:val="none" w:sz="0" w:space="0" w:color="auto"/>
      </w:divBdr>
    </w:div>
    <w:div w:id="452291672">
      <w:bodyDiv w:val="1"/>
      <w:marLeft w:val="0"/>
      <w:marRight w:val="0"/>
      <w:marTop w:val="0"/>
      <w:marBottom w:val="0"/>
      <w:divBdr>
        <w:top w:val="none" w:sz="0" w:space="0" w:color="auto"/>
        <w:left w:val="none" w:sz="0" w:space="0" w:color="auto"/>
        <w:bottom w:val="none" w:sz="0" w:space="0" w:color="auto"/>
        <w:right w:val="none" w:sz="0" w:space="0" w:color="auto"/>
      </w:divBdr>
    </w:div>
    <w:div w:id="453523467">
      <w:bodyDiv w:val="1"/>
      <w:marLeft w:val="0"/>
      <w:marRight w:val="0"/>
      <w:marTop w:val="0"/>
      <w:marBottom w:val="0"/>
      <w:divBdr>
        <w:top w:val="none" w:sz="0" w:space="0" w:color="auto"/>
        <w:left w:val="none" w:sz="0" w:space="0" w:color="auto"/>
        <w:bottom w:val="none" w:sz="0" w:space="0" w:color="auto"/>
        <w:right w:val="none" w:sz="0" w:space="0" w:color="auto"/>
      </w:divBdr>
    </w:div>
    <w:div w:id="454567749">
      <w:bodyDiv w:val="1"/>
      <w:marLeft w:val="0"/>
      <w:marRight w:val="0"/>
      <w:marTop w:val="0"/>
      <w:marBottom w:val="0"/>
      <w:divBdr>
        <w:top w:val="none" w:sz="0" w:space="0" w:color="auto"/>
        <w:left w:val="none" w:sz="0" w:space="0" w:color="auto"/>
        <w:bottom w:val="none" w:sz="0" w:space="0" w:color="auto"/>
        <w:right w:val="none" w:sz="0" w:space="0" w:color="auto"/>
      </w:divBdr>
    </w:div>
    <w:div w:id="460728603">
      <w:bodyDiv w:val="1"/>
      <w:marLeft w:val="0"/>
      <w:marRight w:val="0"/>
      <w:marTop w:val="0"/>
      <w:marBottom w:val="0"/>
      <w:divBdr>
        <w:top w:val="none" w:sz="0" w:space="0" w:color="auto"/>
        <w:left w:val="none" w:sz="0" w:space="0" w:color="auto"/>
        <w:bottom w:val="none" w:sz="0" w:space="0" w:color="auto"/>
        <w:right w:val="none" w:sz="0" w:space="0" w:color="auto"/>
      </w:divBdr>
    </w:div>
    <w:div w:id="461266964">
      <w:bodyDiv w:val="1"/>
      <w:marLeft w:val="0"/>
      <w:marRight w:val="0"/>
      <w:marTop w:val="0"/>
      <w:marBottom w:val="0"/>
      <w:divBdr>
        <w:top w:val="none" w:sz="0" w:space="0" w:color="auto"/>
        <w:left w:val="none" w:sz="0" w:space="0" w:color="auto"/>
        <w:bottom w:val="none" w:sz="0" w:space="0" w:color="auto"/>
        <w:right w:val="none" w:sz="0" w:space="0" w:color="auto"/>
      </w:divBdr>
    </w:div>
    <w:div w:id="464392497">
      <w:bodyDiv w:val="1"/>
      <w:marLeft w:val="0"/>
      <w:marRight w:val="0"/>
      <w:marTop w:val="0"/>
      <w:marBottom w:val="0"/>
      <w:divBdr>
        <w:top w:val="none" w:sz="0" w:space="0" w:color="auto"/>
        <w:left w:val="none" w:sz="0" w:space="0" w:color="auto"/>
        <w:bottom w:val="none" w:sz="0" w:space="0" w:color="auto"/>
        <w:right w:val="none" w:sz="0" w:space="0" w:color="auto"/>
      </w:divBdr>
    </w:div>
    <w:div w:id="467864832">
      <w:bodyDiv w:val="1"/>
      <w:marLeft w:val="0"/>
      <w:marRight w:val="0"/>
      <w:marTop w:val="0"/>
      <w:marBottom w:val="0"/>
      <w:divBdr>
        <w:top w:val="none" w:sz="0" w:space="0" w:color="auto"/>
        <w:left w:val="none" w:sz="0" w:space="0" w:color="auto"/>
        <w:bottom w:val="none" w:sz="0" w:space="0" w:color="auto"/>
        <w:right w:val="none" w:sz="0" w:space="0" w:color="auto"/>
      </w:divBdr>
    </w:div>
    <w:div w:id="468867991">
      <w:bodyDiv w:val="1"/>
      <w:marLeft w:val="0"/>
      <w:marRight w:val="0"/>
      <w:marTop w:val="0"/>
      <w:marBottom w:val="0"/>
      <w:divBdr>
        <w:top w:val="none" w:sz="0" w:space="0" w:color="auto"/>
        <w:left w:val="none" w:sz="0" w:space="0" w:color="auto"/>
        <w:bottom w:val="none" w:sz="0" w:space="0" w:color="auto"/>
        <w:right w:val="none" w:sz="0" w:space="0" w:color="auto"/>
      </w:divBdr>
    </w:div>
    <w:div w:id="469640568">
      <w:bodyDiv w:val="1"/>
      <w:marLeft w:val="0"/>
      <w:marRight w:val="0"/>
      <w:marTop w:val="0"/>
      <w:marBottom w:val="0"/>
      <w:divBdr>
        <w:top w:val="none" w:sz="0" w:space="0" w:color="auto"/>
        <w:left w:val="none" w:sz="0" w:space="0" w:color="auto"/>
        <w:bottom w:val="none" w:sz="0" w:space="0" w:color="auto"/>
        <w:right w:val="none" w:sz="0" w:space="0" w:color="auto"/>
      </w:divBdr>
    </w:div>
    <w:div w:id="470102162">
      <w:bodyDiv w:val="1"/>
      <w:marLeft w:val="0"/>
      <w:marRight w:val="0"/>
      <w:marTop w:val="0"/>
      <w:marBottom w:val="0"/>
      <w:divBdr>
        <w:top w:val="none" w:sz="0" w:space="0" w:color="auto"/>
        <w:left w:val="none" w:sz="0" w:space="0" w:color="auto"/>
        <w:bottom w:val="none" w:sz="0" w:space="0" w:color="auto"/>
        <w:right w:val="none" w:sz="0" w:space="0" w:color="auto"/>
      </w:divBdr>
    </w:div>
    <w:div w:id="471870786">
      <w:bodyDiv w:val="1"/>
      <w:marLeft w:val="0"/>
      <w:marRight w:val="0"/>
      <w:marTop w:val="0"/>
      <w:marBottom w:val="0"/>
      <w:divBdr>
        <w:top w:val="none" w:sz="0" w:space="0" w:color="auto"/>
        <w:left w:val="none" w:sz="0" w:space="0" w:color="auto"/>
        <w:bottom w:val="none" w:sz="0" w:space="0" w:color="auto"/>
        <w:right w:val="none" w:sz="0" w:space="0" w:color="auto"/>
      </w:divBdr>
    </w:div>
    <w:div w:id="473569920">
      <w:bodyDiv w:val="1"/>
      <w:marLeft w:val="0"/>
      <w:marRight w:val="0"/>
      <w:marTop w:val="0"/>
      <w:marBottom w:val="0"/>
      <w:divBdr>
        <w:top w:val="none" w:sz="0" w:space="0" w:color="auto"/>
        <w:left w:val="none" w:sz="0" w:space="0" w:color="auto"/>
        <w:bottom w:val="none" w:sz="0" w:space="0" w:color="auto"/>
        <w:right w:val="none" w:sz="0" w:space="0" w:color="auto"/>
      </w:divBdr>
    </w:div>
    <w:div w:id="484510653">
      <w:bodyDiv w:val="1"/>
      <w:marLeft w:val="0"/>
      <w:marRight w:val="0"/>
      <w:marTop w:val="0"/>
      <w:marBottom w:val="0"/>
      <w:divBdr>
        <w:top w:val="none" w:sz="0" w:space="0" w:color="auto"/>
        <w:left w:val="none" w:sz="0" w:space="0" w:color="auto"/>
        <w:bottom w:val="none" w:sz="0" w:space="0" w:color="auto"/>
        <w:right w:val="none" w:sz="0" w:space="0" w:color="auto"/>
      </w:divBdr>
    </w:div>
    <w:div w:id="491143645">
      <w:bodyDiv w:val="1"/>
      <w:marLeft w:val="0"/>
      <w:marRight w:val="0"/>
      <w:marTop w:val="0"/>
      <w:marBottom w:val="0"/>
      <w:divBdr>
        <w:top w:val="none" w:sz="0" w:space="0" w:color="auto"/>
        <w:left w:val="none" w:sz="0" w:space="0" w:color="auto"/>
        <w:bottom w:val="none" w:sz="0" w:space="0" w:color="auto"/>
        <w:right w:val="none" w:sz="0" w:space="0" w:color="auto"/>
      </w:divBdr>
    </w:div>
    <w:div w:id="491218710">
      <w:bodyDiv w:val="1"/>
      <w:marLeft w:val="0"/>
      <w:marRight w:val="0"/>
      <w:marTop w:val="0"/>
      <w:marBottom w:val="0"/>
      <w:divBdr>
        <w:top w:val="none" w:sz="0" w:space="0" w:color="auto"/>
        <w:left w:val="none" w:sz="0" w:space="0" w:color="auto"/>
        <w:bottom w:val="none" w:sz="0" w:space="0" w:color="auto"/>
        <w:right w:val="none" w:sz="0" w:space="0" w:color="auto"/>
      </w:divBdr>
    </w:div>
    <w:div w:id="491723887">
      <w:bodyDiv w:val="1"/>
      <w:marLeft w:val="0"/>
      <w:marRight w:val="0"/>
      <w:marTop w:val="0"/>
      <w:marBottom w:val="0"/>
      <w:divBdr>
        <w:top w:val="none" w:sz="0" w:space="0" w:color="auto"/>
        <w:left w:val="none" w:sz="0" w:space="0" w:color="auto"/>
        <w:bottom w:val="none" w:sz="0" w:space="0" w:color="auto"/>
        <w:right w:val="none" w:sz="0" w:space="0" w:color="auto"/>
      </w:divBdr>
    </w:div>
    <w:div w:id="492307080">
      <w:bodyDiv w:val="1"/>
      <w:marLeft w:val="0"/>
      <w:marRight w:val="0"/>
      <w:marTop w:val="0"/>
      <w:marBottom w:val="0"/>
      <w:divBdr>
        <w:top w:val="none" w:sz="0" w:space="0" w:color="auto"/>
        <w:left w:val="none" w:sz="0" w:space="0" w:color="auto"/>
        <w:bottom w:val="none" w:sz="0" w:space="0" w:color="auto"/>
        <w:right w:val="none" w:sz="0" w:space="0" w:color="auto"/>
      </w:divBdr>
    </w:div>
    <w:div w:id="492571602">
      <w:bodyDiv w:val="1"/>
      <w:marLeft w:val="0"/>
      <w:marRight w:val="0"/>
      <w:marTop w:val="0"/>
      <w:marBottom w:val="0"/>
      <w:divBdr>
        <w:top w:val="none" w:sz="0" w:space="0" w:color="auto"/>
        <w:left w:val="none" w:sz="0" w:space="0" w:color="auto"/>
        <w:bottom w:val="none" w:sz="0" w:space="0" w:color="auto"/>
        <w:right w:val="none" w:sz="0" w:space="0" w:color="auto"/>
      </w:divBdr>
    </w:div>
    <w:div w:id="493227496">
      <w:bodyDiv w:val="1"/>
      <w:marLeft w:val="0"/>
      <w:marRight w:val="0"/>
      <w:marTop w:val="0"/>
      <w:marBottom w:val="0"/>
      <w:divBdr>
        <w:top w:val="none" w:sz="0" w:space="0" w:color="auto"/>
        <w:left w:val="none" w:sz="0" w:space="0" w:color="auto"/>
        <w:bottom w:val="none" w:sz="0" w:space="0" w:color="auto"/>
        <w:right w:val="none" w:sz="0" w:space="0" w:color="auto"/>
      </w:divBdr>
    </w:div>
    <w:div w:id="496000199">
      <w:bodyDiv w:val="1"/>
      <w:marLeft w:val="0"/>
      <w:marRight w:val="0"/>
      <w:marTop w:val="0"/>
      <w:marBottom w:val="0"/>
      <w:divBdr>
        <w:top w:val="none" w:sz="0" w:space="0" w:color="auto"/>
        <w:left w:val="none" w:sz="0" w:space="0" w:color="auto"/>
        <w:bottom w:val="none" w:sz="0" w:space="0" w:color="auto"/>
        <w:right w:val="none" w:sz="0" w:space="0" w:color="auto"/>
      </w:divBdr>
    </w:div>
    <w:div w:id="496575701">
      <w:bodyDiv w:val="1"/>
      <w:marLeft w:val="0"/>
      <w:marRight w:val="0"/>
      <w:marTop w:val="0"/>
      <w:marBottom w:val="0"/>
      <w:divBdr>
        <w:top w:val="none" w:sz="0" w:space="0" w:color="auto"/>
        <w:left w:val="none" w:sz="0" w:space="0" w:color="auto"/>
        <w:bottom w:val="none" w:sz="0" w:space="0" w:color="auto"/>
        <w:right w:val="none" w:sz="0" w:space="0" w:color="auto"/>
      </w:divBdr>
    </w:div>
    <w:div w:id="502086187">
      <w:bodyDiv w:val="1"/>
      <w:marLeft w:val="0"/>
      <w:marRight w:val="0"/>
      <w:marTop w:val="0"/>
      <w:marBottom w:val="0"/>
      <w:divBdr>
        <w:top w:val="none" w:sz="0" w:space="0" w:color="auto"/>
        <w:left w:val="none" w:sz="0" w:space="0" w:color="auto"/>
        <w:bottom w:val="none" w:sz="0" w:space="0" w:color="auto"/>
        <w:right w:val="none" w:sz="0" w:space="0" w:color="auto"/>
      </w:divBdr>
    </w:div>
    <w:div w:id="516962278">
      <w:bodyDiv w:val="1"/>
      <w:marLeft w:val="0"/>
      <w:marRight w:val="0"/>
      <w:marTop w:val="0"/>
      <w:marBottom w:val="0"/>
      <w:divBdr>
        <w:top w:val="none" w:sz="0" w:space="0" w:color="auto"/>
        <w:left w:val="none" w:sz="0" w:space="0" w:color="auto"/>
        <w:bottom w:val="none" w:sz="0" w:space="0" w:color="auto"/>
        <w:right w:val="none" w:sz="0" w:space="0" w:color="auto"/>
      </w:divBdr>
    </w:div>
    <w:div w:id="516965920">
      <w:bodyDiv w:val="1"/>
      <w:marLeft w:val="0"/>
      <w:marRight w:val="0"/>
      <w:marTop w:val="0"/>
      <w:marBottom w:val="0"/>
      <w:divBdr>
        <w:top w:val="none" w:sz="0" w:space="0" w:color="auto"/>
        <w:left w:val="none" w:sz="0" w:space="0" w:color="auto"/>
        <w:bottom w:val="none" w:sz="0" w:space="0" w:color="auto"/>
        <w:right w:val="none" w:sz="0" w:space="0" w:color="auto"/>
      </w:divBdr>
    </w:div>
    <w:div w:id="518274883">
      <w:bodyDiv w:val="1"/>
      <w:marLeft w:val="0"/>
      <w:marRight w:val="0"/>
      <w:marTop w:val="0"/>
      <w:marBottom w:val="0"/>
      <w:divBdr>
        <w:top w:val="none" w:sz="0" w:space="0" w:color="auto"/>
        <w:left w:val="none" w:sz="0" w:space="0" w:color="auto"/>
        <w:bottom w:val="none" w:sz="0" w:space="0" w:color="auto"/>
        <w:right w:val="none" w:sz="0" w:space="0" w:color="auto"/>
      </w:divBdr>
    </w:div>
    <w:div w:id="519667057">
      <w:bodyDiv w:val="1"/>
      <w:marLeft w:val="0"/>
      <w:marRight w:val="0"/>
      <w:marTop w:val="0"/>
      <w:marBottom w:val="0"/>
      <w:divBdr>
        <w:top w:val="none" w:sz="0" w:space="0" w:color="auto"/>
        <w:left w:val="none" w:sz="0" w:space="0" w:color="auto"/>
        <w:bottom w:val="none" w:sz="0" w:space="0" w:color="auto"/>
        <w:right w:val="none" w:sz="0" w:space="0" w:color="auto"/>
      </w:divBdr>
    </w:div>
    <w:div w:id="523254836">
      <w:bodyDiv w:val="1"/>
      <w:marLeft w:val="0"/>
      <w:marRight w:val="0"/>
      <w:marTop w:val="0"/>
      <w:marBottom w:val="0"/>
      <w:divBdr>
        <w:top w:val="none" w:sz="0" w:space="0" w:color="auto"/>
        <w:left w:val="none" w:sz="0" w:space="0" w:color="auto"/>
        <w:bottom w:val="none" w:sz="0" w:space="0" w:color="auto"/>
        <w:right w:val="none" w:sz="0" w:space="0" w:color="auto"/>
      </w:divBdr>
    </w:div>
    <w:div w:id="523514572">
      <w:bodyDiv w:val="1"/>
      <w:marLeft w:val="0"/>
      <w:marRight w:val="0"/>
      <w:marTop w:val="0"/>
      <w:marBottom w:val="0"/>
      <w:divBdr>
        <w:top w:val="none" w:sz="0" w:space="0" w:color="auto"/>
        <w:left w:val="none" w:sz="0" w:space="0" w:color="auto"/>
        <w:bottom w:val="none" w:sz="0" w:space="0" w:color="auto"/>
        <w:right w:val="none" w:sz="0" w:space="0" w:color="auto"/>
      </w:divBdr>
    </w:div>
    <w:div w:id="524484795">
      <w:bodyDiv w:val="1"/>
      <w:marLeft w:val="0"/>
      <w:marRight w:val="0"/>
      <w:marTop w:val="0"/>
      <w:marBottom w:val="0"/>
      <w:divBdr>
        <w:top w:val="none" w:sz="0" w:space="0" w:color="auto"/>
        <w:left w:val="none" w:sz="0" w:space="0" w:color="auto"/>
        <w:bottom w:val="none" w:sz="0" w:space="0" w:color="auto"/>
        <w:right w:val="none" w:sz="0" w:space="0" w:color="auto"/>
      </w:divBdr>
    </w:div>
    <w:div w:id="525414304">
      <w:bodyDiv w:val="1"/>
      <w:marLeft w:val="0"/>
      <w:marRight w:val="0"/>
      <w:marTop w:val="0"/>
      <w:marBottom w:val="0"/>
      <w:divBdr>
        <w:top w:val="none" w:sz="0" w:space="0" w:color="auto"/>
        <w:left w:val="none" w:sz="0" w:space="0" w:color="auto"/>
        <w:bottom w:val="none" w:sz="0" w:space="0" w:color="auto"/>
        <w:right w:val="none" w:sz="0" w:space="0" w:color="auto"/>
      </w:divBdr>
    </w:div>
    <w:div w:id="530188092">
      <w:bodyDiv w:val="1"/>
      <w:marLeft w:val="0"/>
      <w:marRight w:val="0"/>
      <w:marTop w:val="0"/>
      <w:marBottom w:val="0"/>
      <w:divBdr>
        <w:top w:val="none" w:sz="0" w:space="0" w:color="auto"/>
        <w:left w:val="none" w:sz="0" w:space="0" w:color="auto"/>
        <w:bottom w:val="none" w:sz="0" w:space="0" w:color="auto"/>
        <w:right w:val="none" w:sz="0" w:space="0" w:color="auto"/>
      </w:divBdr>
    </w:div>
    <w:div w:id="530458871">
      <w:bodyDiv w:val="1"/>
      <w:marLeft w:val="0"/>
      <w:marRight w:val="0"/>
      <w:marTop w:val="0"/>
      <w:marBottom w:val="0"/>
      <w:divBdr>
        <w:top w:val="none" w:sz="0" w:space="0" w:color="auto"/>
        <w:left w:val="none" w:sz="0" w:space="0" w:color="auto"/>
        <w:bottom w:val="none" w:sz="0" w:space="0" w:color="auto"/>
        <w:right w:val="none" w:sz="0" w:space="0" w:color="auto"/>
      </w:divBdr>
    </w:div>
    <w:div w:id="530843402">
      <w:bodyDiv w:val="1"/>
      <w:marLeft w:val="0"/>
      <w:marRight w:val="0"/>
      <w:marTop w:val="0"/>
      <w:marBottom w:val="0"/>
      <w:divBdr>
        <w:top w:val="none" w:sz="0" w:space="0" w:color="auto"/>
        <w:left w:val="none" w:sz="0" w:space="0" w:color="auto"/>
        <w:bottom w:val="none" w:sz="0" w:space="0" w:color="auto"/>
        <w:right w:val="none" w:sz="0" w:space="0" w:color="auto"/>
      </w:divBdr>
    </w:div>
    <w:div w:id="531843031">
      <w:bodyDiv w:val="1"/>
      <w:marLeft w:val="0"/>
      <w:marRight w:val="0"/>
      <w:marTop w:val="0"/>
      <w:marBottom w:val="0"/>
      <w:divBdr>
        <w:top w:val="none" w:sz="0" w:space="0" w:color="auto"/>
        <w:left w:val="none" w:sz="0" w:space="0" w:color="auto"/>
        <w:bottom w:val="none" w:sz="0" w:space="0" w:color="auto"/>
        <w:right w:val="none" w:sz="0" w:space="0" w:color="auto"/>
      </w:divBdr>
    </w:div>
    <w:div w:id="533739629">
      <w:bodyDiv w:val="1"/>
      <w:marLeft w:val="0"/>
      <w:marRight w:val="0"/>
      <w:marTop w:val="0"/>
      <w:marBottom w:val="0"/>
      <w:divBdr>
        <w:top w:val="none" w:sz="0" w:space="0" w:color="auto"/>
        <w:left w:val="none" w:sz="0" w:space="0" w:color="auto"/>
        <w:bottom w:val="none" w:sz="0" w:space="0" w:color="auto"/>
        <w:right w:val="none" w:sz="0" w:space="0" w:color="auto"/>
      </w:divBdr>
    </w:div>
    <w:div w:id="534733006">
      <w:bodyDiv w:val="1"/>
      <w:marLeft w:val="0"/>
      <w:marRight w:val="0"/>
      <w:marTop w:val="0"/>
      <w:marBottom w:val="0"/>
      <w:divBdr>
        <w:top w:val="none" w:sz="0" w:space="0" w:color="auto"/>
        <w:left w:val="none" w:sz="0" w:space="0" w:color="auto"/>
        <w:bottom w:val="none" w:sz="0" w:space="0" w:color="auto"/>
        <w:right w:val="none" w:sz="0" w:space="0" w:color="auto"/>
      </w:divBdr>
    </w:div>
    <w:div w:id="537360081">
      <w:bodyDiv w:val="1"/>
      <w:marLeft w:val="0"/>
      <w:marRight w:val="0"/>
      <w:marTop w:val="0"/>
      <w:marBottom w:val="0"/>
      <w:divBdr>
        <w:top w:val="none" w:sz="0" w:space="0" w:color="auto"/>
        <w:left w:val="none" w:sz="0" w:space="0" w:color="auto"/>
        <w:bottom w:val="none" w:sz="0" w:space="0" w:color="auto"/>
        <w:right w:val="none" w:sz="0" w:space="0" w:color="auto"/>
      </w:divBdr>
    </w:div>
    <w:div w:id="538199754">
      <w:bodyDiv w:val="1"/>
      <w:marLeft w:val="0"/>
      <w:marRight w:val="0"/>
      <w:marTop w:val="0"/>
      <w:marBottom w:val="0"/>
      <w:divBdr>
        <w:top w:val="none" w:sz="0" w:space="0" w:color="auto"/>
        <w:left w:val="none" w:sz="0" w:space="0" w:color="auto"/>
        <w:bottom w:val="none" w:sz="0" w:space="0" w:color="auto"/>
        <w:right w:val="none" w:sz="0" w:space="0" w:color="auto"/>
      </w:divBdr>
    </w:div>
    <w:div w:id="545070868">
      <w:bodyDiv w:val="1"/>
      <w:marLeft w:val="0"/>
      <w:marRight w:val="0"/>
      <w:marTop w:val="0"/>
      <w:marBottom w:val="0"/>
      <w:divBdr>
        <w:top w:val="none" w:sz="0" w:space="0" w:color="auto"/>
        <w:left w:val="none" w:sz="0" w:space="0" w:color="auto"/>
        <w:bottom w:val="none" w:sz="0" w:space="0" w:color="auto"/>
        <w:right w:val="none" w:sz="0" w:space="0" w:color="auto"/>
      </w:divBdr>
    </w:div>
    <w:div w:id="545606959">
      <w:bodyDiv w:val="1"/>
      <w:marLeft w:val="0"/>
      <w:marRight w:val="0"/>
      <w:marTop w:val="0"/>
      <w:marBottom w:val="0"/>
      <w:divBdr>
        <w:top w:val="none" w:sz="0" w:space="0" w:color="auto"/>
        <w:left w:val="none" w:sz="0" w:space="0" w:color="auto"/>
        <w:bottom w:val="none" w:sz="0" w:space="0" w:color="auto"/>
        <w:right w:val="none" w:sz="0" w:space="0" w:color="auto"/>
      </w:divBdr>
    </w:div>
    <w:div w:id="545875613">
      <w:bodyDiv w:val="1"/>
      <w:marLeft w:val="0"/>
      <w:marRight w:val="0"/>
      <w:marTop w:val="0"/>
      <w:marBottom w:val="0"/>
      <w:divBdr>
        <w:top w:val="none" w:sz="0" w:space="0" w:color="auto"/>
        <w:left w:val="none" w:sz="0" w:space="0" w:color="auto"/>
        <w:bottom w:val="none" w:sz="0" w:space="0" w:color="auto"/>
        <w:right w:val="none" w:sz="0" w:space="0" w:color="auto"/>
      </w:divBdr>
    </w:div>
    <w:div w:id="551887225">
      <w:bodyDiv w:val="1"/>
      <w:marLeft w:val="0"/>
      <w:marRight w:val="0"/>
      <w:marTop w:val="0"/>
      <w:marBottom w:val="0"/>
      <w:divBdr>
        <w:top w:val="none" w:sz="0" w:space="0" w:color="auto"/>
        <w:left w:val="none" w:sz="0" w:space="0" w:color="auto"/>
        <w:bottom w:val="none" w:sz="0" w:space="0" w:color="auto"/>
        <w:right w:val="none" w:sz="0" w:space="0" w:color="auto"/>
      </w:divBdr>
    </w:div>
    <w:div w:id="555706969">
      <w:bodyDiv w:val="1"/>
      <w:marLeft w:val="0"/>
      <w:marRight w:val="0"/>
      <w:marTop w:val="0"/>
      <w:marBottom w:val="0"/>
      <w:divBdr>
        <w:top w:val="none" w:sz="0" w:space="0" w:color="auto"/>
        <w:left w:val="none" w:sz="0" w:space="0" w:color="auto"/>
        <w:bottom w:val="none" w:sz="0" w:space="0" w:color="auto"/>
        <w:right w:val="none" w:sz="0" w:space="0" w:color="auto"/>
      </w:divBdr>
    </w:div>
    <w:div w:id="557787646">
      <w:bodyDiv w:val="1"/>
      <w:marLeft w:val="0"/>
      <w:marRight w:val="0"/>
      <w:marTop w:val="0"/>
      <w:marBottom w:val="0"/>
      <w:divBdr>
        <w:top w:val="none" w:sz="0" w:space="0" w:color="auto"/>
        <w:left w:val="none" w:sz="0" w:space="0" w:color="auto"/>
        <w:bottom w:val="none" w:sz="0" w:space="0" w:color="auto"/>
        <w:right w:val="none" w:sz="0" w:space="0" w:color="auto"/>
      </w:divBdr>
    </w:div>
    <w:div w:id="558515679">
      <w:bodyDiv w:val="1"/>
      <w:marLeft w:val="0"/>
      <w:marRight w:val="0"/>
      <w:marTop w:val="0"/>
      <w:marBottom w:val="0"/>
      <w:divBdr>
        <w:top w:val="none" w:sz="0" w:space="0" w:color="auto"/>
        <w:left w:val="none" w:sz="0" w:space="0" w:color="auto"/>
        <w:bottom w:val="none" w:sz="0" w:space="0" w:color="auto"/>
        <w:right w:val="none" w:sz="0" w:space="0" w:color="auto"/>
      </w:divBdr>
    </w:div>
    <w:div w:id="559826061">
      <w:bodyDiv w:val="1"/>
      <w:marLeft w:val="0"/>
      <w:marRight w:val="0"/>
      <w:marTop w:val="0"/>
      <w:marBottom w:val="0"/>
      <w:divBdr>
        <w:top w:val="none" w:sz="0" w:space="0" w:color="auto"/>
        <w:left w:val="none" w:sz="0" w:space="0" w:color="auto"/>
        <w:bottom w:val="none" w:sz="0" w:space="0" w:color="auto"/>
        <w:right w:val="none" w:sz="0" w:space="0" w:color="auto"/>
      </w:divBdr>
    </w:div>
    <w:div w:id="561018199">
      <w:bodyDiv w:val="1"/>
      <w:marLeft w:val="0"/>
      <w:marRight w:val="0"/>
      <w:marTop w:val="0"/>
      <w:marBottom w:val="0"/>
      <w:divBdr>
        <w:top w:val="none" w:sz="0" w:space="0" w:color="auto"/>
        <w:left w:val="none" w:sz="0" w:space="0" w:color="auto"/>
        <w:bottom w:val="none" w:sz="0" w:space="0" w:color="auto"/>
        <w:right w:val="none" w:sz="0" w:space="0" w:color="auto"/>
      </w:divBdr>
    </w:div>
    <w:div w:id="561528728">
      <w:bodyDiv w:val="1"/>
      <w:marLeft w:val="0"/>
      <w:marRight w:val="0"/>
      <w:marTop w:val="0"/>
      <w:marBottom w:val="0"/>
      <w:divBdr>
        <w:top w:val="none" w:sz="0" w:space="0" w:color="auto"/>
        <w:left w:val="none" w:sz="0" w:space="0" w:color="auto"/>
        <w:bottom w:val="none" w:sz="0" w:space="0" w:color="auto"/>
        <w:right w:val="none" w:sz="0" w:space="0" w:color="auto"/>
      </w:divBdr>
    </w:div>
    <w:div w:id="563226505">
      <w:bodyDiv w:val="1"/>
      <w:marLeft w:val="0"/>
      <w:marRight w:val="0"/>
      <w:marTop w:val="0"/>
      <w:marBottom w:val="0"/>
      <w:divBdr>
        <w:top w:val="none" w:sz="0" w:space="0" w:color="auto"/>
        <w:left w:val="none" w:sz="0" w:space="0" w:color="auto"/>
        <w:bottom w:val="none" w:sz="0" w:space="0" w:color="auto"/>
        <w:right w:val="none" w:sz="0" w:space="0" w:color="auto"/>
      </w:divBdr>
    </w:div>
    <w:div w:id="563297799">
      <w:bodyDiv w:val="1"/>
      <w:marLeft w:val="0"/>
      <w:marRight w:val="0"/>
      <w:marTop w:val="0"/>
      <w:marBottom w:val="0"/>
      <w:divBdr>
        <w:top w:val="none" w:sz="0" w:space="0" w:color="auto"/>
        <w:left w:val="none" w:sz="0" w:space="0" w:color="auto"/>
        <w:bottom w:val="none" w:sz="0" w:space="0" w:color="auto"/>
        <w:right w:val="none" w:sz="0" w:space="0" w:color="auto"/>
      </w:divBdr>
    </w:div>
    <w:div w:id="564872772">
      <w:bodyDiv w:val="1"/>
      <w:marLeft w:val="0"/>
      <w:marRight w:val="0"/>
      <w:marTop w:val="0"/>
      <w:marBottom w:val="0"/>
      <w:divBdr>
        <w:top w:val="none" w:sz="0" w:space="0" w:color="auto"/>
        <w:left w:val="none" w:sz="0" w:space="0" w:color="auto"/>
        <w:bottom w:val="none" w:sz="0" w:space="0" w:color="auto"/>
        <w:right w:val="none" w:sz="0" w:space="0" w:color="auto"/>
      </w:divBdr>
    </w:div>
    <w:div w:id="564994813">
      <w:bodyDiv w:val="1"/>
      <w:marLeft w:val="0"/>
      <w:marRight w:val="0"/>
      <w:marTop w:val="0"/>
      <w:marBottom w:val="0"/>
      <w:divBdr>
        <w:top w:val="none" w:sz="0" w:space="0" w:color="auto"/>
        <w:left w:val="none" w:sz="0" w:space="0" w:color="auto"/>
        <w:bottom w:val="none" w:sz="0" w:space="0" w:color="auto"/>
        <w:right w:val="none" w:sz="0" w:space="0" w:color="auto"/>
      </w:divBdr>
    </w:div>
    <w:div w:id="565333882">
      <w:bodyDiv w:val="1"/>
      <w:marLeft w:val="0"/>
      <w:marRight w:val="0"/>
      <w:marTop w:val="0"/>
      <w:marBottom w:val="0"/>
      <w:divBdr>
        <w:top w:val="none" w:sz="0" w:space="0" w:color="auto"/>
        <w:left w:val="none" w:sz="0" w:space="0" w:color="auto"/>
        <w:bottom w:val="none" w:sz="0" w:space="0" w:color="auto"/>
        <w:right w:val="none" w:sz="0" w:space="0" w:color="auto"/>
      </w:divBdr>
    </w:div>
    <w:div w:id="568224513">
      <w:bodyDiv w:val="1"/>
      <w:marLeft w:val="0"/>
      <w:marRight w:val="0"/>
      <w:marTop w:val="0"/>
      <w:marBottom w:val="0"/>
      <w:divBdr>
        <w:top w:val="none" w:sz="0" w:space="0" w:color="auto"/>
        <w:left w:val="none" w:sz="0" w:space="0" w:color="auto"/>
        <w:bottom w:val="none" w:sz="0" w:space="0" w:color="auto"/>
        <w:right w:val="none" w:sz="0" w:space="0" w:color="auto"/>
      </w:divBdr>
    </w:div>
    <w:div w:id="569660138">
      <w:bodyDiv w:val="1"/>
      <w:marLeft w:val="0"/>
      <w:marRight w:val="0"/>
      <w:marTop w:val="0"/>
      <w:marBottom w:val="0"/>
      <w:divBdr>
        <w:top w:val="none" w:sz="0" w:space="0" w:color="auto"/>
        <w:left w:val="none" w:sz="0" w:space="0" w:color="auto"/>
        <w:bottom w:val="none" w:sz="0" w:space="0" w:color="auto"/>
        <w:right w:val="none" w:sz="0" w:space="0" w:color="auto"/>
      </w:divBdr>
    </w:div>
    <w:div w:id="576669793">
      <w:bodyDiv w:val="1"/>
      <w:marLeft w:val="0"/>
      <w:marRight w:val="0"/>
      <w:marTop w:val="0"/>
      <w:marBottom w:val="0"/>
      <w:divBdr>
        <w:top w:val="none" w:sz="0" w:space="0" w:color="auto"/>
        <w:left w:val="none" w:sz="0" w:space="0" w:color="auto"/>
        <w:bottom w:val="none" w:sz="0" w:space="0" w:color="auto"/>
        <w:right w:val="none" w:sz="0" w:space="0" w:color="auto"/>
      </w:divBdr>
    </w:div>
    <w:div w:id="582642250">
      <w:bodyDiv w:val="1"/>
      <w:marLeft w:val="0"/>
      <w:marRight w:val="0"/>
      <w:marTop w:val="0"/>
      <w:marBottom w:val="0"/>
      <w:divBdr>
        <w:top w:val="none" w:sz="0" w:space="0" w:color="auto"/>
        <w:left w:val="none" w:sz="0" w:space="0" w:color="auto"/>
        <w:bottom w:val="none" w:sz="0" w:space="0" w:color="auto"/>
        <w:right w:val="none" w:sz="0" w:space="0" w:color="auto"/>
      </w:divBdr>
    </w:div>
    <w:div w:id="586621464">
      <w:bodyDiv w:val="1"/>
      <w:marLeft w:val="0"/>
      <w:marRight w:val="0"/>
      <w:marTop w:val="0"/>
      <w:marBottom w:val="0"/>
      <w:divBdr>
        <w:top w:val="none" w:sz="0" w:space="0" w:color="auto"/>
        <w:left w:val="none" w:sz="0" w:space="0" w:color="auto"/>
        <w:bottom w:val="none" w:sz="0" w:space="0" w:color="auto"/>
        <w:right w:val="none" w:sz="0" w:space="0" w:color="auto"/>
      </w:divBdr>
    </w:div>
    <w:div w:id="588199226">
      <w:bodyDiv w:val="1"/>
      <w:marLeft w:val="0"/>
      <w:marRight w:val="0"/>
      <w:marTop w:val="0"/>
      <w:marBottom w:val="0"/>
      <w:divBdr>
        <w:top w:val="none" w:sz="0" w:space="0" w:color="auto"/>
        <w:left w:val="none" w:sz="0" w:space="0" w:color="auto"/>
        <w:bottom w:val="none" w:sz="0" w:space="0" w:color="auto"/>
        <w:right w:val="none" w:sz="0" w:space="0" w:color="auto"/>
      </w:divBdr>
    </w:div>
    <w:div w:id="589583180">
      <w:bodyDiv w:val="1"/>
      <w:marLeft w:val="0"/>
      <w:marRight w:val="0"/>
      <w:marTop w:val="0"/>
      <w:marBottom w:val="0"/>
      <w:divBdr>
        <w:top w:val="none" w:sz="0" w:space="0" w:color="auto"/>
        <w:left w:val="none" w:sz="0" w:space="0" w:color="auto"/>
        <w:bottom w:val="none" w:sz="0" w:space="0" w:color="auto"/>
        <w:right w:val="none" w:sz="0" w:space="0" w:color="auto"/>
      </w:divBdr>
    </w:div>
    <w:div w:id="589703393">
      <w:bodyDiv w:val="1"/>
      <w:marLeft w:val="0"/>
      <w:marRight w:val="0"/>
      <w:marTop w:val="0"/>
      <w:marBottom w:val="0"/>
      <w:divBdr>
        <w:top w:val="none" w:sz="0" w:space="0" w:color="auto"/>
        <w:left w:val="none" w:sz="0" w:space="0" w:color="auto"/>
        <w:bottom w:val="none" w:sz="0" w:space="0" w:color="auto"/>
        <w:right w:val="none" w:sz="0" w:space="0" w:color="auto"/>
      </w:divBdr>
    </w:div>
    <w:div w:id="591815288">
      <w:bodyDiv w:val="1"/>
      <w:marLeft w:val="0"/>
      <w:marRight w:val="0"/>
      <w:marTop w:val="0"/>
      <w:marBottom w:val="0"/>
      <w:divBdr>
        <w:top w:val="none" w:sz="0" w:space="0" w:color="auto"/>
        <w:left w:val="none" w:sz="0" w:space="0" w:color="auto"/>
        <w:bottom w:val="none" w:sz="0" w:space="0" w:color="auto"/>
        <w:right w:val="none" w:sz="0" w:space="0" w:color="auto"/>
      </w:divBdr>
    </w:div>
    <w:div w:id="595673417">
      <w:bodyDiv w:val="1"/>
      <w:marLeft w:val="0"/>
      <w:marRight w:val="0"/>
      <w:marTop w:val="0"/>
      <w:marBottom w:val="0"/>
      <w:divBdr>
        <w:top w:val="none" w:sz="0" w:space="0" w:color="auto"/>
        <w:left w:val="none" w:sz="0" w:space="0" w:color="auto"/>
        <w:bottom w:val="none" w:sz="0" w:space="0" w:color="auto"/>
        <w:right w:val="none" w:sz="0" w:space="0" w:color="auto"/>
      </w:divBdr>
    </w:div>
    <w:div w:id="598215573">
      <w:bodyDiv w:val="1"/>
      <w:marLeft w:val="0"/>
      <w:marRight w:val="0"/>
      <w:marTop w:val="0"/>
      <w:marBottom w:val="0"/>
      <w:divBdr>
        <w:top w:val="none" w:sz="0" w:space="0" w:color="auto"/>
        <w:left w:val="none" w:sz="0" w:space="0" w:color="auto"/>
        <w:bottom w:val="none" w:sz="0" w:space="0" w:color="auto"/>
        <w:right w:val="none" w:sz="0" w:space="0" w:color="auto"/>
      </w:divBdr>
    </w:div>
    <w:div w:id="598683294">
      <w:bodyDiv w:val="1"/>
      <w:marLeft w:val="0"/>
      <w:marRight w:val="0"/>
      <w:marTop w:val="0"/>
      <w:marBottom w:val="0"/>
      <w:divBdr>
        <w:top w:val="none" w:sz="0" w:space="0" w:color="auto"/>
        <w:left w:val="none" w:sz="0" w:space="0" w:color="auto"/>
        <w:bottom w:val="none" w:sz="0" w:space="0" w:color="auto"/>
        <w:right w:val="none" w:sz="0" w:space="0" w:color="auto"/>
      </w:divBdr>
    </w:div>
    <w:div w:id="599799885">
      <w:bodyDiv w:val="1"/>
      <w:marLeft w:val="0"/>
      <w:marRight w:val="0"/>
      <w:marTop w:val="0"/>
      <w:marBottom w:val="0"/>
      <w:divBdr>
        <w:top w:val="none" w:sz="0" w:space="0" w:color="auto"/>
        <w:left w:val="none" w:sz="0" w:space="0" w:color="auto"/>
        <w:bottom w:val="none" w:sz="0" w:space="0" w:color="auto"/>
        <w:right w:val="none" w:sz="0" w:space="0" w:color="auto"/>
      </w:divBdr>
    </w:div>
    <w:div w:id="601496959">
      <w:bodyDiv w:val="1"/>
      <w:marLeft w:val="0"/>
      <w:marRight w:val="0"/>
      <w:marTop w:val="0"/>
      <w:marBottom w:val="0"/>
      <w:divBdr>
        <w:top w:val="none" w:sz="0" w:space="0" w:color="auto"/>
        <w:left w:val="none" w:sz="0" w:space="0" w:color="auto"/>
        <w:bottom w:val="none" w:sz="0" w:space="0" w:color="auto"/>
        <w:right w:val="none" w:sz="0" w:space="0" w:color="auto"/>
      </w:divBdr>
    </w:div>
    <w:div w:id="602690945">
      <w:bodyDiv w:val="1"/>
      <w:marLeft w:val="0"/>
      <w:marRight w:val="0"/>
      <w:marTop w:val="0"/>
      <w:marBottom w:val="0"/>
      <w:divBdr>
        <w:top w:val="none" w:sz="0" w:space="0" w:color="auto"/>
        <w:left w:val="none" w:sz="0" w:space="0" w:color="auto"/>
        <w:bottom w:val="none" w:sz="0" w:space="0" w:color="auto"/>
        <w:right w:val="none" w:sz="0" w:space="0" w:color="auto"/>
      </w:divBdr>
    </w:div>
    <w:div w:id="603614841">
      <w:bodyDiv w:val="1"/>
      <w:marLeft w:val="0"/>
      <w:marRight w:val="0"/>
      <w:marTop w:val="0"/>
      <w:marBottom w:val="0"/>
      <w:divBdr>
        <w:top w:val="none" w:sz="0" w:space="0" w:color="auto"/>
        <w:left w:val="none" w:sz="0" w:space="0" w:color="auto"/>
        <w:bottom w:val="none" w:sz="0" w:space="0" w:color="auto"/>
        <w:right w:val="none" w:sz="0" w:space="0" w:color="auto"/>
      </w:divBdr>
    </w:div>
    <w:div w:id="608515187">
      <w:bodyDiv w:val="1"/>
      <w:marLeft w:val="0"/>
      <w:marRight w:val="0"/>
      <w:marTop w:val="0"/>
      <w:marBottom w:val="0"/>
      <w:divBdr>
        <w:top w:val="none" w:sz="0" w:space="0" w:color="auto"/>
        <w:left w:val="none" w:sz="0" w:space="0" w:color="auto"/>
        <w:bottom w:val="none" w:sz="0" w:space="0" w:color="auto"/>
        <w:right w:val="none" w:sz="0" w:space="0" w:color="auto"/>
      </w:divBdr>
    </w:div>
    <w:div w:id="610019765">
      <w:bodyDiv w:val="1"/>
      <w:marLeft w:val="0"/>
      <w:marRight w:val="0"/>
      <w:marTop w:val="0"/>
      <w:marBottom w:val="0"/>
      <w:divBdr>
        <w:top w:val="none" w:sz="0" w:space="0" w:color="auto"/>
        <w:left w:val="none" w:sz="0" w:space="0" w:color="auto"/>
        <w:bottom w:val="none" w:sz="0" w:space="0" w:color="auto"/>
        <w:right w:val="none" w:sz="0" w:space="0" w:color="auto"/>
      </w:divBdr>
    </w:div>
    <w:div w:id="614556887">
      <w:bodyDiv w:val="1"/>
      <w:marLeft w:val="0"/>
      <w:marRight w:val="0"/>
      <w:marTop w:val="0"/>
      <w:marBottom w:val="0"/>
      <w:divBdr>
        <w:top w:val="none" w:sz="0" w:space="0" w:color="auto"/>
        <w:left w:val="none" w:sz="0" w:space="0" w:color="auto"/>
        <w:bottom w:val="none" w:sz="0" w:space="0" w:color="auto"/>
        <w:right w:val="none" w:sz="0" w:space="0" w:color="auto"/>
      </w:divBdr>
    </w:div>
    <w:div w:id="616571329">
      <w:bodyDiv w:val="1"/>
      <w:marLeft w:val="0"/>
      <w:marRight w:val="0"/>
      <w:marTop w:val="0"/>
      <w:marBottom w:val="0"/>
      <w:divBdr>
        <w:top w:val="none" w:sz="0" w:space="0" w:color="auto"/>
        <w:left w:val="none" w:sz="0" w:space="0" w:color="auto"/>
        <w:bottom w:val="none" w:sz="0" w:space="0" w:color="auto"/>
        <w:right w:val="none" w:sz="0" w:space="0" w:color="auto"/>
      </w:divBdr>
    </w:div>
    <w:div w:id="620038335">
      <w:bodyDiv w:val="1"/>
      <w:marLeft w:val="0"/>
      <w:marRight w:val="0"/>
      <w:marTop w:val="0"/>
      <w:marBottom w:val="0"/>
      <w:divBdr>
        <w:top w:val="none" w:sz="0" w:space="0" w:color="auto"/>
        <w:left w:val="none" w:sz="0" w:space="0" w:color="auto"/>
        <w:bottom w:val="none" w:sz="0" w:space="0" w:color="auto"/>
        <w:right w:val="none" w:sz="0" w:space="0" w:color="auto"/>
      </w:divBdr>
    </w:div>
    <w:div w:id="621544097">
      <w:bodyDiv w:val="1"/>
      <w:marLeft w:val="0"/>
      <w:marRight w:val="0"/>
      <w:marTop w:val="0"/>
      <w:marBottom w:val="0"/>
      <w:divBdr>
        <w:top w:val="none" w:sz="0" w:space="0" w:color="auto"/>
        <w:left w:val="none" w:sz="0" w:space="0" w:color="auto"/>
        <w:bottom w:val="none" w:sz="0" w:space="0" w:color="auto"/>
        <w:right w:val="none" w:sz="0" w:space="0" w:color="auto"/>
      </w:divBdr>
    </w:div>
    <w:div w:id="623386112">
      <w:bodyDiv w:val="1"/>
      <w:marLeft w:val="0"/>
      <w:marRight w:val="0"/>
      <w:marTop w:val="0"/>
      <w:marBottom w:val="0"/>
      <w:divBdr>
        <w:top w:val="none" w:sz="0" w:space="0" w:color="auto"/>
        <w:left w:val="none" w:sz="0" w:space="0" w:color="auto"/>
        <w:bottom w:val="none" w:sz="0" w:space="0" w:color="auto"/>
        <w:right w:val="none" w:sz="0" w:space="0" w:color="auto"/>
      </w:divBdr>
    </w:div>
    <w:div w:id="628895987">
      <w:bodyDiv w:val="1"/>
      <w:marLeft w:val="0"/>
      <w:marRight w:val="0"/>
      <w:marTop w:val="0"/>
      <w:marBottom w:val="0"/>
      <w:divBdr>
        <w:top w:val="none" w:sz="0" w:space="0" w:color="auto"/>
        <w:left w:val="none" w:sz="0" w:space="0" w:color="auto"/>
        <w:bottom w:val="none" w:sz="0" w:space="0" w:color="auto"/>
        <w:right w:val="none" w:sz="0" w:space="0" w:color="auto"/>
      </w:divBdr>
    </w:div>
    <w:div w:id="631987449">
      <w:bodyDiv w:val="1"/>
      <w:marLeft w:val="0"/>
      <w:marRight w:val="0"/>
      <w:marTop w:val="0"/>
      <w:marBottom w:val="0"/>
      <w:divBdr>
        <w:top w:val="none" w:sz="0" w:space="0" w:color="auto"/>
        <w:left w:val="none" w:sz="0" w:space="0" w:color="auto"/>
        <w:bottom w:val="none" w:sz="0" w:space="0" w:color="auto"/>
        <w:right w:val="none" w:sz="0" w:space="0" w:color="auto"/>
      </w:divBdr>
    </w:div>
    <w:div w:id="635837908">
      <w:bodyDiv w:val="1"/>
      <w:marLeft w:val="0"/>
      <w:marRight w:val="0"/>
      <w:marTop w:val="0"/>
      <w:marBottom w:val="0"/>
      <w:divBdr>
        <w:top w:val="none" w:sz="0" w:space="0" w:color="auto"/>
        <w:left w:val="none" w:sz="0" w:space="0" w:color="auto"/>
        <w:bottom w:val="none" w:sz="0" w:space="0" w:color="auto"/>
        <w:right w:val="none" w:sz="0" w:space="0" w:color="auto"/>
      </w:divBdr>
    </w:div>
    <w:div w:id="638193193">
      <w:bodyDiv w:val="1"/>
      <w:marLeft w:val="0"/>
      <w:marRight w:val="0"/>
      <w:marTop w:val="0"/>
      <w:marBottom w:val="0"/>
      <w:divBdr>
        <w:top w:val="none" w:sz="0" w:space="0" w:color="auto"/>
        <w:left w:val="none" w:sz="0" w:space="0" w:color="auto"/>
        <w:bottom w:val="none" w:sz="0" w:space="0" w:color="auto"/>
        <w:right w:val="none" w:sz="0" w:space="0" w:color="auto"/>
      </w:divBdr>
    </w:div>
    <w:div w:id="638607502">
      <w:bodyDiv w:val="1"/>
      <w:marLeft w:val="0"/>
      <w:marRight w:val="0"/>
      <w:marTop w:val="0"/>
      <w:marBottom w:val="0"/>
      <w:divBdr>
        <w:top w:val="none" w:sz="0" w:space="0" w:color="auto"/>
        <w:left w:val="none" w:sz="0" w:space="0" w:color="auto"/>
        <w:bottom w:val="none" w:sz="0" w:space="0" w:color="auto"/>
        <w:right w:val="none" w:sz="0" w:space="0" w:color="auto"/>
      </w:divBdr>
    </w:div>
    <w:div w:id="639696906">
      <w:bodyDiv w:val="1"/>
      <w:marLeft w:val="0"/>
      <w:marRight w:val="0"/>
      <w:marTop w:val="0"/>
      <w:marBottom w:val="0"/>
      <w:divBdr>
        <w:top w:val="none" w:sz="0" w:space="0" w:color="auto"/>
        <w:left w:val="none" w:sz="0" w:space="0" w:color="auto"/>
        <w:bottom w:val="none" w:sz="0" w:space="0" w:color="auto"/>
        <w:right w:val="none" w:sz="0" w:space="0" w:color="auto"/>
      </w:divBdr>
    </w:div>
    <w:div w:id="647365497">
      <w:bodyDiv w:val="1"/>
      <w:marLeft w:val="0"/>
      <w:marRight w:val="0"/>
      <w:marTop w:val="0"/>
      <w:marBottom w:val="0"/>
      <w:divBdr>
        <w:top w:val="none" w:sz="0" w:space="0" w:color="auto"/>
        <w:left w:val="none" w:sz="0" w:space="0" w:color="auto"/>
        <w:bottom w:val="none" w:sz="0" w:space="0" w:color="auto"/>
        <w:right w:val="none" w:sz="0" w:space="0" w:color="auto"/>
      </w:divBdr>
    </w:div>
    <w:div w:id="649136246">
      <w:bodyDiv w:val="1"/>
      <w:marLeft w:val="0"/>
      <w:marRight w:val="0"/>
      <w:marTop w:val="0"/>
      <w:marBottom w:val="0"/>
      <w:divBdr>
        <w:top w:val="none" w:sz="0" w:space="0" w:color="auto"/>
        <w:left w:val="none" w:sz="0" w:space="0" w:color="auto"/>
        <w:bottom w:val="none" w:sz="0" w:space="0" w:color="auto"/>
        <w:right w:val="none" w:sz="0" w:space="0" w:color="auto"/>
      </w:divBdr>
    </w:div>
    <w:div w:id="649210932">
      <w:bodyDiv w:val="1"/>
      <w:marLeft w:val="0"/>
      <w:marRight w:val="0"/>
      <w:marTop w:val="0"/>
      <w:marBottom w:val="0"/>
      <w:divBdr>
        <w:top w:val="none" w:sz="0" w:space="0" w:color="auto"/>
        <w:left w:val="none" w:sz="0" w:space="0" w:color="auto"/>
        <w:bottom w:val="none" w:sz="0" w:space="0" w:color="auto"/>
        <w:right w:val="none" w:sz="0" w:space="0" w:color="auto"/>
      </w:divBdr>
    </w:div>
    <w:div w:id="650017339">
      <w:bodyDiv w:val="1"/>
      <w:marLeft w:val="0"/>
      <w:marRight w:val="0"/>
      <w:marTop w:val="0"/>
      <w:marBottom w:val="0"/>
      <w:divBdr>
        <w:top w:val="none" w:sz="0" w:space="0" w:color="auto"/>
        <w:left w:val="none" w:sz="0" w:space="0" w:color="auto"/>
        <w:bottom w:val="none" w:sz="0" w:space="0" w:color="auto"/>
        <w:right w:val="none" w:sz="0" w:space="0" w:color="auto"/>
      </w:divBdr>
    </w:div>
    <w:div w:id="651518973">
      <w:bodyDiv w:val="1"/>
      <w:marLeft w:val="0"/>
      <w:marRight w:val="0"/>
      <w:marTop w:val="0"/>
      <w:marBottom w:val="0"/>
      <w:divBdr>
        <w:top w:val="none" w:sz="0" w:space="0" w:color="auto"/>
        <w:left w:val="none" w:sz="0" w:space="0" w:color="auto"/>
        <w:bottom w:val="none" w:sz="0" w:space="0" w:color="auto"/>
        <w:right w:val="none" w:sz="0" w:space="0" w:color="auto"/>
      </w:divBdr>
    </w:div>
    <w:div w:id="651830083">
      <w:bodyDiv w:val="1"/>
      <w:marLeft w:val="0"/>
      <w:marRight w:val="0"/>
      <w:marTop w:val="0"/>
      <w:marBottom w:val="0"/>
      <w:divBdr>
        <w:top w:val="none" w:sz="0" w:space="0" w:color="auto"/>
        <w:left w:val="none" w:sz="0" w:space="0" w:color="auto"/>
        <w:bottom w:val="none" w:sz="0" w:space="0" w:color="auto"/>
        <w:right w:val="none" w:sz="0" w:space="0" w:color="auto"/>
      </w:divBdr>
    </w:div>
    <w:div w:id="655303904">
      <w:bodyDiv w:val="1"/>
      <w:marLeft w:val="0"/>
      <w:marRight w:val="0"/>
      <w:marTop w:val="0"/>
      <w:marBottom w:val="0"/>
      <w:divBdr>
        <w:top w:val="none" w:sz="0" w:space="0" w:color="auto"/>
        <w:left w:val="none" w:sz="0" w:space="0" w:color="auto"/>
        <w:bottom w:val="none" w:sz="0" w:space="0" w:color="auto"/>
        <w:right w:val="none" w:sz="0" w:space="0" w:color="auto"/>
      </w:divBdr>
    </w:div>
    <w:div w:id="656999307">
      <w:bodyDiv w:val="1"/>
      <w:marLeft w:val="0"/>
      <w:marRight w:val="0"/>
      <w:marTop w:val="0"/>
      <w:marBottom w:val="0"/>
      <w:divBdr>
        <w:top w:val="none" w:sz="0" w:space="0" w:color="auto"/>
        <w:left w:val="none" w:sz="0" w:space="0" w:color="auto"/>
        <w:bottom w:val="none" w:sz="0" w:space="0" w:color="auto"/>
        <w:right w:val="none" w:sz="0" w:space="0" w:color="auto"/>
      </w:divBdr>
    </w:div>
    <w:div w:id="657150900">
      <w:bodyDiv w:val="1"/>
      <w:marLeft w:val="0"/>
      <w:marRight w:val="0"/>
      <w:marTop w:val="0"/>
      <w:marBottom w:val="0"/>
      <w:divBdr>
        <w:top w:val="none" w:sz="0" w:space="0" w:color="auto"/>
        <w:left w:val="none" w:sz="0" w:space="0" w:color="auto"/>
        <w:bottom w:val="none" w:sz="0" w:space="0" w:color="auto"/>
        <w:right w:val="none" w:sz="0" w:space="0" w:color="auto"/>
      </w:divBdr>
    </w:div>
    <w:div w:id="658116291">
      <w:bodyDiv w:val="1"/>
      <w:marLeft w:val="0"/>
      <w:marRight w:val="0"/>
      <w:marTop w:val="0"/>
      <w:marBottom w:val="0"/>
      <w:divBdr>
        <w:top w:val="none" w:sz="0" w:space="0" w:color="auto"/>
        <w:left w:val="none" w:sz="0" w:space="0" w:color="auto"/>
        <w:bottom w:val="none" w:sz="0" w:space="0" w:color="auto"/>
        <w:right w:val="none" w:sz="0" w:space="0" w:color="auto"/>
      </w:divBdr>
    </w:div>
    <w:div w:id="660694637">
      <w:bodyDiv w:val="1"/>
      <w:marLeft w:val="0"/>
      <w:marRight w:val="0"/>
      <w:marTop w:val="0"/>
      <w:marBottom w:val="0"/>
      <w:divBdr>
        <w:top w:val="none" w:sz="0" w:space="0" w:color="auto"/>
        <w:left w:val="none" w:sz="0" w:space="0" w:color="auto"/>
        <w:bottom w:val="none" w:sz="0" w:space="0" w:color="auto"/>
        <w:right w:val="none" w:sz="0" w:space="0" w:color="auto"/>
      </w:divBdr>
    </w:div>
    <w:div w:id="661857681">
      <w:bodyDiv w:val="1"/>
      <w:marLeft w:val="0"/>
      <w:marRight w:val="0"/>
      <w:marTop w:val="0"/>
      <w:marBottom w:val="0"/>
      <w:divBdr>
        <w:top w:val="none" w:sz="0" w:space="0" w:color="auto"/>
        <w:left w:val="none" w:sz="0" w:space="0" w:color="auto"/>
        <w:bottom w:val="none" w:sz="0" w:space="0" w:color="auto"/>
        <w:right w:val="none" w:sz="0" w:space="0" w:color="auto"/>
      </w:divBdr>
    </w:div>
    <w:div w:id="663163476">
      <w:bodyDiv w:val="1"/>
      <w:marLeft w:val="0"/>
      <w:marRight w:val="0"/>
      <w:marTop w:val="0"/>
      <w:marBottom w:val="0"/>
      <w:divBdr>
        <w:top w:val="none" w:sz="0" w:space="0" w:color="auto"/>
        <w:left w:val="none" w:sz="0" w:space="0" w:color="auto"/>
        <w:bottom w:val="none" w:sz="0" w:space="0" w:color="auto"/>
        <w:right w:val="none" w:sz="0" w:space="0" w:color="auto"/>
      </w:divBdr>
    </w:div>
    <w:div w:id="663170187">
      <w:bodyDiv w:val="1"/>
      <w:marLeft w:val="0"/>
      <w:marRight w:val="0"/>
      <w:marTop w:val="0"/>
      <w:marBottom w:val="0"/>
      <w:divBdr>
        <w:top w:val="none" w:sz="0" w:space="0" w:color="auto"/>
        <w:left w:val="none" w:sz="0" w:space="0" w:color="auto"/>
        <w:bottom w:val="none" w:sz="0" w:space="0" w:color="auto"/>
        <w:right w:val="none" w:sz="0" w:space="0" w:color="auto"/>
      </w:divBdr>
    </w:div>
    <w:div w:id="665401852">
      <w:bodyDiv w:val="1"/>
      <w:marLeft w:val="0"/>
      <w:marRight w:val="0"/>
      <w:marTop w:val="0"/>
      <w:marBottom w:val="0"/>
      <w:divBdr>
        <w:top w:val="none" w:sz="0" w:space="0" w:color="auto"/>
        <w:left w:val="none" w:sz="0" w:space="0" w:color="auto"/>
        <w:bottom w:val="none" w:sz="0" w:space="0" w:color="auto"/>
        <w:right w:val="none" w:sz="0" w:space="0" w:color="auto"/>
      </w:divBdr>
    </w:div>
    <w:div w:id="666787125">
      <w:bodyDiv w:val="1"/>
      <w:marLeft w:val="0"/>
      <w:marRight w:val="0"/>
      <w:marTop w:val="0"/>
      <w:marBottom w:val="0"/>
      <w:divBdr>
        <w:top w:val="none" w:sz="0" w:space="0" w:color="auto"/>
        <w:left w:val="none" w:sz="0" w:space="0" w:color="auto"/>
        <w:bottom w:val="none" w:sz="0" w:space="0" w:color="auto"/>
        <w:right w:val="none" w:sz="0" w:space="0" w:color="auto"/>
      </w:divBdr>
    </w:div>
    <w:div w:id="668215565">
      <w:bodyDiv w:val="1"/>
      <w:marLeft w:val="0"/>
      <w:marRight w:val="0"/>
      <w:marTop w:val="0"/>
      <w:marBottom w:val="0"/>
      <w:divBdr>
        <w:top w:val="none" w:sz="0" w:space="0" w:color="auto"/>
        <w:left w:val="none" w:sz="0" w:space="0" w:color="auto"/>
        <w:bottom w:val="none" w:sz="0" w:space="0" w:color="auto"/>
        <w:right w:val="none" w:sz="0" w:space="0" w:color="auto"/>
      </w:divBdr>
    </w:div>
    <w:div w:id="668757825">
      <w:bodyDiv w:val="1"/>
      <w:marLeft w:val="0"/>
      <w:marRight w:val="0"/>
      <w:marTop w:val="0"/>
      <w:marBottom w:val="0"/>
      <w:divBdr>
        <w:top w:val="none" w:sz="0" w:space="0" w:color="auto"/>
        <w:left w:val="none" w:sz="0" w:space="0" w:color="auto"/>
        <w:bottom w:val="none" w:sz="0" w:space="0" w:color="auto"/>
        <w:right w:val="none" w:sz="0" w:space="0" w:color="auto"/>
      </w:divBdr>
    </w:div>
    <w:div w:id="669716701">
      <w:bodyDiv w:val="1"/>
      <w:marLeft w:val="0"/>
      <w:marRight w:val="0"/>
      <w:marTop w:val="0"/>
      <w:marBottom w:val="0"/>
      <w:divBdr>
        <w:top w:val="none" w:sz="0" w:space="0" w:color="auto"/>
        <w:left w:val="none" w:sz="0" w:space="0" w:color="auto"/>
        <w:bottom w:val="none" w:sz="0" w:space="0" w:color="auto"/>
        <w:right w:val="none" w:sz="0" w:space="0" w:color="auto"/>
      </w:divBdr>
    </w:div>
    <w:div w:id="669798868">
      <w:bodyDiv w:val="1"/>
      <w:marLeft w:val="0"/>
      <w:marRight w:val="0"/>
      <w:marTop w:val="0"/>
      <w:marBottom w:val="0"/>
      <w:divBdr>
        <w:top w:val="none" w:sz="0" w:space="0" w:color="auto"/>
        <w:left w:val="none" w:sz="0" w:space="0" w:color="auto"/>
        <w:bottom w:val="none" w:sz="0" w:space="0" w:color="auto"/>
        <w:right w:val="none" w:sz="0" w:space="0" w:color="auto"/>
      </w:divBdr>
    </w:div>
    <w:div w:id="670524388">
      <w:bodyDiv w:val="1"/>
      <w:marLeft w:val="0"/>
      <w:marRight w:val="0"/>
      <w:marTop w:val="0"/>
      <w:marBottom w:val="0"/>
      <w:divBdr>
        <w:top w:val="none" w:sz="0" w:space="0" w:color="auto"/>
        <w:left w:val="none" w:sz="0" w:space="0" w:color="auto"/>
        <w:bottom w:val="none" w:sz="0" w:space="0" w:color="auto"/>
        <w:right w:val="none" w:sz="0" w:space="0" w:color="auto"/>
      </w:divBdr>
    </w:div>
    <w:div w:id="670639545">
      <w:bodyDiv w:val="1"/>
      <w:marLeft w:val="0"/>
      <w:marRight w:val="0"/>
      <w:marTop w:val="0"/>
      <w:marBottom w:val="0"/>
      <w:divBdr>
        <w:top w:val="none" w:sz="0" w:space="0" w:color="auto"/>
        <w:left w:val="none" w:sz="0" w:space="0" w:color="auto"/>
        <w:bottom w:val="none" w:sz="0" w:space="0" w:color="auto"/>
        <w:right w:val="none" w:sz="0" w:space="0" w:color="auto"/>
      </w:divBdr>
    </w:div>
    <w:div w:id="671031489">
      <w:bodyDiv w:val="1"/>
      <w:marLeft w:val="0"/>
      <w:marRight w:val="0"/>
      <w:marTop w:val="0"/>
      <w:marBottom w:val="0"/>
      <w:divBdr>
        <w:top w:val="none" w:sz="0" w:space="0" w:color="auto"/>
        <w:left w:val="none" w:sz="0" w:space="0" w:color="auto"/>
        <w:bottom w:val="none" w:sz="0" w:space="0" w:color="auto"/>
        <w:right w:val="none" w:sz="0" w:space="0" w:color="auto"/>
      </w:divBdr>
    </w:div>
    <w:div w:id="671765049">
      <w:bodyDiv w:val="1"/>
      <w:marLeft w:val="0"/>
      <w:marRight w:val="0"/>
      <w:marTop w:val="0"/>
      <w:marBottom w:val="0"/>
      <w:divBdr>
        <w:top w:val="none" w:sz="0" w:space="0" w:color="auto"/>
        <w:left w:val="none" w:sz="0" w:space="0" w:color="auto"/>
        <w:bottom w:val="none" w:sz="0" w:space="0" w:color="auto"/>
        <w:right w:val="none" w:sz="0" w:space="0" w:color="auto"/>
      </w:divBdr>
    </w:div>
    <w:div w:id="676730885">
      <w:bodyDiv w:val="1"/>
      <w:marLeft w:val="0"/>
      <w:marRight w:val="0"/>
      <w:marTop w:val="0"/>
      <w:marBottom w:val="0"/>
      <w:divBdr>
        <w:top w:val="none" w:sz="0" w:space="0" w:color="auto"/>
        <w:left w:val="none" w:sz="0" w:space="0" w:color="auto"/>
        <w:bottom w:val="none" w:sz="0" w:space="0" w:color="auto"/>
        <w:right w:val="none" w:sz="0" w:space="0" w:color="auto"/>
      </w:divBdr>
    </w:div>
    <w:div w:id="680665460">
      <w:bodyDiv w:val="1"/>
      <w:marLeft w:val="0"/>
      <w:marRight w:val="0"/>
      <w:marTop w:val="0"/>
      <w:marBottom w:val="0"/>
      <w:divBdr>
        <w:top w:val="none" w:sz="0" w:space="0" w:color="auto"/>
        <w:left w:val="none" w:sz="0" w:space="0" w:color="auto"/>
        <w:bottom w:val="none" w:sz="0" w:space="0" w:color="auto"/>
        <w:right w:val="none" w:sz="0" w:space="0" w:color="auto"/>
      </w:divBdr>
    </w:div>
    <w:div w:id="684792751">
      <w:bodyDiv w:val="1"/>
      <w:marLeft w:val="0"/>
      <w:marRight w:val="0"/>
      <w:marTop w:val="0"/>
      <w:marBottom w:val="0"/>
      <w:divBdr>
        <w:top w:val="none" w:sz="0" w:space="0" w:color="auto"/>
        <w:left w:val="none" w:sz="0" w:space="0" w:color="auto"/>
        <w:bottom w:val="none" w:sz="0" w:space="0" w:color="auto"/>
        <w:right w:val="none" w:sz="0" w:space="0" w:color="auto"/>
      </w:divBdr>
    </w:div>
    <w:div w:id="690687432">
      <w:bodyDiv w:val="1"/>
      <w:marLeft w:val="0"/>
      <w:marRight w:val="0"/>
      <w:marTop w:val="0"/>
      <w:marBottom w:val="0"/>
      <w:divBdr>
        <w:top w:val="none" w:sz="0" w:space="0" w:color="auto"/>
        <w:left w:val="none" w:sz="0" w:space="0" w:color="auto"/>
        <w:bottom w:val="none" w:sz="0" w:space="0" w:color="auto"/>
        <w:right w:val="none" w:sz="0" w:space="0" w:color="auto"/>
      </w:divBdr>
    </w:div>
    <w:div w:id="691422769">
      <w:bodyDiv w:val="1"/>
      <w:marLeft w:val="0"/>
      <w:marRight w:val="0"/>
      <w:marTop w:val="0"/>
      <w:marBottom w:val="0"/>
      <w:divBdr>
        <w:top w:val="none" w:sz="0" w:space="0" w:color="auto"/>
        <w:left w:val="none" w:sz="0" w:space="0" w:color="auto"/>
        <w:bottom w:val="none" w:sz="0" w:space="0" w:color="auto"/>
        <w:right w:val="none" w:sz="0" w:space="0" w:color="auto"/>
      </w:divBdr>
    </w:div>
    <w:div w:id="692340391">
      <w:bodyDiv w:val="1"/>
      <w:marLeft w:val="0"/>
      <w:marRight w:val="0"/>
      <w:marTop w:val="0"/>
      <w:marBottom w:val="0"/>
      <w:divBdr>
        <w:top w:val="none" w:sz="0" w:space="0" w:color="auto"/>
        <w:left w:val="none" w:sz="0" w:space="0" w:color="auto"/>
        <w:bottom w:val="none" w:sz="0" w:space="0" w:color="auto"/>
        <w:right w:val="none" w:sz="0" w:space="0" w:color="auto"/>
      </w:divBdr>
    </w:div>
    <w:div w:id="699284756">
      <w:bodyDiv w:val="1"/>
      <w:marLeft w:val="0"/>
      <w:marRight w:val="0"/>
      <w:marTop w:val="0"/>
      <w:marBottom w:val="0"/>
      <w:divBdr>
        <w:top w:val="none" w:sz="0" w:space="0" w:color="auto"/>
        <w:left w:val="none" w:sz="0" w:space="0" w:color="auto"/>
        <w:bottom w:val="none" w:sz="0" w:space="0" w:color="auto"/>
        <w:right w:val="none" w:sz="0" w:space="0" w:color="auto"/>
      </w:divBdr>
    </w:div>
    <w:div w:id="702630749">
      <w:bodyDiv w:val="1"/>
      <w:marLeft w:val="0"/>
      <w:marRight w:val="0"/>
      <w:marTop w:val="0"/>
      <w:marBottom w:val="0"/>
      <w:divBdr>
        <w:top w:val="none" w:sz="0" w:space="0" w:color="auto"/>
        <w:left w:val="none" w:sz="0" w:space="0" w:color="auto"/>
        <w:bottom w:val="none" w:sz="0" w:space="0" w:color="auto"/>
        <w:right w:val="none" w:sz="0" w:space="0" w:color="auto"/>
      </w:divBdr>
    </w:div>
    <w:div w:id="704983862">
      <w:bodyDiv w:val="1"/>
      <w:marLeft w:val="0"/>
      <w:marRight w:val="0"/>
      <w:marTop w:val="0"/>
      <w:marBottom w:val="0"/>
      <w:divBdr>
        <w:top w:val="none" w:sz="0" w:space="0" w:color="auto"/>
        <w:left w:val="none" w:sz="0" w:space="0" w:color="auto"/>
        <w:bottom w:val="none" w:sz="0" w:space="0" w:color="auto"/>
        <w:right w:val="none" w:sz="0" w:space="0" w:color="auto"/>
      </w:divBdr>
    </w:div>
    <w:div w:id="710616710">
      <w:bodyDiv w:val="1"/>
      <w:marLeft w:val="0"/>
      <w:marRight w:val="0"/>
      <w:marTop w:val="0"/>
      <w:marBottom w:val="0"/>
      <w:divBdr>
        <w:top w:val="none" w:sz="0" w:space="0" w:color="auto"/>
        <w:left w:val="none" w:sz="0" w:space="0" w:color="auto"/>
        <w:bottom w:val="none" w:sz="0" w:space="0" w:color="auto"/>
        <w:right w:val="none" w:sz="0" w:space="0" w:color="auto"/>
      </w:divBdr>
    </w:div>
    <w:div w:id="713847262">
      <w:bodyDiv w:val="1"/>
      <w:marLeft w:val="0"/>
      <w:marRight w:val="0"/>
      <w:marTop w:val="0"/>
      <w:marBottom w:val="0"/>
      <w:divBdr>
        <w:top w:val="none" w:sz="0" w:space="0" w:color="auto"/>
        <w:left w:val="none" w:sz="0" w:space="0" w:color="auto"/>
        <w:bottom w:val="none" w:sz="0" w:space="0" w:color="auto"/>
        <w:right w:val="none" w:sz="0" w:space="0" w:color="auto"/>
      </w:divBdr>
    </w:div>
    <w:div w:id="718431062">
      <w:bodyDiv w:val="1"/>
      <w:marLeft w:val="0"/>
      <w:marRight w:val="0"/>
      <w:marTop w:val="0"/>
      <w:marBottom w:val="0"/>
      <w:divBdr>
        <w:top w:val="none" w:sz="0" w:space="0" w:color="auto"/>
        <w:left w:val="none" w:sz="0" w:space="0" w:color="auto"/>
        <w:bottom w:val="none" w:sz="0" w:space="0" w:color="auto"/>
        <w:right w:val="none" w:sz="0" w:space="0" w:color="auto"/>
      </w:divBdr>
    </w:div>
    <w:div w:id="718434270">
      <w:bodyDiv w:val="1"/>
      <w:marLeft w:val="0"/>
      <w:marRight w:val="0"/>
      <w:marTop w:val="0"/>
      <w:marBottom w:val="0"/>
      <w:divBdr>
        <w:top w:val="none" w:sz="0" w:space="0" w:color="auto"/>
        <w:left w:val="none" w:sz="0" w:space="0" w:color="auto"/>
        <w:bottom w:val="none" w:sz="0" w:space="0" w:color="auto"/>
        <w:right w:val="none" w:sz="0" w:space="0" w:color="auto"/>
      </w:divBdr>
    </w:div>
    <w:div w:id="722565040">
      <w:bodyDiv w:val="1"/>
      <w:marLeft w:val="0"/>
      <w:marRight w:val="0"/>
      <w:marTop w:val="0"/>
      <w:marBottom w:val="0"/>
      <w:divBdr>
        <w:top w:val="none" w:sz="0" w:space="0" w:color="auto"/>
        <w:left w:val="none" w:sz="0" w:space="0" w:color="auto"/>
        <w:bottom w:val="none" w:sz="0" w:space="0" w:color="auto"/>
        <w:right w:val="none" w:sz="0" w:space="0" w:color="auto"/>
      </w:divBdr>
    </w:div>
    <w:div w:id="726804911">
      <w:bodyDiv w:val="1"/>
      <w:marLeft w:val="0"/>
      <w:marRight w:val="0"/>
      <w:marTop w:val="0"/>
      <w:marBottom w:val="0"/>
      <w:divBdr>
        <w:top w:val="none" w:sz="0" w:space="0" w:color="auto"/>
        <w:left w:val="none" w:sz="0" w:space="0" w:color="auto"/>
        <w:bottom w:val="none" w:sz="0" w:space="0" w:color="auto"/>
        <w:right w:val="none" w:sz="0" w:space="0" w:color="auto"/>
      </w:divBdr>
    </w:div>
    <w:div w:id="731006831">
      <w:bodyDiv w:val="1"/>
      <w:marLeft w:val="0"/>
      <w:marRight w:val="0"/>
      <w:marTop w:val="0"/>
      <w:marBottom w:val="0"/>
      <w:divBdr>
        <w:top w:val="none" w:sz="0" w:space="0" w:color="auto"/>
        <w:left w:val="none" w:sz="0" w:space="0" w:color="auto"/>
        <w:bottom w:val="none" w:sz="0" w:space="0" w:color="auto"/>
        <w:right w:val="none" w:sz="0" w:space="0" w:color="auto"/>
      </w:divBdr>
    </w:div>
    <w:div w:id="731806018">
      <w:bodyDiv w:val="1"/>
      <w:marLeft w:val="0"/>
      <w:marRight w:val="0"/>
      <w:marTop w:val="0"/>
      <w:marBottom w:val="0"/>
      <w:divBdr>
        <w:top w:val="none" w:sz="0" w:space="0" w:color="auto"/>
        <w:left w:val="none" w:sz="0" w:space="0" w:color="auto"/>
        <w:bottom w:val="none" w:sz="0" w:space="0" w:color="auto"/>
        <w:right w:val="none" w:sz="0" w:space="0" w:color="auto"/>
      </w:divBdr>
    </w:div>
    <w:div w:id="739132202">
      <w:bodyDiv w:val="1"/>
      <w:marLeft w:val="0"/>
      <w:marRight w:val="0"/>
      <w:marTop w:val="0"/>
      <w:marBottom w:val="0"/>
      <w:divBdr>
        <w:top w:val="none" w:sz="0" w:space="0" w:color="auto"/>
        <w:left w:val="none" w:sz="0" w:space="0" w:color="auto"/>
        <w:bottom w:val="none" w:sz="0" w:space="0" w:color="auto"/>
        <w:right w:val="none" w:sz="0" w:space="0" w:color="auto"/>
      </w:divBdr>
    </w:div>
    <w:div w:id="740370227">
      <w:bodyDiv w:val="1"/>
      <w:marLeft w:val="0"/>
      <w:marRight w:val="0"/>
      <w:marTop w:val="0"/>
      <w:marBottom w:val="0"/>
      <w:divBdr>
        <w:top w:val="none" w:sz="0" w:space="0" w:color="auto"/>
        <w:left w:val="none" w:sz="0" w:space="0" w:color="auto"/>
        <w:bottom w:val="none" w:sz="0" w:space="0" w:color="auto"/>
        <w:right w:val="none" w:sz="0" w:space="0" w:color="auto"/>
      </w:divBdr>
    </w:div>
    <w:div w:id="745609317">
      <w:bodyDiv w:val="1"/>
      <w:marLeft w:val="0"/>
      <w:marRight w:val="0"/>
      <w:marTop w:val="0"/>
      <w:marBottom w:val="0"/>
      <w:divBdr>
        <w:top w:val="none" w:sz="0" w:space="0" w:color="auto"/>
        <w:left w:val="none" w:sz="0" w:space="0" w:color="auto"/>
        <w:bottom w:val="none" w:sz="0" w:space="0" w:color="auto"/>
        <w:right w:val="none" w:sz="0" w:space="0" w:color="auto"/>
      </w:divBdr>
    </w:div>
    <w:div w:id="745879480">
      <w:bodyDiv w:val="1"/>
      <w:marLeft w:val="0"/>
      <w:marRight w:val="0"/>
      <w:marTop w:val="0"/>
      <w:marBottom w:val="0"/>
      <w:divBdr>
        <w:top w:val="none" w:sz="0" w:space="0" w:color="auto"/>
        <w:left w:val="none" w:sz="0" w:space="0" w:color="auto"/>
        <w:bottom w:val="none" w:sz="0" w:space="0" w:color="auto"/>
        <w:right w:val="none" w:sz="0" w:space="0" w:color="auto"/>
      </w:divBdr>
    </w:div>
    <w:div w:id="747772820">
      <w:bodyDiv w:val="1"/>
      <w:marLeft w:val="0"/>
      <w:marRight w:val="0"/>
      <w:marTop w:val="0"/>
      <w:marBottom w:val="0"/>
      <w:divBdr>
        <w:top w:val="none" w:sz="0" w:space="0" w:color="auto"/>
        <w:left w:val="none" w:sz="0" w:space="0" w:color="auto"/>
        <w:bottom w:val="none" w:sz="0" w:space="0" w:color="auto"/>
        <w:right w:val="none" w:sz="0" w:space="0" w:color="auto"/>
      </w:divBdr>
    </w:div>
    <w:div w:id="754128071">
      <w:bodyDiv w:val="1"/>
      <w:marLeft w:val="0"/>
      <w:marRight w:val="0"/>
      <w:marTop w:val="0"/>
      <w:marBottom w:val="0"/>
      <w:divBdr>
        <w:top w:val="none" w:sz="0" w:space="0" w:color="auto"/>
        <w:left w:val="none" w:sz="0" w:space="0" w:color="auto"/>
        <w:bottom w:val="none" w:sz="0" w:space="0" w:color="auto"/>
        <w:right w:val="none" w:sz="0" w:space="0" w:color="auto"/>
      </w:divBdr>
    </w:div>
    <w:div w:id="754593155">
      <w:bodyDiv w:val="1"/>
      <w:marLeft w:val="0"/>
      <w:marRight w:val="0"/>
      <w:marTop w:val="0"/>
      <w:marBottom w:val="0"/>
      <w:divBdr>
        <w:top w:val="none" w:sz="0" w:space="0" w:color="auto"/>
        <w:left w:val="none" w:sz="0" w:space="0" w:color="auto"/>
        <w:bottom w:val="none" w:sz="0" w:space="0" w:color="auto"/>
        <w:right w:val="none" w:sz="0" w:space="0" w:color="auto"/>
      </w:divBdr>
    </w:div>
    <w:div w:id="756827768">
      <w:bodyDiv w:val="1"/>
      <w:marLeft w:val="0"/>
      <w:marRight w:val="0"/>
      <w:marTop w:val="0"/>
      <w:marBottom w:val="0"/>
      <w:divBdr>
        <w:top w:val="none" w:sz="0" w:space="0" w:color="auto"/>
        <w:left w:val="none" w:sz="0" w:space="0" w:color="auto"/>
        <w:bottom w:val="none" w:sz="0" w:space="0" w:color="auto"/>
        <w:right w:val="none" w:sz="0" w:space="0" w:color="auto"/>
      </w:divBdr>
    </w:div>
    <w:div w:id="760874762">
      <w:bodyDiv w:val="1"/>
      <w:marLeft w:val="0"/>
      <w:marRight w:val="0"/>
      <w:marTop w:val="0"/>
      <w:marBottom w:val="0"/>
      <w:divBdr>
        <w:top w:val="none" w:sz="0" w:space="0" w:color="auto"/>
        <w:left w:val="none" w:sz="0" w:space="0" w:color="auto"/>
        <w:bottom w:val="none" w:sz="0" w:space="0" w:color="auto"/>
        <w:right w:val="none" w:sz="0" w:space="0" w:color="auto"/>
      </w:divBdr>
    </w:div>
    <w:div w:id="761490899">
      <w:bodyDiv w:val="1"/>
      <w:marLeft w:val="0"/>
      <w:marRight w:val="0"/>
      <w:marTop w:val="0"/>
      <w:marBottom w:val="0"/>
      <w:divBdr>
        <w:top w:val="none" w:sz="0" w:space="0" w:color="auto"/>
        <w:left w:val="none" w:sz="0" w:space="0" w:color="auto"/>
        <w:bottom w:val="none" w:sz="0" w:space="0" w:color="auto"/>
        <w:right w:val="none" w:sz="0" w:space="0" w:color="auto"/>
      </w:divBdr>
    </w:div>
    <w:div w:id="762652510">
      <w:bodyDiv w:val="1"/>
      <w:marLeft w:val="0"/>
      <w:marRight w:val="0"/>
      <w:marTop w:val="0"/>
      <w:marBottom w:val="0"/>
      <w:divBdr>
        <w:top w:val="none" w:sz="0" w:space="0" w:color="auto"/>
        <w:left w:val="none" w:sz="0" w:space="0" w:color="auto"/>
        <w:bottom w:val="none" w:sz="0" w:space="0" w:color="auto"/>
        <w:right w:val="none" w:sz="0" w:space="0" w:color="auto"/>
      </w:divBdr>
    </w:div>
    <w:div w:id="766081669">
      <w:bodyDiv w:val="1"/>
      <w:marLeft w:val="0"/>
      <w:marRight w:val="0"/>
      <w:marTop w:val="0"/>
      <w:marBottom w:val="0"/>
      <w:divBdr>
        <w:top w:val="none" w:sz="0" w:space="0" w:color="auto"/>
        <w:left w:val="none" w:sz="0" w:space="0" w:color="auto"/>
        <w:bottom w:val="none" w:sz="0" w:space="0" w:color="auto"/>
        <w:right w:val="none" w:sz="0" w:space="0" w:color="auto"/>
      </w:divBdr>
    </w:div>
    <w:div w:id="771707363">
      <w:bodyDiv w:val="1"/>
      <w:marLeft w:val="0"/>
      <w:marRight w:val="0"/>
      <w:marTop w:val="0"/>
      <w:marBottom w:val="0"/>
      <w:divBdr>
        <w:top w:val="none" w:sz="0" w:space="0" w:color="auto"/>
        <w:left w:val="none" w:sz="0" w:space="0" w:color="auto"/>
        <w:bottom w:val="none" w:sz="0" w:space="0" w:color="auto"/>
        <w:right w:val="none" w:sz="0" w:space="0" w:color="auto"/>
      </w:divBdr>
    </w:div>
    <w:div w:id="773326307">
      <w:bodyDiv w:val="1"/>
      <w:marLeft w:val="0"/>
      <w:marRight w:val="0"/>
      <w:marTop w:val="0"/>
      <w:marBottom w:val="0"/>
      <w:divBdr>
        <w:top w:val="none" w:sz="0" w:space="0" w:color="auto"/>
        <w:left w:val="none" w:sz="0" w:space="0" w:color="auto"/>
        <w:bottom w:val="none" w:sz="0" w:space="0" w:color="auto"/>
        <w:right w:val="none" w:sz="0" w:space="0" w:color="auto"/>
      </w:divBdr>
    </w:div>
    <w:div w:id="773356507">
      <w:bodyDiv w:val="1"/>
      <w:marLeft w:val="0"/>
      <w:marRight w:val="0"/>
      <w:marTop w:val="0"/>
      <w:marBottom w:val="0"/>
      <w:divBdr>
        <w:top w:val="none" w:sz="0" w:space="0" w:color="auto"/>
        <w:left w:val="none" w:sz="0" w:space="0" w:color="auto"/>
        <w:bottom w:val="none" w:sz="0" w:space="0" w:color="auto"/>
        <w:right w:val="none" w:sz="0" w:space="0" w:color="auto"/>
      </w:divBdr>
    </w:div>
    <w:div w:id="774591093">
      <w:bodyDiv w:val="1"/>
      <w:marLeft w:val="0"/>
      <w:marRight w:val="0"/>
      <w:marTop w:val="0"/>
      <w:marBottom w:val="0"/>
      <w:divBdr>
        <w:top w:val="none" w:sz="0" w:space="0" w:color="auto"/>
        <w:left w:val="none" w:sz="0" w:space="0" w:color="auto"/>
        <w:bottom w:val="none" w:sz="0" w:space="0" w:color="auto"/>
        <w:right w:val="none" w:sz="0" w:space="0" w:color="auto"/>
      </w:divBdr>
    </w:div>
    <w:div w:id="780497751">
      <w:bodyDiv w:val="1"/>
      <w:marLeft w:val="0"/>
      <w:marRight w:val="0"/>
      <w:marTop w:val="0"/>
      <w:marBottom w:val="0"/>
      <w:divBdr>
        <w:top w:val="none" w:sz="0" w:space="0" w:color="auto"/>
        <w:left w:val="none" w:sz="0" w:space="0" w:color="auto"/>
        <w:bottom w:val="none" w:sz="0" w:space="0" w:color="auto"/>
        <w:right w:val="none" w:sz="0" w:space="0" w:color="auto"/>
      </w:divBdr>
    </w:div>
    <w:div w:id="782840580">
      <w:bodyDiv w:val="1"/>
      <w:marLeft w:val="0"/>
      <w:marRight w:val="0"/>
      <w:marTop w:val="0"/>
      <w:marBottom w:val="0"/>
      <w:divBdr>
        <w:top w:val="none" w:sz="0" w:space="0" w:color="auto"/>
        <w:left w:val="none" w:sz="0" w:space="0" w:color="auto"/>
        <w:bottom w:val="none" w:sz="0" w:space="0" w:color="auto"/>
        <w:right w:val="none" w:sz="0" w:space="0" w:color="auto"/>
      </w:divBdr>
    </w:div>
    <w:div w:id="784957137">
      <w:bodyDiv w:val="1"/>
      <w:marLeft w:val="0"/>
      <w:marRight w:val="0"/>
      <w:marTop w:val="0"/>
      <w:marBottom w:val="0"/>
      <w:divBdr>
        <w:top w:val="none" w:sz="0" w:space="0" w:color="auto"/>
        <w:left w:val="none" w:sz="0" w:space="0" w:color="auto"/>
        <w:bottom w:val="none" w:sz="0" w:space="0" w:color="auto"/>
        <w:right w:val="none" w:sz="0" w:space="0" w:color="auto"/>
      </w:divBdr>
    </w:div>
    <w:div w:id="786044846">
      <w:bodyDiv w:val="1"/>
      <w:marLeft w:val="0"/>
      <w:marRight w:val="0"/>
      <w:marTop w:val="0"/>
      <w:marBottom w:val="0"/>
      <w:divBdr>
        <w:top w:val="none" w:sz="0" w:space="0" w:color="auto"/>
        <w:left w:val="none" w:sz="0" w:space="0" w:color="auto"/>
        <w:bottom w:val="none" w:sz="0" w:space="0" w:color="auto"/>
        <w:right w:val="none" w:sz="0" w:space="0" w:color="auto"/>
      </w:divBdr>
    </w:div>
    <w:div w:id="787820407">
      <w:bodyDiv w:val="1"/>
      <w:marLeft w:val="0"/>
      <w:marRight w:val="0"/>
      <w:marTop w:val="0"/>
      <w:marBottom w:val="0"/>
      <w:divBdr>
        <w:top w:val="none" w:sz="0" w:space="0" w:color="auto"/>
        <w:left w:val="none" w:sz="0" w:space="0" w:color="auto"/>
        <w:bottom w:val="none" w:sz="0" w:space="0" w:color="auto"/>
        <w:right w:val="none" w:sz="0" w:space="0" w:color="auto"/>
      </w:divBdr>
    </w:div>
    <w:div w:id="787965819">
      <w:bodyDiv w:val="1"/>
      <w:marLeft w:val="0"/>
      <w:marRight w:val="0"/>
      <w:marTop w:val="0"/>
      <w:marBottom w:val="0"/>
      <w:divBdr>
        <w:top w:val="none" w:sz="0" w:space="0" w:color="auto"/>
        <w:left w:val="none" w:sz="0" w:space="0" w:color="auto"/>
        <w:bottom w:val="none" w:sz="0" w:space="0" w:color="auto"/>
        <w:right w:val="none" w:sz="0" w:space="0" w:color="auto"/>
      </w:divBdr>
    </w:div>
    <w:div w:id="789589915">
      <w:bodyDiv w:val="1"/>
      <w:marLeft w:val="0"/>
      <w:marRight w:val="0"/>
      <w:marTop w:val="0"/>
      <w:marBottom w:val="0"/>
      <w:divBdr>
        <w:top w:val="none" w:sz="0" w:space="0" w:color="auto"/>
        <w:left w:val="none" w:sz="0" w:space="0" w:color="auto"/>
        <w:bottom w:val="none" w:sz="0" w:space="0" w:color="auto"/>
        <w:right w:val="none" w:sz="0" w:space="0" w:color="auto"/>
      </w:divBdr>
    </w:div>
    <w:div w:id="792209228">
      <w:bodyDiv w:val="1"/>
      <w:marLeft w:val="0"/>
      <w:marRight w:val="0"/>
      <w:marTop w:val="0"/>
      <w:marBottom w:val="0"/>
      <w:divBdr>
        <w:top w:val="none" w:sz="0" w:space="0" w:color="auto"/>
        <w:left w:val="none" w:sz="0" w:space="0" w:color="auto"/>
        <w:bottom w:val="none" w:sz="0" w:space="0" w:color="auto"/>
        <w:right w:val="none" w:sz="0" w:space="0" w:color="auto"/>
      </w:divBdr>
    </w:div>
    <w:div w:id="792600083">
      <w:bodyDiv w:val="1"/>
      <w:marLeft w:val="0"/>
      <w:marRight w:val="0"/>
      <w:marTop w:val="0"/>
      <w:marBottom w:val="0"/>
      <w:divBdr>
        <w:top w:val="none" w:sz="0" w:space="0" w:color="auto"/>
        <w:left w:val="none" w:sz="0" w:space="0" w:color="auto"/>
        <w:bottom w:val="none" w:sz="0" w:space="0" w:color="auto"/>
        <w:right w:val="none" w:sz="0" w:space="0" w:color="auto"/>
      </w:divBdr>
    </w:div>
    <w:div w:id="793057580">
      <w:bodyDiv w:val="1"/>
      <w:marLeft w:val="0"/>
      <w:marRight w:val="0"/>
      <w:marTop w:val="0"/>
      <w:marBottom w:val="0"/>
      <w:divBdr>
        <w:top w:val="none" w:sz="0" w:space="0" w:color="auto"/>
        <w:left w:val="none" w:sz="0" w:space="0" w:color="auto"/>
        <w:bottom w:val="none" w:sz="0" w:space="0" w:color="auto"/>
        <w:right w:val="none" w:sz="0" w:space="0" w:color="auto"/>
      </w:divBdr>
    </w:div>
    <w:div w:id="797181579">
      <w:bodyDiv w:val="1"/>
      <w:marLeft w:val="0"/>
      <w:marRight w:val="0"/>
      <w:marTop w:val="0"/>
      <w:marBottom w:val="0"/>
      <w:divBdr>
        <w:top w:val="none" w:sz="0" w:space="0" w:color="auto"/>
        <w:left w:val="none" w:sz="0" w:space="0" w:color="auto"/>
        <w:bottom w:val="none" w:sz="0" w:space="0" w:color="auto"/>
        <w:right w:val="none" w:sz="0" w:space="0" w:color="auto"/>
      </w:divBdr>
    </w:div>
    <w:div w:id="798037642">
      <w:bodyDiv w:val="1"/>
      <w:marLeft w:val="0"/>
      <w:marRight w:val="0"/>
      <w:marTop w:val="0"/>
      <w:marBottom w:val="0"/>
      <w:divBdr>
        <w:top w:val="none" w:sz="0" w:space="0" w:color="auto"/>
        <w:left w:val="none" w:sz="0" w:space="0" w:color="auto"/>
        <w:bottom w:val="none" w:sz="0" w:space="0" w:color="auto"/>
        <w:right w:val="none" w:sz="0" w:space="0" w:color="auto"/>
      </w:divBdr>
    </w:div>
    <w:div w:id="798189214">
      <w:bodyDiv w:val="1"/>
      <w:marLeft w:val="0"/>
      <w:marRight w:val="0"/>
      <w:marTop w:val="0"/>
      <w:marBottom w:val="0"/>
      <w:divBdr>
        <w:top w:val="none" w:sz="0" w:space="0" w:color="auto"/>
        <w:left w:val="none" w:sz="0" w:space="0" w:color="auto"/>
        <w:bottom w:val="none" w:sz="0" w:space="0" w:color="auto"/>
        <w:right w:val="none" w:sz="0" w:space="0" w:color="auto"/>
      </w:divBdr>
    </w:div>
    <w:div w:id="799765387">
      <w:bodyDiv w:val="1"/>
      <w:marLeft w:val="0"/>
      <w:marRight w:val="0"/>
      <w:marTop w:val="0"/>
      <w:marBottom w:val="0"/>
      <w:divBdr>
        <w:top w:val="none" w:sz="0" w:space="0" w:color="auto"/>
        <w:left w:val="none" w:sz="0" w:space="0" w:color="auto"/>
        <w:bottom w:val="none" w:sz="0" w:space="0" w:color="auto"/>
        <w:right w:val="none" w:sz="0" w:space="0" w:color="auto"/>
      </w:divBdr>
    </w:div>
    <w:div w:id="801076405">
      <w:bodyDiv w:val="1"/>
      <w:marLeft w:val="0"/>
      <w:marRight w:val="0"/>
      <w:marTop w:val="0"/>
      <w:marBottom w:val="0"/>
      <w:divBdr>
        <w:top w:val="none" w:sz="0" w:space="0" w:color="auto"/>
        <w:left w:val="none" w:sz="0" w:space="0" w:color="auto"/>
        <w:bottom w:val="none" w:sz="0" w:space="0" w:color="auto"/>
        <w:right w:val="none" w:sz="0" w:space="0" w:color="auto"/>
      </w:divBdr>
    </w:div>
    <w:div w:id="802967118">
      <w:bodyDiv w:val="1"/>
      <w:marLeft w:val="0"/>
      <w:marRight w:val="0"/>
      <w:marTop w:val="0"/>
      <w:marBottom w:val="0"/>
      <w:divBdr>
        <w:top w:val="none" w:sz="0" w:space="0" w:color="auto"/>
        <w:left w:val="none" w:sz="0" w:space="0" w:color="auto"/>
        <w:bottom w:val="none" w:sz="0" w:space="0" w:color="auto"/>
        <w:right w:val="none" w:sz="0" w:space="0" w:color="auto"/>
      </w:divBdr>
    </w:div>
    <w:div w:id="807893212">
      <w:bodyDiv w:val="1"/>
      <w:marLeft w:val="0"/>
      <w:marRight w:val="0"/>
      <w:marTop w:val="0"/>
      <w:marBottom w:val="0"/>
      <w:divBdr>
        <w:top w:val="none" w:sz="0" w:space="0" w:color="auto"/>
        <w:left w:val="none" w:sz="0" w:space="0" w:color="auto"/>
        <w:bottom w:val="none" w:sz="0" w:space="0" w:color="auto"/>
        <w:right w:val="none" w:sz="0" w:space="0" w:color="auto"/>
      </w:divBdr>
    </w:div>
    <w:div w:id="808667736">
      <w:bodyDiv w:val="1"/>
      <w:marLeft w:val="0"/>
      <w:marRight w:val="0"/>
      <w:marTop w:val="0"/>
      <w:marBottom w:val="0"/>
      <w:divBdr>
        <w:top w:val="none" w:sz="0" w:space="0" w:color="auto"/>
        <w:left w:val="none" w:sz="0" w:space="0" w:color="auto"/>
        <w:bottom w:val="none" w:sz="0" w:space="0" w:color="auto"/>
        <w:right w:val="none" w:sz="0" w:space="0" w:color="auto"/>
      </w:divBdr>
    </w:div>
    <w:div w:id="809513188">
      <w:bodyDiv w:val="1"/>
      <w:marLeft w:val="0"/>
      <w:marRight w:val="0"/>
      <w:marTop w:val="0"/>
      <w:marBottom w:val="0"/>
      <w:divBdr>
        <w:top w:val="none" w:sz="0" w:space="0" w:color="auto"/>
        <w:left w:val="none" w:sz="0" w:space="0" w:color="auto"/>
        <w:bottom w:val="none" w:sz="0" w:space="0" w:color="auto"/>
        <w:right w:val="none" w:sz="0" w:space="0" w:color="auto"/>
      </w:divBdr>
    </w:div>
    <w:div w:id="811865609">
      <w:bodyDiv w:val="1"/>
      <w:marLeft w:val="0"/>
      <w:marRight w:val="0"/>
      <w:marTop w:val="0"/>
      <w:marBottom w:val="0"/>
      <w:divBdr>
        <w:top w:val="none" w:sz="0" w:space="0" w:color="auto"/>
        <w:left w:val="none" w:sz="0" w:space="0" w:color="auto"/>
        <w:bottom w:val="none" w:sz="0" w:space="0" w:color="auto"/>
        <w:right w:val="none" w:sz="0" w:space="0" w:color="auto"/>
      </w:divBdr>
    </w:div>
    <w:div w:id="817576215">
      <w:bodyDiv w:val="1"/>
      <w:marLeft w:val="0"/>
      <w:marRight w:val="0"/>
      <w:marTop w:val="0"/>
      <w:marBottom w:val="0"/>
      <w:divBdr>
        <w:top w:val="none" w:sz="0" w:space="0" w:color="auto"/>
        <w:left w:val="none" w:sz="0" w:space="0" w:color="auto"/>
        <w:bottom w:val="none" w:sz="0" w:space="0" w:color="auto"/>
        <w:right w:val="none" w:sz="0" w:space="0" w:color="auto"/>
      </w:divBdr>
    </w:div>
    <w:div w:id="818545329">
      <w:bodyDiv w:val="1"/>
      <w:marLeft w:val="0"/>
      <w:marRight w:val="0"/>
      <w:marTop w:val="0"/>
      <w:marBottom w:val="0"/>
      <w:divBdr>
        <w:top w:val="none" w:sz="0" w:space="0" w:color="auto"/>
        <w:left w:val="none" w:sz="0" w:space="0" w:color="auto"/>
        <w:bottom w:val="none" w:sz="0" w:space="0" w:color="auto"/>
        <w:right w:val="none" w:sz="0" w:space="0" w:color="auto"/>
      </w:divBdr>
    </w:div>
    <w:div w:id="819154540">
      <w:bodyDiv w:val="1"/>
      <w:marLeft w:val="0"/>
      <w:marRight w:val="0"/>
      <w:marTop w:val="0"/>
      <w:marBottom w:val="0"/>
      <w:divBdr>
        <w:top w:val="none" w:sz="0" w:space="0" w:color="auto"/>
        <w:left w:val="none" w:sz="0" w:space="0" w:color="auto"/>
        <w:bottom w:val="none" w:sz="0" w:space="0" w:color="auto"/>
        <w:right w:val="none" w:sz="0" w:space="0" w:color="auto"/>
      </w:divBdr>
    </w:div>
    <w:div w:id="822818582">
      <w:bodyDiv w:val="1"/>
      <w:marLeft w:val="0"/>
      <w:marRight w:val="0"/>
      <w:marTop w:val="0"/>
      <w:marBottom w:val="0"/>
      <w:divBdr>
        <w:top w:val="none" w:sz="0" w:space="0" w:color="auto"/>
        <w:left w:val="none" w:sz="0" w:space="0" w:color="auto"/>
        <w:bottom w:val="none" w:sz="0" w:space="0" w:color="auto"/>
        <w:right w:val="none" w:sz="0" w:space="0" w:color="auto"/>
      </w:divBdr>
    </w:div>
    <w:div w:id="824204780">
      <w:bodyDiv w:val="1"/>
      <w:marLeft w:val="0"/>
      <w:marRight w:val="0"/>
      <w:marTop w:val="0"/>
      <w:marBottom w:val="0"/>
      <w:divBdr>
        <w:top w:val="none" w:sz="0" w:space="0" w:color="auto"/>
        <w:left w:val="none" w:sz="0" w:space="0" w:color="auto"/>
        <w:bottom w:val="none" w:sz="0" w:space="0" w:color="auto"/>
        <w:right w:val="none" w:sz="0" w:space="0" w:color="auto"/>
      </w:divBdr>
    </w:div>
    <w:div w:id="827987205">
      <w:bodyDiv w:val="1"/>
      <w:marLeft w:val="0"/>
      <w:marRight w:val="0"/>
      <w:marTop w:val="0"/>
      <w:marBottom w:val="0"/>
      <w:divBdr>
        <w:top w:val="none" w:sz="0" w:space="0" w:color="auto"/>
        <w:left w:val="none" w:sz="0" w:space="0" w:color="auto"/>
        <w:bottom w:val="none" w:sz="0" w:space="0" w:color="auto"/>
        <w:right w:val="none" w:sz="0" w:space="0" w:color="auto"/>
      </w:divBdr>
    </w:div>
    <w:div w:id="836575827">
      <w:bodyDiv w:val="1"/>
      <w:marLeft w:val="0"/>
      <w:marRight w:val="0"/>
      <w:marTop w:val="0"/>
      <w:marBottom w:val="0"/>
      <w:divBdr>
        <w:top w:val="none" w:sz="0" w:space="0" w:color="auto"/>
        <w:left w:val="none" w:sz="0" w:space="0" w:color="auto"/>
        <w:bottom w:val="none" w:sz="0" w:space="0" w:color="auto"/>
        <w:right w:val="none" w:sz="0" w:space="0" w:color="auto"/>
      </w:divBdr>
    </w:div>
    <w:div w:id="840656425">
      <w:bodyDiv w:val="1"/>
      <w:marLeft w:val="0"/>
      <w:marRight w:val="0"/>
      <w:marTop w:val="0"/>
      <w:marBottom w:val="0"/>
      <w:divBdr>
        <w:top w:val="none" w:sz="0" w:space="0" w:color="auto"/>
        <w:left w:val="none" w:sz="0" w:space="0" w:color="auto"/>
        <w:bottom w:val="none" w:sz="0" w:space="0" w:color="auto"/>
        <w:right w:val="none" w:sz="0" w:space="0" w:color="auto"/>
      </w:divBdr>
    </w:div>
    <w:div w:id="843591610">
      <w:bodyDiv w:val="1"/>
      <w:marLeft w:val="0"/>
      <w:marRight w:val="0"/>
      <w:marTop w:val="0"/>
      <w:marBottom w:val="0"/>
      <w:divBdr>
        <w:top w:val="none" w:sz="0" w:space="0" w:color="auto"/>
        <w:left w:val="none" w:sz="0" w:space="0" w:color="auto"/>
        <w:bottom w:val="none" w:sz="0" w:space="0" w:color="auto"/>
        <w:right w:val="none" w:sz="0" w:space="0" w:color="auto"/>
      </w:divBdr>
    </w:div>
    <w:div w:id="845098141">
      <w:bodyDiv w:val="1"/>
      <w:marLeft w:val="0"/>
      <w:marRight w:val="0"/>
      <w:marTop w:val="0"/>
      <w:marBottom w:val="0"/>
      <w:divBdr>
        <w:top w:val="none" w:sz="0" w:space="0" w:color="auto"/>
        <w:left w:val="none" w:sz="0" w:space="0" w:color="auto"/>
        <w:bottom w:val="none" w:sz="0" w:space="0" w:color="auto"/>
        <w:right w:val="none" w:sz="0" w:space="0" w:color="auto"/>
      </w:divBdr>
    </w:div>
    <w:div w:id="845486258">
      <w:bodyDiv w:val="1"/>
      <w:marLeft w:val="0"/>
      <w:marRight w:val="0"/>
      <w:marTop w:val="0"/>
      <w:marBottom w:val="0"/>
      <w:divBdr>
        <w:top w:val="none" w:sz="0" w:space="0" w:color="auto"/>
        <w:left w:val="none" w:sz="0" w:space="0" w:color="auto"/>
        <w:bottom w:val="none" w:sz="0" w:space="0" w:color="auto"/>
        <w:right w:val="none" w:sz="0" w:space="0" w:color="auto"/>
      </w:divBdr>
    </w:div>
    <w:div w:id="848564263">
      <w:bodyDiv w:val="1"/>
      <w:marLeft w:val="0"/>
      <w:marRight w:val="0"/>
      <w:marTop w:val="0"/>
      <w:marBottom w:val="0"/>
      <w:divBdr>
        <w:top w:val="none" w:sz="0" w:space="0" w:color="auto"/>
        <w:left w:val="none" w:sz="0" w:space="0" w:color="auto"/>
        <w:bottom w:val="none" w:sz="0" w:space="0" w:color="auto"/>
        <w:right w:val="none" w:sz="0" w:space="0" w:color="auto"/>
      </w:divBdr>
    </w:div>
    <w:div w:id="853694256">
      <w:bodyDiv w:val="1"/>
      <w:marLeft w:val="0"/>
      <w:marRight w:val="0"/>
      <w:marTop w:val="0"/>
      <w:marBottom w:val="0"/>
      <w:divBdr>
        <w:top w:val="none" w:sz="0" w:space="0" w:color="auto"/>
        <w:left w:val="none" w:sz="0" w:space="0" w:color="auto"/>
        <w:bottom w:val="none" w:sz="0" w:space="0" w:color="auto"/>
        <w:right w:val="none" w:sz="0" w:space="0" w:color="auto"/>
      </w:divBdr>
    </w:div>
    <w:div w:id="853879235">
      <w:bodyDiv w:val="1"/>
      <w:marLeft w:val="0"/>
      <w:marRight w:val="0"/>
      <w:marTop w:val="0"/>
      <w:marBottom w:val="0"/>
      <w:divBdr>
        <w:top w:val="none" w:sz="0" w:space="0" w:color="auto"/>
        <w:left w:val="none" w:sz="0" w:space="0" w:color="auto"/>
        <w:bottom w:val="none" w:sz="0" w:space="0" w:color="auto"/>
        <w:right w:val="none" w:sz="0" w:space="0" w:color="auto"/>
      </w:divBdr>
    </w:div>
    <w:div w:id="854416622">
      <w:bodyDiv w:val="1"/>
      <w:marLeft w:val="0"/>
      <w:marRight w:val="0"/>
      <w:marTop w:val="0"/>
      <w:marBottom w:val="0"/>
      <w:divBdr>
        <w:top w:val="none" w:sz="0" w:space="0" w:color="auto"/>
        <w:left w:val="none" w:sz="0" w:space="0" w:color="auto"/>
        <w:bottom w:val="none" w:sz="0" w:space="0" w:color="auto"/>
        <w:right w:val="none" w:sz="0" w:space="0" w:color="auto"/>
      </w:divBdr>
    </w:div>
    <w:div w:id="859588274">
      <w:bodyDiv w:val="1"/>
      <w:marLeft w:val="0"/>
      <w:marRight w:val="0"/>
      <w:marTop w:val="0"/>
      <w:marBottom w:val="0"/>
      <w:divBdr>
        <w:top w:val="none" w:sz="0" w:space="0" w:color="auto"/>
        <w:left w:val="none" w:sz="0" w:space="0" w:color="auto"/>
        <w:bottom w:val="none" w:sz="0" w:space="0" w:color="auto"/>
        <w:right w:val="none" w:sz="0" w:space="0" w:color="auto"/>
      </w:divBdr>
    </w:div>
    <w:div w:id="862867946">
      <w:bodyDiv w:val="1"/>
      <w:marLeft w:val="0"/>
      <w:marRight w:val="0"/>
      <w:marTop w:val="0"/>
      <w:marBottom w:val="0"/>
      <w:divBdr>
        <w:top w:val="none" w:sz="0" w:space="0" w:color="auto"/>
        <w:left w:val="none" w:sz="0" w:space="0" w:color="auto"/>
        <w:bottom w:val="none" w:sz="0" w:space="0" w:color="auto"/>
        <w:right w:val="none" w:sz="0" w:space="0" w:color="auto"/>
      </w:divBdr>
    </w:div>
    <w:div w:id="863329495">
      <w:bodyDiv w:val="1"/>
      <w:marLeft w:val="0"/>
      <w:marRight w:val="0"/>
      <w:marTop w:val="0"/>
      <w:marBottom w:val="0"/>
      <w:divBdr>
        <w:top w:val="none" w:sz="0" w:space="0" w:color="auto"/>
        <w:left w:val="none" w:sz="0" w:space="0" w:color="auto"/>
        <w:bottom w:val="none" w:sz="0" w:space="0" w:color="auto"/>
        <w:right w:val="none" w:sz="0" w:space="0" w:color="auto"/>
      </w:divBdr>
    </w:div>
    <w:div w:id="864445722">
      <w:bodyDiv w:val="1"/>
      <w:marLeft w:val="0"/>
      <w:marRight w:val="0"/>
      <w:marTop w:val="0"/>
      <w:marBottom w:val="0"/>
      <w:divBdr>
        <w:top w:val="none" w:sz="0" w:space="0" w:color="auto"/>
        <w:left w:val="none" w:sz="0" w:space="0" w:color="auto"/>
        <w:bottom w:val="none" w:sz="0" w:space="0" w:color="auto"/>
        <w:right w:val="none" w:sz="0" w:space="0" w:color="auto"/>
      </w:divBdr>
    </w:div>
    <w:div w:id="868490581">
      <w:bodyDiv w:val="1"/>
      <w:marLeft w:val="0"/>
      <w:marRight w:val="0"/>
      <w:marTop w:val="0"/>
      <w:marBottom w:val="0"/>
      <w:divBdr>
        <w:top w:val="none" w:sz="0" w:space="0" w:color="auto"/>
        <w:left w:val="none" w:sz="0" w:space="0" w:color="auto"/>
        <w:bottom w:val="none" w:sz="0" w:space="0" w:color="auto"/>
        <w:right w:val="none" w:sz="0" w:space="0" w:color="auto"/>
      </w:divBdr>
    </w:div>
    <w:div w:id="870730229">
      <w:bodyDiv w:val="1"/>
      <w:marLeft w:val="0"/>
      <w:marRight w:val="0"/>
      <w:marTop w:val="0"/>
      <w:marBottom w:val="0"/>
      <w:divBdr>
        <w:top w:val="none" w:sz="0" w:space="0" w:color="auto"/>
        <w:left w:val="none" w:sz="0" w:space="0" w:color="auto"/>
        <w:bottom w:val="none" w:sz="0" w:space="0" w:color="auto"/>
        <w:right w:val="none" w:sz="0" w:space="0" w:color="auto"/>
      </w:divBdr>
    </w:div>
    <w:div w:id="878662063">
      <w:bodyDiv w:val="1"/>
      <w:marLeft w:val="0"/>
      <w:marRight w:val="0"/>
      <w:marTop w:val="0"/>
      <w:marBottom w:val="0"/>
      <w:divBdr>
        <w:top w:val="none" w:sz="0" w:space="0" w:color="auto"/>
        <w:left w:val="none" w:sz="0" w:space="0" w:color="auto"/>
        <w:bottom w:val="none" w:sz="0" w:space="0" w:color="auto"/>
        <w:right w:val="none" w:sz="0" w:space="0" w:color="auto"/>
      </w:divBdr>
    </w:div>
    <w:div w:id="880895564">
      <w:bodyDiv w:val="1"/>
      <w:marLeft w:val="0"/>
      <w:marRight w:val="0"/>
      <w:marTop w:val="0"/>
      <w:marBottom w:val="0"/>
      <w:divBdr>
        <w:top w:val="none" w:sz="0" w:space="0" w:color="auto"/>
        <w:left w:val="none" w:sz="0" w:space="0" w:color="auto"/>
        <w:bottom w:val="none" w:sz="0" w:space="0" w:color="auto"/>
        <w:right w:val="none" w:sz="0" w:space="0" w:color="auto"/>
      </w:divBdr>
    </w:div>
    <w:div w:id="882594951">
      <w:bodyDiv w:val="1"/>
      <w:marLeft w:val="0"/>
      <w:marRight w:val="0"/>
      <w:marTop w:val="0"/>
      <w:marBottom w:val="0"/>
      <w:divBdr>
        <w:top w:val="none" w:sz="0" w:space="0" w:color="auto"/>
        <w:left w:val="none" w:sz="0" w:space="0" w:color="auto"/>
        <w:bottom w:val="none" w:sz="0" w:space="0" w:color="auto"/>
        <w:right w:val="none" w:sz="0" w:space="0" w:color="auto"/>
      </w:divBdr>
    </w:div>
    <w:div w:id="883248857">
      <w:bodyDiv w:val="1"/>
      <w:marLeft w:val="0"/>
      <w:marRight w:val="0"/>
      <w:marTop w:val="0"/>
      <w:marBottom w:val="0"/>
      <w:divBdr>
        <w:top w:val="none" w:sz="0" w:space="0" w:color="auto"/>
        <w:left w:val="none" w:sz="0" w:space="0" w:color="auto"/>
        <w:bottom w:val="none" w:sz="0" w:space="0" w:color="auto"/>
        <w:right w:val="none" w:sz="0" w:space="0" w:color="auto"/>
      </w:divBdr>
    </w:div>
    <w:div w:id="884028398">
      <w:bodyDiv w:val="1"/>
      <w:marLeft w:val="0"/>
      <w:marRight w:val="0"/>
      <w:marTop w:val="0"/>
      <w:marBottom w:val="0"/>
      <w:divBdr>
        <w:top w:val="none" w:sz="0" w:space="0" w:color="auto"/>
        <w:left w:val="none" w:sz="0" w:space="0" w:color="auto"/>
        <w:bottom w:val="none" w:sz="0" w:space="0" w:color="auto"/>
        <w:right w:val="none" w:sz="0" w:space="0" w:color="auto"/>
      </w:divBdr>
    </w:div>
    <w:div w:id="884291296">
      <w:bodyDiv w:val="1"/>
      <w:marLeft w:val="0"/>
      <w:marRight w:val="0"/>
      <w:marTop w:val="0"/>
      <w:marBottom w:val="0"/>
      <w:divBdr>
        <w:top w:val="none" w:sz="0" w:space="0" w:color="auto"/>
        <w:left w:val="none" w:sz="0" w:space="0" w:color="auto"/>
        <w:bottom w:val="none" w:sz="0" w:space="0" w:color="auto"/>
        <w:right w:val="none" w:sz="0" w:space="0" w:color="auto"/>
      </w:divBdr>
    </w:div>
    <w:div w:id="884683076">
      <w:bodyDiv w:val="1"/>
      <w:marLeft w:val="0"/>
      <w:marRight w:val="0"/>
      <w:marTop w:val="0"/>
      <w:marBottom w:val="0"/>
      <w:divBdr>
        <w:top w:val="none" w:sz="0" w:space="0" w:color="auto"/>
        <w:left w:val="none" w:sz="0" w:space="0" w:color="auto"/>
        <w:bottom w:val="none" w:sz="0" w:space="0" w:color="auto"/>
        <w:right w:val="none" w:sz="0" w:space="0" w:color="auto"/>
      </w:divBdr>
    </w:div>
    <w:div w:id="885722882">
      <w:bodyDiv w:val="1"/>
      <w:marLeft w:val="0"/>
      <w:marRight w:val="0"/>
      <w:marTop w:val="0"/>
      <w:marBottom w:val="0"/>
      <w:divBdr>
        <w:top w:val="none" w:sz="0" w:space="0" w:color="auto"/>
        <w:left w:val="none" w:sz="0" w:space="0" w:color="auto"/>
        <w:bottom w:val="none" w:sz="0" w:space="0" w:color="auto"/>
        <w:right w:val="none" w:sz="0" w:space="0" w:color="auto"/>
      </w:divBdr>
    </w:div>
    <w:div w:id="887373448">
      <w:bodyDiv w:val="1"/>
      <w:marLeft w:val="0"/>
      <w:marRight w:val="0"/>
      <w:marTop w:val="0"/>
      <w:marBottom w:val="0"/>
      <w:divBdr>
        <w:top w:val="none" w:sz="0" w:space="0" w:color="auto"/>
        <w:left w:val="none" w:sz="0" w:space="0" w:color="auto"/>
        <w:bottom w:val="none" w:sz="0" w:space="0" w:color="auto"/>
        <w:right w:val="none" w:sz="0" w:space="0" w:color="auto"/>
      </w:divBdr>
    </w:div>
    <w:div w:id="889145572">
      <w:bodyDiv w:val="1"/>
      <w:marLeft w:val="0"/>
      <w:marRight w:val="0"/>
      <w:marTop w:val="0"/>
      <w:marBottom w:val="0"/>
      <w:divBdr>
        <w:top w:val="none" w:sz="0" w:space="0" w:color="auto"/>
        <w:left w:val="none" w:sz="0" w:space="0" w:color="auto"/>
        <w:bottom w:val="none" w:sz="0" w:space="0" w:color="auto"/>
        <w:right w:val="none" w:sz="0" w:space="0" w:color="auto"/>
      </w:divBdr>
    </w:div>
    <w:div w:id="889416050">
      <w:bodyDiv w:val="1"/>
      <w:marLeft w:val="0"/>
      <w:marRight w:val="0"/>
      <w:marTop w:val="0"/>
      <w:marBottom w:val="0"/>
      <w:divBdr>
        <w:top w:val="none" w:sz="0" w:space="0" w:color="auto"/>
        <w:left w:val="none" w:sz="0" w:space="0" w:color="auto"/>
        <w:bottom w:val="none" w:sz="0" w:space="0" w:color="auto"/>
        <w:right w:val="none" w:sz="0" w:space="0" w:color="auto"/>
      </w:divBdr>
    </w:div>
    <w:div w:id="889651997">
      <w:bodyDiv w:val="1"/>
      <w:marLeft w:val="0"/>
      <w:marRight w:val="0"/>
      <w:marTop w:val="0"/>
      <w:marBottom w:val="0"/>
      <w:divBdr>
        <w:top w:val="none" w:sz="0" w:space="0" w:color="auto"/>
        <w:left w:val="none" w:sz="0" w:space="0" w:color="auto"/>
        <w:bottom w:val="none" w:sz="0" w:space="0" w:color="auto"/>
        <w:right w:val="none" w:sz="0" w:space="0" w:color="auto"/>
      </w:divBdr>
    </w:div>
    <w:div w:id="892543416">
      <w:bodyDiv w:val="1"/>
      <w:marLeft w:val="0"/>
      <w:marRight w:val="0"/>
      <w:marTop w:val="0"/>
      <w:marBottom w:val="0"/>
      <w:divBdr>
        <w:top w:val="none" w:sz="0" w:space="0" w:color="auto"/>
        <w:left w:val="none" w:sz="0" w:space="0" w:color="auto"/>
        <w:bottom w:val="none" w:sz="0" w:space="0" w:color="auto"/>
        <w:right w:val="none" w:sz="0" w:space="0" w:color="auto"/>
      </w:divBdr>
    </w:div>
    <w:div w:id="892692857">
      <w:bodyDiv w:val="1"/>
      <w:marLeft w:val="0"/>
      <w:marRight w:val="0"/>
      <w:marTop w:val="0"/>
      <w:marBottom w:val="0"/>
      <w:divBdr>
        <w:top w:val="none" w:sz="0" w:space="0" w:color="auto"/>
        <w:left w:val="none" w:sz="0" w:space="0" w:color="auto"/>
        <w:bottom w:val="none" w:sz="0" w:space="0" w:color="auto"/>
        <w:right w:val="none" w:sz="0" w:space="0" w:color="auto"/>
      </w:divBdr>
    </w:div>
    <w:div w:id="893929501">
      <w:bodyDiv w:val="1"/>
      <w:marLeft w:val="0"/>
      <w:marRight w:val="0"/>
      <w:marTop w:val="0"/>
      <w:marBottom w:val="0"/>
      <w:divBdr>
        <w:top w:val="none" w:sz="0" w:space="0" w:color="auto"/>
        <w:left w:val="none" w:sz="0" w:space="0" w:color="auto"/>
        <w:bottom w:val="none" w:sz="0" w:space="0" w:color="auto"/>
        <w:right w:val="none" w:sz="0" w:space="0" w:color="auto"/>
      </w:divBdr>
    </w:div>
    <w:div w:id="894200382">
      <w:bodyDiv w:val="1"/>
      <w:marLeft w:val="0"/>
      <w:marRight w:val="0"/>
      <w:marTop w:val="0"/>
      <w:marBottom w:val="0"/>
      <w:divBdr>
        <w:top w:val="none" w:sz="0" w:space="0" w:color="auto"/>
        <w:left w:val="none" w:sz="0" w:space="0" w:color="auto"/>
        <w:bottom w:val="none" w:sz="0" w:space="0" w:color="auto"/>
        <w:right w:val="none" w:sz="0" w:space="0" w:color="auto"/>
      </w:divBdr>
    </w:div>
    <w:div w:id="898712226">
      <w:bodyDiv w:val="1"/>
      <w:marLeft w:val="0"/>
      <w:marRight w:val="0"/>
      <w:marTop w:val="0"/>
      <w:marBottom w:val="0"/>
      <w:divBdr>
        <w:top w:val="none" w:sz="0" w:space="0" w:color="auto"/>
        <w:left w:val="none" w:sz="0" w:space="0" w:color="auto"/>
        <w:bottom w:val="none" w:sz="0" w:space="0" w:color="auto"/>
        <w:right w:val="none" w:sz="0" w:space="0" w:color="auto"/>
      </w:divBdr>
    </w:div>
    <w:div w:id="900209102">
      <w:bodyDiv w:val="1"/>
      <w:marLeft w:val="0"/>
      <w:marRight w:val="0"/>
      <w:marTop w:val="0"/>
      <w:marBottom w:val="0"/>
      <w:divBdr>
        <w:top w:val="none" w:sz="0" w:space="0" w:color="auto"/>
        <w:left w:val="none" w:sz="0" w:space="0" w:color="auto"/>
        <w:bottom w:val="none" w:sz="0" w:space="0" w:color="auto"/>
        <w:right w:val="none" w:sz="0" w:space="0" w:color="auto"/>
      </w:divBdr>
    </w:div>
    <w:div w:id="903107656">
      <w:bodyDiv w:val="1"/>
      <w:marLeft w:val="0"/>
      <w:marRight w:val="0"/>
      <w:marTop w:val="0"/>
      <w:marBottom w:val="0"/>
      <w:divBdr>
        <w:top w:val="none" w:sz="0" w:space="0" w:color="auto"/>
        <w:left w:val="none" w:sz="0" w:space="0" w:color="auto"/>
        <w:bottom w:val="none" w:sz="0" w:space="0" w:color="auto"/>
        <w:right w:val="none" w:sz="0" w:space="0" w:color="auto"/>
      </w:divBdr>
    </w:div>
    <w:div w:id="907111825">
      <w:bodyDiv w:val="1"/>
      <w:marLeft w:val="0"/>
      <w:marRight w:val="0"/>
      <w:marTop w:val="0"/>
      <w:marBottom w:val="0"/>
      <w:divBdr>
        <w:top w:val="none" w:sz="0" w:space="0" w:color="auto"/>
        <w:left w:val="none" w:sz="0" w:space="0" w:color="auto"/>
        <w:bottom w:val="none" w:sz="0" w:space="0" w:color="auto"/>
        <w:right w:val="none" w:sz="0" w:space="0" w:color="auto"/>
      </w:divBdr>
    </w:div>
    <w:div w:id="916745965">
      <w:bodyDiv w:val="1"/>
      <w:marLeft w:val="0"/>
      <w:marRight w:val="0"/>
      <w:marTop w:val="0"/>
      <w:marBottom w:val="0"/>
      <w:divBdr>
        <w:top w:val="none" w:sz="0" w:space="0" w:color="auto"/>
        <w:left w:val="none" w:sz="0" w:space="0" w:color="auto"/>
        <w:bottom w:val="none" w:sz="0" w:space="0" w:color="auto"/>
        <w:right w:val="none" w:sz="0" w:space="0" w:color="auto"/>
      </w:divBdr>
    </w:div>
    <w:div w:id="922495262">
      <w:bodyDiv w:val="1"/>
      <w:marLeft w:val="0"/>
      <w:marRight w:val="0"/>
      <w:marTop w:val="0"/>
      <w:marBottom w:val="0"/>
      <w:divBdr>
        <w:top w:val="none" w:sz="0" w:space="0" w:color="auto"/>
        <w:left w:val="none" w:sz="0" w:space="0" w:color="auto"/>
        <w:bottom w:val="none" w:sz="0" w:space="0" w:color="auto"/>
        <w:right w:val="none" w:sz="0" w:space="0" w:color="auto"/>
      </w:divBdr>
    </w:div>
    <w:div w:id="924917650">
      <w:bodyDiv w:val="1"/>
      <w:marLeft w:val="0"/>
      <w:marRight w:val="0"/>
      <w:marTop w:val="0"/>
      <w:marBottom w:val="0"/>
      <w:divBdr>
        <w:top w:val="none" w:sz="0" w:space="0" w:color="auto"/>
        <w:left w:val="none" w:sz="0" w:space="0" w:color="auto"/>
        <w:bottom w:val="none" w:sz="0" w:space="0" w:color="auto"/>
        <w:right w:val="none" w:sz="0" w:space="0" w:color="auto"/>
      </w:divBdr>
    </w:div>
    <w:div w:id="925043011">
      <w:bodyDiv w:val="1"/>
      <w:marLeft w:val="0"/>
      <w:marRight w:val="0"/>
      <w:marTop w:val="0"/>
      <w:marBottom w:val="0"/>
      <w:divBdr>
        <w:top w:val="none" w:sz="0" w:space="0" w:color="auto"/>
        <w:left w:val="none" w:sz="0" w:space="0" w:color="auto"/>
        <w:bottom w:val="none" w:sz="0" w:space="0" w:color="auto"/>
        <w:right w:val="none" w:sz="0" w:space="0" w:color="auto"/>
      </w:divBdr>
    </w:div>
    <w:div w:id="925188952">
      <w:bodyDiv w:val="1"/>
      <w:marLeft w:val="0"/>
      <w:marRight w:val="0"/>
      <w:marTop w:val="0"/>
      <w:marBottom w:val="0"/>
      <w:divBdr>
        <w:top w:val="none" w:sz="0" w:space="0" w:color="auto"/>
        <w:left w:val="none" w:sz="0" w:space="0" w:color="auto"/>
        <w:bottom w:val="none" w:sz="0" w:space="0" w:color="auto"/>
        <w:right w:val="none" w:sz="0" w:space="0" w:color="auto"/>
      </w:divBdr>
    </w:div>
    <w:div w:id="925194266">
      <w:bodyDiv w:val="1"/>
      <w:marLeft w:val="0"/>
      <w:marRight w:val="0"/>
      <w:marTop w:val="0"/>
      <w:marBottom w:val="0"/>
      <w:divBdr>
        <w:top w:val="none" w:sz="0" w:space="0" w:color="auto"/>
        <w:left w:val="none" w:sz="0" w:space="0" w:color="auto"/>
        <w:bottom w:val="none" w:sz="0" w:space="0" w:color="auto"/>
        <w:right w:val="none" w:sz="0" w:space="0" w:color="auto"/>
      </w:divBdr>
    </w:div>
    <w:div w:id="927228768">
      <w:bodyDiv w:val="1"/>
      <w:marLeft w:val="0"/>
      <w:marRight w:val="0"/>
      <w:marTop w:val="0"/>
      <w:marBottom w:val="0"/>
      <w:divBdr>
        <w:top w:val="none" w:sz="0" w:space="0" w:color="auto"/>
        <w:left w:val="none" w:sz="0" w:space="0" w:color="auto"/>
        <w:bottom w:val="none" w:sz="0" w:space="0" w:color="auto"/>
        <w:right w:val="none" w:sz="0" w:space="0" w:color="auto"/>
      </w:divBdr>
    </w:div>
    <w:div w:id="931202900">
      <w:bodyDiv w:val="1"/>
      <w:marLeft w:val="0"/>
      <w:marRight w:val="0"/>
      <w:marTop w:val="0"/>
      <w:marBottom w:val="0"/>
      <w:divBdr>
        <w:top w:val="none" w:sz="0" w:space="0" w:color="auto"/>
        <w:left w:val="none" w:sz="0" w:space="0" w:color="auto"/>
        <w:bottom w:val="none" w:sz="0" w:space="0" w:color="auto"/>
        <w:right w:val="none" w:sz="0" w:space="0" w:color="auto"/>
      </w:divBdr>
    </w:div>
    <w:div w:id="932476330">
      <w:bodyDiv w:val="1"/>
      <w:marLeft w:val="0"/>
      <w:marRight w:val="0"/>
      <w:marTop w:val="0"/>
      <w:marBottom w:val="0"/>
      <w:divBdr>
        <w:top w:val="none" w:sz="0" w:space="0" w:color="auto"/>
        <w:left w:val="none" w:sz="0" w:space="0" w:color="auto"/>
        <w:bottom w:val="none" w:sz="0" w:space="0" w:color="auto"/>
        <w:right w:val="none" w:sz="0" w:space="0" w:color="auto"/>
      </w:divBdr>
    </w:div>
    <w:div w:id="933827417">
      <w:bodyDiv w:val="1"/>
      <w:marLeft w:val="0"/>
      <w:marRight w:val="0"/>
      <w:marTop w:val="0"/>
      <w:marBottom w:val="0"/>
      <w:divBdr>
        <w:top w:val="none" w:sz="0" w:space="0" w:color="auto"/>
        <w:left w:val="none" w:sz="0" w:space="0" w:color="auto"/>
        <w:bottom w:val="none" w:sz="0" w:space="0" w:color="auto"/>
        <w:right w:val="none" w:sz="0" w:space="0" w:color="auto"/>
      </w:divBdr>
    </w:div>
    <w:div w:id="936447411">
      <w:bodyDiv w:val="1"/>
      <w:marLeft w:val="0"/>
      <w:marRight w:val="0"/>
      <w:marTop w:val="0"/>
      <w:marBottom w:val="0"/>
      <w:divBdr>
        <w:top w:val="none" w:sz="0" w:space="0" w:color="auto"/>
        <w:left w:val="none" w:sz="0" w:space="0" w:color="auto"/>
        <w:bottom w:val="none" w:sz="0" w:space="0" w:color="auto"/>
        <w:right w:val="none" w:sz="0" w:space="0" w:color="auto"/>
      </w:divBdr>
    </w:div>
    <w:div w:id="939679568">
      <w:bodyDiv w:val="1"/>
      <w:marLeft w:val="0"/>
      <w:marRight w:val="0"/>
      <w:marTop w:val="0"/>
      <w:marBottom w:val="0"/>
      <w:divBdr>
        <w:top w:val="none" w:sz="0" w:space="0" w:color="auto"/>
        <w:left w:val="none" w:sz="0" w:space="0" w:color="auto"/>
        <w:bottom w:val="none" w:sz="0" w:space="0" w:color="auto"/>
        <w:right w:val="none" w:sz="0" w:space="0" w:color="auto"/>
      </w:divBdr>
    </w:div>
    <w:div w:id="940836170">
      <w:bodyDiv w:val="1"/>
      <w:marLeft w:val="0"/>
      <w:marRight w:val="0"/>
      <w:marTop w:val="0"/>
      <w:marBottom w:val="0"/>
      <w:divBdr>
        <w:top w:val="none" w:sz="0" w:space="0" w:color="auto"/>
        <w:left w:val="none" w:sz="0" w:space="0" w:color="auto"/>
        <w:bottom w:val="none" w:sz="0" w:space="0" w:color="auto"/>
        <w:right w:val="none" w:sz="0" w:space="0" w:color="auto"/>
      </w:divBdr>
    </w:div>
    <w:div w:id="942613442">
      <w:bodyDiv w:val="1"/>
      <w:marLeft w:val="0"/>
      <w:marRight w:val="0"/>
      <w:marTop w:val="0"/>
      <w:marBottom w:val="0"/>
      <w:divBdr>
        <w:top w:val="none" w:sz="0" w:space="0" w:color="auto"/>
        <w:left w:val="none" w:sz="0" w:space="0" w:color="auto"/>
        <w:bottom w:val="none" w:sz="0" w:space="0" w:color="auto"/>
        <w:right w:val="none" w:sz="0" w:space="0" w:color="auto"/>
      </w:divBdr>
    </w:div>
    <w:div w:id="943458891">
      <w:bodyDiv w:val="1"/>
      <w:marLeft w:val="0"/>
      <w:marRight w:val="0"/>
      <w:marTop w:val="0"/>
      <w:marBottom w:val="0"/>
      <w:divBdr>
        <w:top w:val="none" w:sz="0" w:space="0" w:color="auto"/>
        <w:left w:val="none" w:sz="0" w:space="0" w:color="auto"/>
        <w:bottom w:val="none" w:sz="0" w:space="0" w:color="auto"/>
        <w:right w:val="none" w:sz="0" w:space="0" w:color="auto"/>
      </w:divBdr>
    </w:div>
    <w:div w:id="944729053">
      <w:bodyDiv w:val="1"/>
      <w:marLeft w:val="0"/>
      <w:marRight w:val="0"/>
      <w:marTop w:val="0"/>
      <w:marBottom w:val="0"/>
      <w:divBdr>
        <w:top w:val="none" w:sz="0" w:space="0" w:color="auto"/>
        <w:left w:val="none" w:sz="0" w:space="0" w:color="auto"/>
        <w:bottom w:val="none" w:sz="0" w:space="0" w:color="auto"/>
        <w:right w:val="none" w:sz="0" w:space="0" w:color="auto"/>
      </w:divBdr>
    </w:div>
    <w:div w:id="945967767">
      <w:bodyDiv w:val="1"/>
      <w:marLeft w:val="0"/>
      <w:marRight w:val="0"/>
      <w:marTop w:val="0"/>
      <w:marBottom w:val="0"/>
      <w:divBdr>
        <w:top w:val="none" w:sz="0" w:space="0" w:color="auto"/>
        <w:left w:val="none" w:sz="0" w:space="0" w:color="auto"/>
        <w:bottom w:val="none" w:sz="0" w:space="0" w:color="auto"/>
        <w:right w:val="none" w:sz="0" w:space="0" w:color="auto"/>
      </w:divBdr>
    </w:div>
    <w:div w:id="946960348">
      <w:bodyDiv w:val="1"/>
      <w:marLeft w:val="0"/>
      <w:marRight w:val="0"/>
      <w:marTop w:val="0"/>
      <w:marBottom w:val="0"/>
      <w:divBdr>
        <w:top w:val="none" w:sz="0" w:space="0" w:color="auto"/>
        <w:left w:val="none" w:sz="0" w:space="0" w:color="auto"/>
        <w:bottom w:val="none" w:sz="0" w:space="0" w:color="auto"/>
        <w:right w:val="none" w:sz="0" w:space="0" w:color="auto"/>
      </w:divBdr>
    </w:div>
    <w:div w:id="947203158">
      <w:bodyDiv w:val="1"/>
      <w:marLeft w:val="0"/>
      <w:marRight w:val="0"/>
      <w:marTop w:val="0"/>
      <w:marBottom w:val="0"/>
      <w:divBdr>
        <w:top w:val="none" w:sz="0" w:space="0" w:color="auto"/>
        <w:left w:val="none" w:sz="0" w:space="0" w:color="auto"/>
        <w:bottom w:val="none" w:sz="0" w:space="0" w:color="auto"/>
        <w:right w:val="none" w:sz="0" w:space="0" w:color="auto"/>
      </w:divBdr>
    </w:div>
    <w:div w:id="948663527">
      <w:bodyDiv w:val="1"/>
      <w:marLeft w:val="0"/>
      <w:marRight w:val="0"/>
      <w:marTop w:val="0"/>
      <w:marBottom w:val="0"/>
      <w:divBdr>
        <w:top w:val="none" w:sz="0" w:space="0" w:color="auto"/>
        <w:left w:val="none" w:sz="0" w:space="0" w:color="auto"/>
        <w:bottom w:val="none" w:sz="0" w:space="0" w:color="auto"/>
        <w:right w:val="none" w:sz="0" w:space="0" w:color="auto"/>
      </w:divBdr>
    </w:div>
    <w:div w:id="951478139">
      <w:bodyDiv w:val="1"/>
      <w:marLeft w:val="0"/>
      <w:marRight w:val="0"/>
      <w:marTop w:val="0"/>
      <w:marBottom w:val="0"/>
      <w:divBdr>
        <w:top w:val="none" w:sz="0" w:space="0" w:color="auto"/>
        <w:left w:val="none" w:sz="0" w:space="0" w:color="auto"/>
        <w:bottom w:val="none" w:sz="0" w:space="0" w:color="auto"/>
        <w:right w:val="none" w:sz="0" w:space="0" w:color="auto"/>
      </w:divBdr>
    </w:div>
    <w:div w:id="952370530">
      <w:bodyDiv w:val="1"/>
      <w:marLeft w:val="0"/>
      <w:marRight w:val="0"/>
      <w:marTop w:val="0"/>
      <w:marBottom w:val="0"/>
      <w:divBdr>
        <w:top w:val="none" w:sz="0" w:space="0" w:color="auto"/>
        <w:left w:val="none" w:sz="0" w:space="0" w:color="auto"/>
        <w:bottom w:val="none" w:sz="0" w:space="0" w:color="auto"/>
        <w:right w:val="none" w:sz="0" w:space="0" w:color="auto"/>
      </w:divBdr>
    </w:div>
    <w:div w:id="960763521">
      <w:bodyDiv w:val="1"/>
      <w:marLeft w:val="0"/>
      <w:marRight w:val="0"/>
      <w:marTop w:val="0"/>
      <w:marBottom w:val="0"/>
      <w:divBdr>
        <w:top w:val="none" w:sz="0" w:space="0" w:color="auto"/>
        <w:left w:val="none" w:sz="0" w:space="0" w:color="auto"/>
        <w:bottom w:val="none" w:sz="0" w:space="0" w:color="auto"/>
        <w:right w:val="none" w:sz="0" w:space="0" w:color="auto"/>
      </w:divBdr>
    </w:div>
    <w:div w:id="961377819">
      <w:bodyDiv w:val="1"/>
      <w:marLeft w:val="0"/>
      <w:marRight w:val="0"/>
      <w:marTop w:val="0"/>
      <w:marBottom w:val="0"/>
      <w:divBdr>
        <w:top w:val="none" w:sz="0" w:space="0" w:color="auto"/>
        <w:left w:val="none" w:sz="0" w:space="0" w:color="auto"/>
        <w:bottom w:val="none" w:sz="0" w:space="0" w:color="auto"/>
        <w:right w:val="none" w:sz="0" w:space="0" w:color="auto"/>
      </w:divBdr>
    </w:div>
    <w:div w:id="962734622">
      <w:bodyDiv w:val="1"/>
      <w:marLeft w:val="0"/>
      <w:marRight w:val="0"/>
      <w:marTop w:val="0"/>
      <w:marBottom w:val="0"/>
      <w:divBdr>
        <w:top w:val="none" w:sz="0" w:space="0" w:color="auto"/>
        <w:left w:val="none" w:sz="0" w:space="0" w:color="auto"/>
        <w:bottom w:val="none" w:sz="0" w:space="0" w:color="auto"/>
        <w:right w:val="none" w:sz="0" w:space="0" w:color="auto"/>
      </w:divBdr>
    </w:div>
    <w:div w:id="963002623">
      <w:bodyDiv w:val="1"/>
      <w:marLeft w:val="0"/>
      <w:marRight w:val="0"/>
      <w:marTop w:val="0"/>
      <w:marBottom w:val="0"/>
      <w:divBdr>
        <w:top w:val="none" w:sz="0" w:space="0" w:color="auto"/>
        <w:left w:val="none" w:sz="0" w:space="0" w:color="auto"/>
        <w:bottom w:val="none" w:sz="0" w:space="0" w:color="auto"/>
        <w:right w:val="none" w:sz="0" w:space="0" w:color="auto"/>
      </w:divBdr>
    </w:div>
    <w:div w:id="963124545">
      <w:bodyDiv w:val="1"/>
      <w:marLeft w:val="0"/>
      <w:marRight w:val="0"/>
      <w:marTop w:val="0"/>
      <w:marBottom w:val="0"/>
      <w:divBdr>
        <w:top w:val="none" w:sz="0" w:space="0" w:color="auto"/>
        <w:left w:val="none" w:sz="0" w:space="0" w:color="auto"/>
        <w:bottom w:val="none" w:sz="0" w:space="0" w:color="auto"/>
        <w:right w:val="none" w:sz="0" w:space="0" w:color="auto"/>
      </w:divBdr>
    </w:div>
    <w:div w:id="964584589">
      <w:bodyDiv w:val="1"/>
      <w:marLeft w:val="0"/>
      <w:marRight w:val="0"/>
      <w:marTop w:val="0"/>
      <w:marBottom w:val="0"/>
      <w:divBdr>
        <w:top w:val="none" w:sz="0" w:space="0" w:color="auto"/>
        <w:left w:val="none" w:sz="0" w:space="0" w:color="auto"/>
        <w:bottom w:val="none" w:sz="0" w:space="0" w:color="auto"/>
        <w:right w:val="none" w:sz="0" w:space="0" w:color="auto"/>
      </w:divBdr>
    </w:div>
    <w:div w:id="965965176">
      <w:bodyDiv w:val="1"/>
      <w:marLeft w:val="0"/>
      <w:marRight w:val="0"/>
      <w:marTop w:val="0"/>
      <w:marBottom w:val="0"/>
      <w:divBdr>
        <w:top w:val="none" w:sz="0" w:space="0" w:color="auto"/>
        <w:left w:val="none" w:sz="0" w:space="0" w:color="auto"/>
        <w:bottom w:val="none" w:sz="0" w:space="0" w:color="auto"/>
        <w:right w:val="none" w:sz="0" w:space="0" w:color="auto"/>
      </w:divBdr>
    </w:div>
    <w:div w:id="969088808">
      <w:bodyDiv w:val="1"/>
      <w:marLeft w:val="0"/>
      <w:marRight w:val="0"/>
      <w:marTop w:val="0"/>
      <w:marBottom w:val="0"/>
      <w:divBdr>
        <w:top w:val="none" w:sz="0" w:space="0" w:color="auto"/>
        <w:left w:val="none" w:sz="0" w:space="0" w:color="auto"/>
        <w:bottom w:val="none" w:sz="0" w:space="0" w:color="auto"/>
        <w:right w:val="none" w:sz="0" w:space="0" w:color="auto"/>
      </w:divBdr>
    </w:div>
    <w:div w:id="969096539">
      <w:bodyDiv w:val="1"/>
      <w:marLeft w:val="0"/>
      <w:marRight w:val="0"/>
      <w:marTop w:val="0"/>
      <w:marBottom w:val="0"/>
      <w:divBdr>
        <w:top w:val="none" w:sz="0" w:space="0" w:color="auto"/>
        <w:left w:val="none" w:sz="0" w:space="0" w:color="auto"/>
        <w:bottom w:val="none" w:sz="0" w:space="0" w:color="auto"/>
        <w:right w:val="none" w:sz="0" w:space="0" w:color="auto"/>
      </w:divBdr>
    </w:div>
    <w:div w:id="970550682">
      <w:bodyDiv w:val="1"/>
      <w:marLeft w:val="0"/>
      <w:marRight w:val="0"/>
      <w:marTop w:val="0"/>
      <w:marBottom w:val="0"/>
      <w:divBdr>
        <w:top w:val="none" w:sz="0" w:space="0" w:color="auto"/>
        <w:left w:val="none" w:sz="0" w:space="0" w:color="auto"/>
        <w:bottom w:val="none" w:sz="0" w:space="0" w:color="auto"/>
        <w:right w:val="none" w:sz="0" w:space="0" w:color="auto"/>
      </w:divBdr>
    </w:div>
    <w:div w:id="974142996">
      <w:bodyDiv w:val="1"/>
      <w:marLeft w:val="0"/>
      <w:marRight w:val="0"/>
      <w:marTop w:val="0"/>
      <w:marBottom w:val="0"/>
      <w:divBdr>
        <w:top w:val="none" w:sz="0" w:space="0" w:color="auto"/>
        <w:left w:val="none" w:sz="0" w:space="0" w:color="auto"/>
        <w:bottom w:val="none" w:sz="0" w:space="0" w:color="auto"/>
        <w:right w:val="none" w:sz="0" w:space="0" w:color="auto"/>
      </w:divBdr>
    </w:div>
    <w:div w:id="974914309">
      <w:bodyDiv w:val="1"/>
      <w:marLeft w:val="0"/>
      <w:marRight w:val="0"/>
      <w:marTop w:val="0"/>
      <w:marBottom w:val="0"/>
      <w:divBdr>
        <w:top w:val="none" w:sz="0" w:space="0" w:color="auto"/>
        <w:left w:val="none" w:sz="0" w:space="0" w:color="auto"/>
        <w:bottom w:val="none" w:sz="0" w:space="0" w:color="auto"/>
        <w:right w:val="none" w:sz="0" w:space="0" w:color="auto"/>
      </w:divBdr>
    </w:div>
    <w:div w:id="976838095">
      <w:bodyDiv w:val="1"/>
      <w:marLeft w:val="0"/>
      <w:marRight w:val="0"/>
      <w:marTop w:val="0"/>
      <w:marBottom w:val="0"/>
      <w:divBdr>
        <w:top w:val="none" w:sz="0" w:space="0" w:color="auto"/>
        <w:left w:val="none" w:sz="0" w:space="0" w:color="auto"/>
        <w:bottom w:val="none" w:sz="0" w:space="0" w:color="auto"/>
        <w:right w:val="none" w:sz="0" w:space="0" w:color="auto"/>
      </w:divBdr>
    </w:div>
    <w:div w:id="981539802">
      <w:bodyDiv w:val="1"/>
      <w:marLeft w:val="0"/>
      <w:marRight w:val="0"/>
      <w:marTop w:val="0"/>
      <w:marBottom w:val="0"/>
      <w:divBdr>
        <w:top w:val="none" w:sz="0" w:space="0" w:color="auto"/>
        <w:left w:val="none" w:sz="0" w:space="0" w:color="auto"/>
        <w:bottom w:val="none" w:sz="0" w:space="0" w:color="auto"/>
        <w:right w:val="none" w:sz="0" w:space="0" w:color="auto"/>
      </w:divBdr>
    </w:div>
    <w:div w:id="982343640">
      <w:bodyDiv w:val="1"/>
      <w:marLeft w:val="0"/>
      <w:marRight w:val="0"/>
      <w:marTop w:val="0"/>
      <w:marBottom w:val="0"/>
      <w:divBdr>
        <w:top w:val="none" w:sz="0" w:space="0" w:color="auto"/>
        <w:left w:val="none" w:sz="0" w:space="0" w:color="auto"/>
        <w:bottom w:val="none" w:sz="0" w:space="0" w:color="auto"/>
        <w:right w:val="none" w:sz="0" w:space="0" w:color="auto"/>
      </w:divBdr>
    </w:div>
    <w:div w:id="982655928">
      <w:bodyDiv w:val="1"/>
      <w:marLeft w:val="0"/>
      <w:marRight w:val="0"/>
      <w:marTop w:val="0"/>
      <w:marBottom w:val="0"/>
      <w:divBdr>
        <w:top w:val="none" w:sz="0" w:space="0" w:color="auto"/>
        <w:left w:val="none" w:sz="0" w:space="0" w:color="auto"/>
        <w:bottom w:val="none" w:sz="0" w:space="0" w:color="auto"/>
        <w:right w:val="none" w:sz="0" w:space="0" w:color="auto"/>
      </w:divBdr>
    </w:div>
    <w:div w:id="983656620">
      <w:bodyDiv w:val="1"/>
      <w:marLeft w:val="0"/>
      <w:marRight w:val="0"/>
      <w:marTop w:val="0"/>
      <w:marBottom w:val="0"/>
      <w:divBdr>
        <w:top w:val="none" w:sz="0" w:space="0" w:color="auto"/>
        <w:left w:val="none" w:sz="0" w:space="0" w:color="auto"/>
        <w:bottom w:val="none" w:sz="0" w:space="0" w:color="auto"/>
        <w:right w:val="none" w:sz="0" w:space="0" w:color="auto"/>
      </w:divBdr>
    </w:div>
    <w:div w:id="986785159">
      <w:bodyDiv w:val="1"/>
      <w:marLeft w:val="0"/>
      <w:marRight w:val="0"/>
      <w:marTop w:val="0"/>
      <w:marBottom w:val="0"/>
      <w:divBdr>
        <w:top w:val="none" w:sz="0" w:space="0" w:color="auto"/>
        <w:left w:val="none" w:sz="0" w:space="0" w:color="auto"/>
        <w:bottom w:val="none" w:sz="0" w:space="0" w:color="auto"/>
        <w:right w:val="none" w:sz="0" w:space="0" w:color="auto"/>
      </w:divBdr>
    </w:div>
    <w:div w:id="990332271">
      <w:bodyDiv w:val="1"/>
      <w:marLeft w:val="0"/>
      <w:marRight w:val="0"/>
      <w:marTop w:val="0"/>
      <w:marBottom w:val="0"/>
      <w:divBdr>
        <w:top w:val="none" w:sz="0" w:space="0" w:color="auto"/>
        <w:left w:val="none" w:sz="0" w:space="0" w:color="auto"/>
        <w:bottom w:val="none" w:sz="0" w:space="0" w:color="auto"/>
        <w:right w:val="none" w:sz="0" w:space="0" w:color="auto"/>
      </w:divBdr>
    </w:div>
    <w:div w:id="991563891">
      <w:bodyDiv w:val="1"/>
      <w:marLeft w:val="0"/>
      <w:marRight w:val="0"/>
      <w:marTop w:val="0"/>
      <w:marBottom w:val="0"/>
      <w:divBdr>
        <w:top w:val="none" w:sz="0" w:space="0" w:color="auto"/>
        <w:left w:val="none" w:sz="0" w:space="0" w:color="auto"/>
        <w:bottom w:val="none" w:sz="0" w:space="0" w:color="auto"/>
        <w:right w:val="none" w:sz="0" w:space="0" w:color="auto"/>
      </w:divBdr>
    </w:div>
    <w:div w:id="992026153">
      <w:bodyDiv w:val="1"/>
      <w:marLeft w:val="0"/>
      <w:marRight w:val="0"/>
      <w:marTop w:val="0"/>
      <w:marBottom w:val="0"/>
      <w:divBdr>
        <w:top w:val="none" w:sz="0" w:space="0" w:color="auto"/>
        <w:left w:val="none" w:sz="0" w:space="0" w:color="auto"/>
        <w:bottom w:val="none" w:sz="0" w:space="0" w:color="auto"/>
        <w:right w:val="none" w:sz="0" w:space="0" w:color="auto"/>
      </w:divBdr>
    </w:div>
    <w:div w:id="997463971">
      <w:bodyDiv w:val="1"/>
      <w:marLeft w:val="0"/>
      <w:marRight w:val="0"/>
      <w:marTop w:val="0"/>
      <w:marBottom w:val="0"/>
      <w:divBdr>
        <w:top w:val="none" w:sz="0" w:space="0" w:color="auto"/>
        <w:left w:val="none" w:sz="0" w:space="0" w:color="auto"/>
        <w:bottom w:val="none" w:sz="0" w:space="0" w:color="auto"/>
        <w:right w:val="none" w:sz="0" w:space="0" w:color="auto"/>
      </w:divBdr>
    </w:div>
    <w:div w:id="999381873">
      <w:bodyDiv w:val="1"/>
      <w:marLeft w:val="0"/>
      <w:marRight w:val="0"/>
      <w:marTop w:val="0"/>
      <w:marBottom w:val="0"/>
      <w:divBdr>
        <w:top w:val="none" w:sz="0" w:space="0" w:color="auto"/>
        <w:left w:val="none" w:sz="0" w:space="0" w:color="auto"/>
        <w:bottom w:val="none" w:sz="0" w:space="0" w:color="auto"/>
        <w:right w:val="none" w:sz="0" w:space="0" w:color="auto"/>
      </w:divBdr>
    </w:div>
    <w:div w:id="999625898">
      <w:bodyDiv w:val="1"/>
      <w:marLeft w:val="0"/>
      <w:marRight w:val="0"/>
      <w:marTop w:val="0"/>
      <w:marBottom w:val="0"/>
      <w:divBdr>
        <w:top w:val="none" w:sz="0" w:space="0" w:color="auto"/>
        <w:left w:val="none" w:sz="0" w:space="0" w:color="auto"/>
        <w:bottom w:val="none" w:sz="0" w:space="0" w:color="auto"/>
        <w:right w:val="none" w:sz="0" w:space="0" w:color="auto"/>
      </w:divBdr>
    </w:div>
    <w:div w:id="1000812897">
      <w:bodyDiv w:val="1"/>
      <w:marLeft w:val="0"/>
      <w:marRight w:val="0"/>
      <w:marTop w:val="0"/>
      <w:marBottom w:val="0"/>
      <w:divBdr>
        <w:top w:val="none" w:sz="0" w:space="0" w:color="auto"/>
        <w:left w:val="none" w:sz="0" w:space="0" w:color="auto"/>
        <w:bottom w:val="none" w:sz="0" w:space="0" w:color="auto"/>
        <w:right w:val="none" w:sz="0" w:space="0" w:color="auto"/>
      </w:divBdr>
    </w:div>
    <w:div w:id="1001204884">
      <w:bodyDiv w:val="1"/>
      <w:marLeft w:val="0"/>
      <w:marRight w:val="0"/>
      <w:marTop w:val="0"/>
      <w:marBottom w:val="0"/>
      <w:divBdr>
        <w:top w:val="none" w:sz="0" w:space="0" w:color="auto"/>
        <w:left w:val="none" w:sz="0" w:space="0" w:color="auto"/>
        <w:bottom w:val="none" w:sz="0" w:space="0" w:color="auto"/>
        <w:right w:val="none" w:sz="0" w:space="0" w:color="auto"/>
      </w:divBdr>
    </w:div>
    <w:div w:id="1001540731">
      <w:bodyDiv w:val="1"/>
      <w:marLeft w:val="0"/>
      <w:marRight w:val="0"/>
      <w:marTop w:val="0"/>
      <w:marBottom w:val="0"/>
      <w:divBdr>
        <w:top w:val="none" w:sz="0" w:space="0" w:color="auto"/>
        <w:left w:val="none" w:sz="0" w:space="0" w:color="auto"/>
        <w:bottom w:val="none" w:sz="0" w:space="0" w:color="auto"/>
        <w:right w:val="none" w:sz="0" w:space="0" w:color="auto"/>
      </w:divBdr>
    </w:div>
    <w:div w:id="1005283571">
      <w:bodyDiv w:val="1"/>
      <w:marLeft w:val="0"/>
      <w:marRight w:val="0"/>
      <w:marTop w:val="0"/>
      <w:marBottom w:val="0"/>
      <w:divBdr>
        <w:top w:val="none" w:sz="0" w:space="0" w:color="auto"/>
        <w:left w:val="none" w:sz="0" w:space="0" w:color="auto"/>
        <w:bottom w:val="none" w:sz="0" w:space="0" w:color="auto"/>
        <w:right w:val="none" w:sz="0" w:space="0" w:color="auto"/>
      </w:divBdr>
    </w:div>
    <w:div w:id="1028070530">
      <w:bodyDiv w:val="1"/>
      <w:marLeft w:val="0"/>
      <w:marRight w:val="0"/>
      <w:marTop w:val="0"/>
      <w:marBottom w:val="0"/>
      <w:divBdr>
        <w:top w:val="none" w:sz="0" w:space="0" w:color="auto"/>
        <w:left w:val="none" w:sz="0" w:space="0" w:color="auto"/>
        <w:bottom w:val="none" w:sz="0" w:space="0" w:color="auto"/>
        <w:right w:val="none" w:sz="0" w:space="0" w:color="auto"/>
      </w:divBdr>
    </w:div>
    <w:div w:id="1028682066">
      <w:bodyDiv w:val="1"/>
      <w:marLeft w:val="0"/>
      <w:marRight w:val="0"/>
      <w:marTop w:val="0"/>
      <w:marBottom w:val="0"/>
      <w:divBdr>
        <w:top w:val="none" w:sz="0" w:space="0" w:color="auto"/>
        <w:left w:val="none" w:sz="0" w:space="0" w:color="auto"/>
        <w:bottom w:val="none" w:sz="0" w:space="0" w:color="auto"/>
        <w:right w:val="none" w:sz="0" w:space="0" w:color="auto"/>
      </w:divBdr>
    </w:div>
    <w:div w:id="1031685788">
      <w:bodyDiv w:val="1"/>
      <w:marLeft w:val="0"/>
      <w:marRight w:val="0"/>
      <w:marTop w:val="0"/>
      <w:marBottom w:val="0"/>
      <w:divBdr>
        <w:top w:val="none" w:sz="0" w:space="0" w:color="auto"/>
        <w:left w:val="none" w:sz="0" w:space="0" w:color="auto"/>
        <w:bottom w:val="none" w:sz="0" w:space="0" w:color="auto"/>
        <w:right w:val="none" w:sz="0" w:space="0" w:color="auto"/>
      </w:divBdr>
    </w:div>
    <w:div w:id="1031998310">
      <w:bodyDiv w:val="1"/>
      <w:marLeft w:val="0"/>
      <w:marRight w:val="0"/>
      <w:marTop w:val="0"/>
      <w:marBottom w:val="0"/>
      <w:divBdr>
        <w:top w:val="none" w:sz="0" w:space="0" w:color="auto"/>
        <w:left w:val="none" w:sz="0" w:space="0" w:color="auto"/>
        <w:bottom w:val="none" w:sz="0" w:space="0" w:color="auto"/>
        <w:right w:val="none" w:sz="0" w:space="0" w:color="auto"/>
      </w:divBdr>
    </w:div>
    <w:div w:id="1033313152">
      <w:bodyDiv w:val="1"/>
      <w:marLeft w:val="0"/>
      <w:marRight w:val="0"/>
      <w:marTop w:val="0"/>
      <w:marBottom w:val="0"/>
      <w:divBdr>
        <w:top w:val="none" w:sz="0" w:space="0" w:color="auto"/>
        <w:left w:val="none" w:sz="0" w:space="0" w:color="auto"/>
        <w:bottom w:val="none" w:sz="0" w:space="0" w:color="auto"/>
        <w:right w:val="none" w:sz="0" w:space="0" w:color="auto"/>
      </w:divBdr>
    </w:div>
    <w:div w:id="1034237581">
      <w:bodyDiv w:val="1"/>
      <w:marLeft w:val="0"/>
      <w:marRight w:val="0"/>
      <w:marTop w:val="0"/>
      <w:marBottom w:val="0"/>
      <w:divBdr>
        <w:top w:val="none" w:sz="0" w:space="0" w:color="auto"/>
        <w:left w:val="none" w:sz="0" w:space="0" w:color="auto"/>
        <w:bottom w:val="none" w:sz="0" w:space="0" w:color="auto"/>
        <w:right w:val="none" w:sz="0" w:space="0" w:color="auto"/>
      </w:divBdr>
    </w:div>
    <w:div w:id="1035694351">
      <w:bodyDiv w:val="1"/>
      <w:marLeft w:val="0"/>
      <w:marRight w:val="0"/>
      <w:marTop w:val="0"/>
      <w:marBottom w:val="0"/>
      <w:divBdr>
        <w:top w:val="none" w:sz="0" w:space="0" w:color="auto"/>
        <w:left w:val="none" w:sz="0" w:space="0" w:color="auto"/>
        <w:bottom w:val="none" w:sz="0" w:space="0" w:color="auto"/>
        <w:right w:val="none" w:sz="0" w:space="0" w:color="auto"/>
      </w:divBdr>
    </w:div>
    <w:div w:id="1036931430">
      <w:bodyDiv w:val="1"/>
      <w:marLeft w:val="0"/>
      <w:marRight w:val="0"/>
      <w:marTop w:val="0"/>
      <w:marBottom w:val="0"/>
      <w:divBdr>
        <w:top w:val="none" w:sz="0" w:space="0" w:color="auto"/>
        <w:left w:val="none" w:sz="0" w:space="0" w:color="auto"/>
        <w:bottom w:val="none" w:sz="0" w:space="0" w:color="auto"/>
        <w:right w:val="none" w:sz="0" w:space="0" w:color="auto"/>
      </w:divBdr>
    </w:div>
    <w:div w:id="1037896977">
      <w:bodyDiv w:val="1"/>
      <w:marLeft w:val="0"/>
      <w:marRight w:val="0"/>
      <w:marTop w:val="0"/>
      <w:marBottom w:val="0"/>
      <w:divBdr>
        <w:top w:val="none" w:sz="0" w:space="0" w:color="auto"/>
        <w:left w:val="none" w:sz="0" w:space="0" w:color="auto"/>
        <w:bottom w:val="none" w:sz="0" w:space="0" w:color="auto"/>
        <w:right w:val="none" w:sz="0" w:space="0" w:color="auto"/>
      </w:divBdr>
    </w:div>
    <w:div w:id="1043022228">
      <w:bodyDiv w:val="1"/>
      <w:marLeft w:val="0"/>
      <w:marRight w:val="0"/>
      <w:marTop w:val="0"/>
      <w:marBottom w:val="0"/>
      <w:divBdr>
        <w:top w:val="none" w:sz="0" w:space="0" w:color="auto"/>
        <w:left w:val="none" w:sz="0" w:space="0" w:color="auto"/>
        <w:bottom w:val="none" w:sz="0" w:space="0" w:color="auto"/>
        <w:right w:val="none" w:sz="0" w:space="0" w:color="auto"/>
      </w:divBdr>
    </w:div>
    <w:div w:id="1043552993">
      <w:bodyDiv w:val="1"/>
      <w:marLeft w:val="0"/>
      <w:marRight w:val="0"/>
      <w:marTop w:val="0"/>
      <w:marBottom w:val="0"/>
      <w:divBdr>
        <w:top w:val="none" w:sz="0" w:space="0" w:color="auto"/>
        <w:left w:val="none" w:sz="0" w:space="0" w:color="auto"/>
        <w:bottom w:val="none" w:sz="0" w:space="0" w:color="auto"/>
        <w:right w:val="none" w:sz="0" w:space="0" w:color="auto"/>
      </w:divBdr>
    </w:div>
    <w:div w:id="1054889046">
      <w:bodyDiv w:val="1"/>
      <w:marLeft w:val="0"/>
      <w:marRight w:val="0"/>
      <w:marTop w:val="0"/>
      <w:marBottom w:val="0"/>
      <w:divBdr>
        <w:top w:val="none" w:sz="0" w:space="0" w:color="auto"/>
        <w:left w:val="none" w:sz="0" w:space="0" w:color="auto"/>
        <w:bottom w:val="none" w:sz="0" w:space="0" w:color="auto"/>
        <w:right w:val="none" w:sz="0" w:space="0" w:color="auto"/>
      </w:divBdr>
    </w:div>
    <w:div w:id="1056583592">
      <w:bodyDiv w:val="1"/>
      <w:marLeft w:val="0"/>
      <w:marRight w:val="0"/>
      <w:marTop w:val="0"/>
      <w:marBottom w:val="0"/>
      <w:divBdr>
        <w:top w:val="none" w:sz="0" w:space="0" w:color="auto"/>
        <w:left w:val="none" w:sz="0" w:space="0" w:color="auto"/>
        <w:bottom w:val="none" w:sz="0" w:space="0" w:color="auto"/>
        <w:right w:val="none" w:sz="0" w:space="0" w:color="auto"/>
      </w:divBdr>
    </w:div>
    <w:div w:id="1060441173">
      <w:bodyDiv w:val="1"/>
      <w:marLeft w:val="0"/>
      <w:marRight w:val="0"/>
      <w:marTop w:val="0"/>
      <w:marBottom w:val="0"/>
      <w:divBdr>
        <w:top w:val="none" w:sz="0" w:space="0" w:color="auto"/>
        <w:left w:val="none" w:sz="0" w:space="0" w:color="auto"/>
        <w:bottom w:val="none" w:sz="0" w:space="0" w:color="auto"/>
        <w:right w:val="none" w:sz="0" w:space="0" w:color="auto"/>
      </w:divBdr>
    </w:div>
    <w:div w:id="1061443475">
      <w:bodyDiv w:val="1"/>
      <w:marLeft w:val="0"/>
      <w:marRight w:val="0"/>
      <w:marTop w:val="0"/>
      <w:marBottom w:val="0"/>
      <w:divBdr>
        <w:top w:val="none" w:sz="0" w:space="0" w:color="auto"/>
        <w:left w:val="none" w:sz="0" w:space="0" w:color="auto"/>
        <w:bottom w:val="none" w:sz="0" w:space="0" w:color="auto"/>
        <w:right w:val="none" w:sz="0" w:space="0" w:color="auto"/>
      </w:divBdr>
    </w:div>
    <w:div w:id="1062218397">
      <w:bodyDiv w:val="1"/>
      <w:marLeft w:val="0"/>
      <w:marRight w:val="0"/>
      <w:marTop w:val="0"/>
      <w:marBottom w:val="0"/>
      <w:divBdr>
        <w:top w:val="none" w:sz="0" w:space="0" w:color="auto"/>
        <w:left w:val="none" w:sz="0" w:space="0" w:color="auto"/>
        <w:bottom w:val="none" w:sz="0" w:space="0" w:color="auto"/>
        <w:right w:val="none" w:sz="0" w:space="0" w:color="auto"/>
      </w:divBdr>
    </w:div>
    <w:div w:id="1065833761">
      <w:bodyDiv w:val="1"/>
      <w:marLeft w:val="0"/>
      <w:marRight w:val="0"/>
      <w:marTop w:val="0"/>
      <w:marBottom w:val="0"/>
      <w:divBdr>
        <w:top w:val="none" w:sz="0" w:space="0" w:color="auto"/>
        <w:left w:val="none" w:sz="0" w:space="0" w:color="auto"/>
        <w:bottom w:val="none" w:sz="0" w:space="0" w:color="auto"/>
        <w:right w:val="none" w:sz="0" w:space="0" w:color="auto"/>
      </w:divBdr>
    </w:div>
    <w:div w:id="1066998300">
      <w:bodyDiv w:val="1"/>
      <w:marLeft w:val="0"/>
      <w:marRight w:val="0"/>
      <w:marTop w:val="0"/>
      <w:marBottom w:val="0"/>
      <w:divBdr>
        <w:top w:val="none" w:sz="0" w:space="0" w:color="auto"/>
        <w:left w:val="none" w:sz="0" w:space="0" w:color="auto"/>
        <w:bottom w:val="none" w:sz="0" w:space="0" w:color="auto"/>
        <w:right w:val="none" w:sz="0" w:space="0" w:color="auto"/>
      </w:divBdr>
    </w:div>
    <w:div w:id="1068723193">
      <w:bodyDiv w:val="1"/>
      <w:marLeft w:val="0"/>
      <w:marRight w:val="0"/>
      <w:marTop w:val="0"/>
      <w:marBottom w:val="0"/>
      <w:divBdr>
        <w:top w:val="none" w:sz="0" w:space="0" w:color="auto"/>
        <w:left w:val="none" w:sz="0" w:space="0" w:color="auto"/>
        <w:bottom w:val="none" w:sz="0" w:space="0" w:color="auto"/>
        <w:right w:val="none" w:sz="0" w:space="0" w:color="auto"/>
      </w:divBdr>
    </w:div>
    <w:div w:id="1069881328">
      <w:bodyDiv w:val="1"/>
      <w:marLeft w:val="0"/>
      <w:marRight w:val="0"/>
      <w:marTop w:val="0"/>
      <w:marBottom w:val="0"/>
      <w:divBdr>
        <w:top w:val="none" w:sz="0" w:space="0" w:color="auto"/>
        <w:left w:val="none" w:sz="0" w:space="0" w:color="auto"/>
        <w:bottom w:val="none" w:sz="0" w:space="0" w:color="auto"/>
        <w:right w:val="none" w:sz="0" w:space="0" w:color="auto"/>
      </w:divBdr>
    </w:div>
    <w:div w:id="1070806955">
      <w:bodyDiv w:val="1"/>
      <w:marLeft w:val="0"/>
      <w:marRight w:val="0"/>
      <w:marTop w:val="0"/>
      <w:marBottom w:val="0"/>
      <w:divBdr>
        <w:top w:val="none" w:sz="0" w:space="0" w:color="auto"/>
        <w:left w:val="none" w:sz="0" w:space="0" w:color="auto"/>
        <w:bottom w:val="none" w:sz="0" w:space="0" w:color="auto"/>
        <w:right w:val="none" w:sz="0" w:space="0" w:color="auto"/>
      </w:divBdr>
    </w:div>
    <w:div w:id="1071660144">
      <w:bodyDiv w:val="1"/>
      <w:marLeft w:val="0"/>
      <w:marRight w:val="0"/>
      <w:marTop w:val="0"/>
      <w:marBottom w:val="0"/>
      <w:divBdr>
        <w:top w:val="none" w:sz="0" w:space="0" w:color="auto"/>
        <w:left w:val="none" w:sz="0" w:space="0" w:color="auto"/>
        <w:bottom w:val="none" w:sz="0" w:space="0" w:color="auto"/>
        <w:right w:val="none" w:sz="0" w:space="0" w:color="auto"/>
      </w:divBdr>
    </w:div>
    <w:div w:id="1072973222">
      <w:bodyDiv w:val="1"/>
      <w:marLeft w:val="0"/>
      <w:marRight w:val="0"/>
      <w:marTop w:val="0"/>
      <w:marBottom w:val="0"/>
      <w:divBdr>
        <w:top w:val="none" w:sz="0" w:space="0" w:color="auto"/>
        <w:left w:val="none" w:sz="0" w:space="0" w:color="auto"/>
        <w:bottom w:val="none" w:sz="0" w:space="0" w:color="auto"/>
        <w:right w:val="none" w:sz="0" w:space="0" w:color="auto"/>
      </w:divBdr>
    </w:div>
    <w:div w:id="1074160134">
      <w:bodyDiv w:val="1"/>
      <w:marLeft w:val="0"/>
      <w:marRight w:val="0"/>
      <w:marTop w:val="0"/>
      <w:marBottom w:val="0"/>
      <w:divBdr>
        <w:top w:val="none" w:sz="0" w:space="0" w:color="auto"/>
        <w:left w:val="none" w:sz="0" w:space="0" w:color="auto"/>
        <w:bottom w:val="none" w:sz="0" w:space="0" w:color="auto"/>
        <w:right w:val="none" w:sz="0" w:space="0" w:color="auto"/>
      </w:divBdr>
    </w:div>
    <w:div w:id="1075787183">
      <w:bodyDiv w:val="1"/>
      <w:marLeft w:val="0"/>
      <w:marRight w:val="0"/>
      <w:marTop w:val="0"/>
      <w:marBottom w:val="0"/>
      <w:divBdr>
        <w:top w:val="none" w:sz="0" w:space="0" w:color="auto"/>
        <w:left w:val="none" w:sz="0" w:space="0" w:color="auto"/>
        <w:bottom w:val="none" w:sz="0" w:space="0" w:color="auto"/>
        <w:right w:val="none" w:sz="0" w:space="0" w:color="auto"/>
      </w:divBdr>
    </w:div>
    <w:div w:id="1078139964">
      <w:bodyDiv w:val="1"/>
      <w:marLeft w:val="0"/>
      <w:marRight w:val="0"/>
      <w:marTop w:val="0"/>
      <w:marBottom w:val="0"/>
      <w:divBdr>
        <w:top w:val="none" w:sz="0" w:space="0" w:color="auto"/>
        <w:left w:val="none" w:sz="0" w:space="0" w:color="auto"/>
        <w:bottom w:val="none" w:sz="0" w:space="0" w:color="auto"/>
        <w:right w:val="none" w:sz="0" w:space="0" w:color="auto"/>
      </w:divBdr>
    </w:div>
    <w:div w:id="1081567334">
      <w:bodyDiv w:val="1"/>
      <w:marLeft w:val="0"/>
      <w:marRight w:val="0"/>
      <w:marTop w:val="0"/>
      <w:marBottom w:val="0"/>
      <w:divBdr>
        <w:top w:val="none" w:sz="0" w:space="0" w:color="auto"/>
        <w:left w:val="none" w:sz="0" w:space="0" w:color="auto"/>
        <w:bottom w:val="none" w:sz="0" w:space="0" w:color="auto"/>
        <w:right w:val="none" w:sz="0" w:space="0" w:color="auto"/>
      </w:divBdr>
    </w:div>
    <w:div w:id="1083458031">
      <w:bodyDiv w:val="1"/>
      <w:marLeft w:val="0"/>
      <w:marRight w:val="0"/>
      <w:marTop w:val="0"/>
      <w:marBottom w:val="0"/>
      <w:divBdr>
        <w:top w:val="none" w:sz="0" w:space="0" w:color="auto"/>
        <w:left w:val="none" w:sz="0" w:space="0" w:color="auto"/>
        <w:bottom w:val="none" w:sz="0" w:space="0" w:color="auto"/>
        <w:right w:val="none" w:sz="0" w:space="0" w:color="auto"/>
      </w:divBdr>
    </w:div>
    <w:div w:id="1083530195">
      <w:bodyDiv w:val="1"/>
      <w:marLeft w:val="0"/>
      <w:marRight w:val="0"/>
      <w:marTop w:val="0"/>
      <w:marBottom w:val="0"/>
      <w:divBdr>
        <w:top w:val="none" w:sz="0" w:space="0" w:color="auto"/>
        <w:left w:val="none" w:sz="0" w:space="0" w:color="auto"/>
        <w:bottom w:val="none" w:sz="0" w:space="0" w:color="auto"/>
        <w:right w:val="none" w:sz="0" w:space="0" w:color="auto"/>
      </w:divBdr>
    </w:div>
    <w:div w:id="1084456099">
      <w:bodyDiv w:val="1"/>
      <w:marLeft w:val="0"/>
      <w:marRight w:val="0"/>
      <w:marTop w:val="0"/>
      <w:marBottom w:val="0"/>
      <w:divBdr>
        <w:top w:val="none" w:sz="0" w:space="0" w:color="auto"/>
        <w:left w:val="none" w:sz="0" w:space="0" w:color="auto"/>
        <w:bottom w:val="none" w:sz="0" w:space="0" w:color="auto"/>
        <w:right w:val="none" w:sz="0" w:space="0" w:color="auto"/>
      </w:divBdr>
    </w:div>
    <w:div w:id="1085346723">
      <w:bodyDiv w:val="1"/>
      <w:marLeft w:val="0"/>
      <w:marRight w:val="0"/>
      <w:marTop w:val="0"/>
      <w:marBottom w:val="0"/>
      <w:divBdr>
        <w:top w:val="none" w:sz="0" w:space="0" w:color="auto"/>
        <w:left w:val="none" w:sz="0" w:space="0" w:color="auto"/>
        <w:bottom w:val="none" w:sz="0" w:space="0" w:color="auto"/>
        <w:right w:val="none" w:sz="0" w:space="0" w:color="auto"/>
      </w:divBdr>
    </w:div>
    <w:div w:id="1085879519">
      <w:bodyDiv w:val="1"/>
      <w:marLeft w:val="0"/>
      <w:marRight w:val="0"/>
      <w:marTop w:val="0"/>
      <w:marBottom w:val="0"/>
      <w:divBdr>
        <w:top w:val="none" w:sz="0" w:space="0" w:color="auto"/>
        <w:left w:val="none" w:sz="0" w:space="0" w:color="auto"/>
        <w:bottom w:val="none" w:sz="0" w:space="0" w:color="auto"/>
        <w:right w:val="none" w:sz="0" w:space="0" w:color="auto"/>
      </w:divBdr>
    </w:div>
    <w:div w:id="1087381514">
      <w:bodyDiv w:val="1"/>
      <w:marLeft w:val="0"/>
      <w:marRight w:val="0"/>
      <w:marTop w:val="0"/>
      <w:marBottom w:val="0"/>
      <w:divBdr>
        <w:top w:val="none" w:sz="0" w:space="0" w:color="auto"/>
        <w:left w:val="none" w:sz="0" w:space="0" w:color="auto"/>
        <w:bottom w:val="none" w:sz="0" w:space="0" w:color="auto"/>
        <w:right w:val="none" w:sz="0" w:space="0" w:color="auto"/>
      </w:divBdr>
    </w:div>
    <w:div w:id="1089231648">
      <w:bodyDiv w:val="1"/>
      <w:marLeft w:val="0"/>
      <w:marRight w:val="0"/>
      <w:marTop w:val="0"/>
      <w:marBottom w:val="0"/>
      <w:divBdr>
        <w:top w:val="none" w:sz="0" w:space="0" w:color="auto"/>
        <w:left w:val="none" w:sz="0" w:space="0" w:color="auto"/>
        <w:bottom w:val="none" w:sz="0" w:space="0" w:color="auto"/>
        <w:right w:val="none" w:sz="0" w:space="0" w:color="auto"/>
      </w:divBdr>
    </w:div>
    <w:div w:id="1092555749">
      <w:bodyDiv w:val="1"/>
      <w:marLeft w:val="0"/>
      <w:marRight w:val="0"/>
      <w:marTop w:val="0"/>
      <w:marBottom w:val="0"/>
      <w:divBdr>
        <w:top w:val="none" w:sz="0" w:space="0" w:color="auto"/>
        <w:left w:val="none" w:sz="0" w:space="0" w:color="auto"/>
        <w:bottom w:val="none" w:sz="0" w:space="0" w:color="auto"/>
        <w:right w:val="none" w:sz="0" w:space="0" w:color="auto"/>
      </w:divBdr>
    </w:div>
    <w:div w:id="1093473018">
      <w:bodyDiv w:val="1"/>
      <w:marLeft w:val="0"/>
      <w:marRight w:val="0"/>
      <w:marTop w:val="0"/>
      <w:marBottom w:val="0"/>
      <w:divBdr>
        <w:top w:val="none" w:sz="0" w:space="0" w:color="auto"/>
        <w:left w:val="none" w:sz="0" w:space="0" w:color="auto"/>
        <w:bottom w:val="none" w:sz="0" w:space="0" w:color="auto"/>
        <w:right w:val="none" w:sz="0" w:space="0" w:color="auto"/>
      </w:divBdr>
    </w:div>
    <w:div w:id="1095634943">
      <w:bodyDiv w:val="1"/>
      <w:marLeft w:val="0"/>
      <w:marRight w:val="0"/>
      <w:marTop w:val="0"/>
      <w:marBottom w:val="0"/>
      <w:divBdr>
        <w:top w:val="none" w:sz="0" w:space="0" w:color="auto"/>
        <w:left w:val="none" w:sz="0" w:space="0" w:color="auto"/>
        <w:bottom w:val="none" w:sz="0" w:space="0" w:color="auto"/>
        <w:right w:val="none" w:sz="0" w:space="0" w:color="auto"/>
      </w:divBdr>
    </w:div>
    <w:div w:id="1096901594">
      <w:bodyDiv w:val="1"/>
      <w:marLeft w:val="0"/>
      <w:marRight w:val="0"/>
      <w:marTop w:val="0"/>
      <w:marBottom w:val="0"/>
      <w:divBdr>
        <w:top w:val="none" w:sz="0" w:space="0" w:color="auto"/>
        <w:left w:val="none" w:sz="0" w:space="0" w:color="auto"/>
        <w:bottom w:val="none" w:sz="0" w:space="0" w:color="auto"/>
        <w:right w:val="none" w:sz="0" w:space="0" w:color="auto"/>
      </w:divBdr>
    </w:div>
    <w:div w:id="1100758818">
      <w:bodyDiv w:val="1"/>
      <w:marLeft w:val="0"/>
      <w:marRight w:val="0"/>
      <w:marTop w:val="0"/>
      <w:marBottom w:val="0"/>
      <w:divBdr>
        <w:top w:val="none" w:sz="0" w:space="0" w:color="auto"/>
        <w:left w:val="none" w:sz="0" w:space="0" w:color="auto"/>
        <w:bottom w:val="none" w:sz="0" w:space="0" w:color="auto"/>
        <w:right w:val="none" w:sz="0" w:space="0" w:color="auto"/>
      </w:divBdr>
    </w:div>
    <w:div w:id="1101871673">
      <w:bodyDiv w:val="1"/>
      <w:marLeft w:val="0"/>
      <w:marRight w:val="0"/>
      <w:marTop w:val="0"/>
      <w:marBottom w:val="0"/>
      <w:divBdr>
        <w:top w:val="none" w:sz="0" w:space="0" w:color="auto"/>
        <w:left w:val="none" w:sz="0" w:space="0" w:color="auto"/>
        <w:bottom w:val="none" w:sz="0" w:space="0" w:color="auto"/>
        <w:right w:val="none" w:sz="0" w:space="0" w:color="auto"/>
      </w:divBdr>
    </w:div>
    <w:div w:id="1102609377">
      <w:bodyDiv w:val="1"/>
      <w:marLeft w:val="0"/>
      <w:marRight w:val="0"/>
      <w:marTop w:val="0"/>
      <w:marBottom w:val="0"/>
      <w:divBdr>
        <w:top w:val="none" w:sz="0" w:space="0" w:color="auto"/>
        <w:left w:val="none" w:sz="0" w:space="0" w:color="auto"/>
        <w:bottom w:val="none" w:sz="0" w:space="0" w:color="auto"/>
        <w:right w:val="none" w:sz="0" w:space="0" w:color="auto"/>
      </w:divBdr>
    </w:div>
    <w:div w:id="1103382084">
      <w:bodyDiv w:val="1"/>
      <w:marLeft w:val="0"/>
      <w:marRight w:val="0"/>
      <w:marTop w:val="0"/>
      <w:marBottom w:val="0"/>
      <w:divBdr>
        <w:top w:val="none" w:sz="0" w:space="0" w:color="auto"/>
        <w:left w:val="none" w:sz="0" w:space="0" w:color="auto"/>
        <w:bottom w:val="none" w:sz="0" w:space="0" w:color="auto"/>
        <w:right w:val="none" w:sz="0" w:space="0" w:color="auto"/>
      </w:divBdr>
    </w:div>
    <w:div w:id="1103914445">
      <w:bodyDiv w:val="1"/>
      <w:marLeft w:val="0"/>
      <w:marRight w:val="0"/>
      <w:marTop w:val="0"/>
      <w:marBottom w:val="0"/>
      <w:divBdr>
        <w:top w:val="none" w:sz="0" w:space="0" w:color="auto"/>
        <w:left w:val="none" w:sz="0" w:space="0" w:color="auto"/>
        <w:bottom w:val="none" w:sz="0" w:space="0" w:color="auto"/>
        <w:right w:val="none" w:sz="0" w:space="0" w:color="auto"/>
      </w:divBdr>
    </w:div>
    <w:div w:id="1104499476">
      <w:bodyDiv w:val="1"/>
      <w:marLeft w:val="0"/>
      <w:marRight w:val="0"/>
      <w:marTop w:val="0"/>
      <w:marBottom w:val="0"/>
      <w:divBdr>
        <w:top w:val="none" w:sz="0" w:space="0" w:color="auto"/>
        <w:left w:val="none" w:sz="0" w:space="0" w:color="auto"/>
        <w:bottom w:val="none" w:sz="0" w:space="0" w:color="auto"/>
        <w:right w:val="none" w:sz="0" w:space="0" w:color="auto"/>
      </w:divBdr>
    </w:div>
    <w:div w:id="1108159194">
      <w:bodyDiv w:val="1"/>
      <w:marLeft w:val="0"/>
      <w:marRight w:val="0"/>
      <w:marTop w:val="0"/>
      <w:marBottom w:val="0"/>
      <w:divBdr>
        <w:top w:val="none" w:sz="0" w:space="0" w:color="auto"/>
        <w:left w:val="none" w:sz="0" w:space="0" w:color="auto"/>
        <w:bottom w:val="none" w:sz="0" w:space="0" w:color="auto"/>
        <w:right w:val="none" w:sz="0" w:space="0" w:color="auto"/>
      </w:divBdr>
    </w:div>
    <w:div w:id="1120301016">
      <w:bodyDiv w:val="1"/>
      <w:marLeft w:val="0"/>
      <w:marRight w:val="0"/>
      <w:marTop w:val="0"/>
      <w:marBottom w:val="0"/>
      <w:divBdr>
        <w:top w:val="none" w:sz="0" w:space="0" w:color="auto"/>
        <w:left w:val="none" w:sz="0" w:space="0" w:color="auto"/>
        <w:bottom w:val="none" w:sz="0" w:space="0" w:color="auto"/>
        <w:right w:val="none" w:sz="0" w:space="0" w:color="auto"/>
      </w:divBdr>
    </w:div>
    <w:div w:id="1122070391">
      <w:bodyDiv w:val="1"/>
      <w:marLeft w:val="0"/>
      <w:marRight w:val="0"/>
      <w:marTop w:val="0"/>
      <w:marBottom w:val="0"/>
      <w:divBdr>
        <w:top w:val="none" w:sz="0" w:space="0" w:color="auto"/>
        <w:left w:val="none" w:sz="0" w:space="0" w:color="auto"/>
        <w:bottom w:val="none" w:sz="0" w:space="0" w:color="auto"/>
        <w:right w:val="none" w:sz="0" w:space="0" w:color="auto"/>
      </w:divBdr>
    </w:div>
    <w:div w:id="1122311778">
      <w:bodyDiv w:val="1"/>
      <w:marLeft w:val="0"/>
      <w:marRight w:val="0"/>
      <w:marTop w:val="0"/>
      <w:marBottom w:val="0"/>
      <w:divBdr>
        <w:top w:val="none" w:sz="0" w:space="0" w:color="auto"/>
        <w:left w:val="none" w:sz="0" w:space="0" w:color="auto"/>
        <w:bottom w:val="none" w:sz="0" w:space="0" w:color="auto"/>
        <w:right w:val="none" w:sz="0" w:space="0" w:color="auto"/>
      </w:divBdr>
    </w:div>
    <w:div w:id="1122724526">
      <w:bodyDiv w:val="1"/>
      <w:marLeft w:val="0"/>
      <w:marRight w:val="0"/>
      <w:marTop w:val="0"/>
      <w:marBottom w:val="0"/>
      <w:divBdr>
        <w:top w:val="none" w:sz="0" w:space="0" w:color="auto"/>
        <w:left w:val="none" w:sz="0" w:space="0" w:color="auto"/>
        <w:bottom w:val="none" w:sz="0" w:space="0" w:color="auto"/>
        <w:right w:val="none" w:sz="0" w:space="0" w:color="auto"/>
      </w:divBdr>
    </w:div>
    <w:div w:id="1123378590">
      <w:bodyDiv w:val="1"/>
      <w:marLeft w:val="0"/>
      <w:marRight w:val="0"/>
      <w:marTop w:val="0"/>
      <w:marBottom w:val="0"/>
      <w:divBdr>
        <w:top w:val="none" w:sz="0" w:space="0" w:color="auto"/>
        <w:left w:val="none" w:sz="0" w:space="0" w:color="auto"/>
        <w:bottom w:val="none" w:sz="0" w:space="0" w:color="auto"/>
        <w:right w:val="none" w:sz="0" w:space="0" w:color="auto"/>
      </w:divBdr>
    </w:div>
    <w:div w:id="1123571143">
      <w:bodyDiv w:val="1"/>
      <w:marLeft w:val="0"/>
      <w:marRight w:val="0"/>
      <w:marTop w:val="0"/>
      <w:marBottom w:val="0"/>
      <w:divBdr>
        <w:top w:val="none" w:sz="0" w:space="0" w:color="auto"/>
        <w:left w:val="none" w:sz="0" w:space="0" w:color="auto"/>
        <w:bottom w:val="none" w:sz="0" w:space="0" w:color="auto"/>
        <w:right w:val="none" w:sz="0" w:space="0" w:color="auto"/>
      </w:divBdr>
    </w:div>
    <w:div w:id="1124079660">
      <w:bodyDiv w:val="1"/>
      <w:marLeft w:val="0"/>
      <w:marRight w:val="0"/>
      <w:marTop w:val="0"/>
      <w:marBottom w:val="0"/>
      <w:divBdr>
        <w:top w:val="none" w:sz="0" w:space="0" w:color="auto"/>
        <w:left w:val="none" w:sz="0" w:space="0" w:color="auto"/>
        <w:bottom w:val="none" w:sz="0" w:space="0" w:color="auto"/>
        <w:right w:val="none" w:sz="0" w:space="0" w:color="auto"/>
      </w:divBdr>
    </w:div>
    <w:div w:id="1125123322">
      <w:bodyDiv w:val="1"/>
      <w:marLeft w:val="0"/>
      <w:marRight w:val="0"/>
      <w:marTop w:val="0"/>
      <w:marBottom w:val="0"/>
      <w:divBdr>
        <w:top w:val="none" w:sz="0" w:space="0" w:color="auto"/>
        <w:left w:val="none" w:sz="0" w:space="0" w:color="auto"/>
        <w:bottom w:val="none" w:sz="0" w:space="0" w:color="auto"/>
        <w:right w:val="none" w:sz="0" w:space="0" w:color="auto"/>
      </w:divBdr>
    </w:div>
    <w:div w:id="1126586712">
      <w:bodyDiv w:val="1"/>
      <w:marLeft w:val="0"/>
      <w:marRight w:val="0"/>
      <w:marTop w:val="0"/>
      <w:marBottom w:val="0"/>
      <w:divBdr>
        <w:top w:val="none" w:sz="0" w:space="0" w:color="auto"/>
        <w:left w:val="none" w:sz="0" w:space="0" w:color="auto"/>
        <w:bottom w:val="none" w:sz="0" w:space="0" w:color="auto"/>
        <w:right w:val="none" w:sz="0" w:space="0" w:color="auto"/>
      </w:divBdr>
    </w:div>
    <w:div w:id="1128282943">
      <w:bodyDiv w:val="1"/>
      <w:marLeft w:val="0"/>
      <w:marRight w:val="0"/>
      <w:marTop w:val="0"/>
      <w:marBottom w:val="0"/>
      <w:divBdr>
        <w:top w:val="none" w:sz="0" w:space="0" w:color="auto"/>
        <w:left w:val="none" w:sz="0" w:space="0" w:color="auto"/>
        <w:bottom w:val="none" w:sz="0" w:space="0" w:color="auto"/>
        <w:right w:val="none" w:sz="0" w:space="0" w:color="auto"/>
      </w:divBdr>
    </w:div>
    <w:div w:id="1132361260">
      <w:bodyDiv w:val="1"/>
      <w:marLeft w:val="0"/>
      <w:marRight w:val="0"/>
      <w:marTop w:val="0"/>
      <w:marBottom w:val="0"/>
      <w:divBdr>
        <w:top w:val="none" w:sz="0" w:space="0" w:color="auto"/>
        <w:left w:val="none" w:sz="0" w:space="0" w:color="auto"/>
        <w:bottom w:val="none" w:sz="0" w:space="0" w:color="auto"/>
        <w:right w:val="none" w:sz="0" w:space="0" w:color="auto"/>
      </w:divBdr>
    </w:div>
    <w:div w:id="1135684475">
      <w:bodyDiv w:val="1"/>
      <w:marLeft w:val="0"/>
      <w:marRight w:val="0"/>
      <w:marTop w:val="0"/>
      <w:marBottom w:val="0"/>
      <w:divBdr>
        <w:top w:val="none" w:sz="0" w:space="0" w:color="auto"/>
        <w:left w:val="none" w:sz="0" w:space="0" w:color="auto"/>
        <w:bottom w:val="none" w:sz="0" w:space="0" w:color="auto"/>
        <w:right w:val="none" w:sz="0" w:space="0" w:color="auto"/>
      </w:divBdr>
    </w:div>
    <w:div w:id="1135874280">
      <w:bodyDiv w:val="1"/>
      <w:marLeft w:val="0"/>
      <w:marRight w:val="0"/>
      <w:marTop w:val="0"/>
      <w:marBottom w:val="0"/>
      <w:divBdr>
        <w:top w:val="none" w:sz="0" w:space="0" w:color="auto"/>
        <w:left w:val="none" w:sz="0" w:space="0" w:color="auto"/>
        <w:bottom w:val="none" w:sz="0" w:space="0" w:color="auto"/>
        <w:right w:val="none" w:sz="0" w:space="0" w:color="auto"/>
      </w:divBdr>
    </w:div>
    <w:div w:id="1137798836">
      <w:bodyDiv w:val="1"/>
      <w:marLeft w:val="0"/>
      <w:marRight w:val="0"/>
      <w:marTop w:val="0"/>
      <w:marBottom w:val="0"/>
      <w:divBdr>
        <w:top w:val="none" w:sz="0" w:space="0" w:color="auto"/>
        <w:left w:val="none" w:sz="0" w:space="0" w:color="auto"/>
        <w:bottom w:val="none" w:sz="0" w:space="0" w:color="auto"/>
        <w:right w:val="none" w:sz="0" w:space="0" w:color="auto"/>
      </w:divBdr>
    </w:div>
    <w:div w:id="1137994863">
      <w:bodyDiv w:val="1"/>
      <w:marLeft w:val="0"/>
      <w:marRight w:val="0"/>
      <w:marTop w:val="0"/>
      <w:marBottom w:val="0"/>
      <w:divBdr>
        <w:top w:val="none" w:sz="0" w:space="0" w:color="auto"/>
        <w:left w:val="none" w:sz="0" w:space="0" w:color="auto"/>
        <w:bottom w:val="none" w:sz="0" w:space="0" w:color="auto"/>
        <w:right w:val="none" w:sz="0" w:space="0" w:color="auto"/>
      </w:divBdr>
    </w:div>
    <w:div w:id="1139375229">
      <w:bodyDiv w:val="1"/>
      <w:marLeft w:val="0"/>
      <w:marRight w:val="0"/>
      <w:marTop w:val="0"/>
      <w:marBottom w:val="0"/>
      <w:divBdr>
        <w:top w:val="none" w:sz="0" w:space="0" w:color="auto"/>
        <w:left w:val="none" w:sz="0" w:space="0" w:color="auto"/>
        <w:bottom w:val="none" w:sz="0" w:space="0" w:color="auto"/>
        <w:right w:val="none" w:sz="0" w:space="0" w:color="auto"/>
      </w:divBdr>
    </w:div>
    <w:div w:id="1139688160">
      <w:bodyDiv w:val="1"/>
      <w:marLeft w:val="0"/>
      <w:marRight w:val="0"/>
      <w:marTop w:val="0"/>
      <w:marBottom w:val="0"/>
      <w:divBdr>
        <w:top w:val="none" w:sz="0" w:space="0" w:color="auto"/>
        <w:left w:val="none" w:sz="0" w:space="0" w:color="auto"/>
        <w:bottom w:val="none" w:sz="0" w:space="0" w:color="auto"/>
        <w:right w:val="none" w:sz="0" w:space="0" w:color="auto"/>
      </w:divBdr>
    </w:div>
    <w:div w:id="1139691418">
      <w:bodyDiv w:val="1"/>
      <w:marLeft w:val="0"/>
      <w:marRight w:val="0"/>
      <w:marTop w:val="0"/>
      <w:marBottom w:val="0"/>
      <w:divBdr>
        <w:top w:val="none" w:sz="0" w:space="0" w:color="auto"/>
        <w:left w:val="none" w:sz="0" w:space="0" w:color="auto"/>
        <w:bottom w:val="none" w:sz="0" w:space="0" w:color="auto"/>
        <w:right w:val="none" w:sz="0" w:space="0" w:color="auto"/>
      </w:divBdr>
    </w:div>
    <w:div w:id="1142696806">
      <w:bodyDiv w:val="1"/>
      <w:marLeft w:val="0"/>
      <w:marRight w:val="0"/>
      <w:marTop w:val="0"/>
      <w:marBottom w:val="0"/>
      <w:divBdr>
        <w:top w:val="none" w:sz="0" w:space="0" w:color="auto"/>
        <w:left w:val="none" w:sz="0" w:space="0" w:color="auto"/>
        <w:bottom w:val="none" w:sz="0" w:space="0" w:color="auto"/>
        <w:right w:val="none" w:sz="0" w:space="0" w:color="auto"/>
      </w:divBdr>
    </w:div>
    <w:div w:id="1143042011">
      <w:bodyDiv w:val="1"/>
      <w:marLeft w:val="0"/>
      <w:marRight w:val="0"/>
      <w:marTop w:val="0"/>
      <w:marBottom w:val="0"/>
      <w:divBdr>
        <w:top w:val="none" w:sz="0" w:space="0" w:color="auto"/>
        <w:left w:val="none" w:sz="0" w:space="0" w:color="auto"/>
        <w:bottom w:val="none" w:sz="0" w:space="0" w:color="auto"/>
        <w:right w:val="none" w:sz="0" w:space="0" w:color="auto"/>
      </w:divBdr>
    </w:div>
    <w:div w:id="1145127254">
      <w:bodyDiv w:val="1"/>
      <w:marLeft w:val="0"/>
      <w:marRight w:val="0"/>
      <w:marTop w:val="0"/>
      <w:marBottom w:val="0"/>
      <w:divBdr>
        <w:top w:val="none" w:sz="0" w:space="0" w:color="auto"/>
        <w:left w:val="none" w:sz="0" w:space="0" w:color="auto"/>
        <w:bottom w:val="none" w:sz="0" w:space="0" w:color="auto"/>
        <w:right w:val="none" w:sz="0" w:space="0" w:color="auto"/>
      </w:divBdr>
    </w:div>
    <w:div w:id="1145463426">
      <w:bodyDiv w:val="1"/>
      <w:marLeft w:val="0"/>
      <w:marRight w:val="0"/>
      <w:marTop w:val="0"/>
      <w:marBottom w:val="0"/>
      <w:divBdr>
        <w:top w:val="none" w:sz="0" w:space="0" w:color="auto"/>
        <w:left w:val="none" w:sz="0" w:space="0" w:color="auto"/>
        <w:bottom w:val="none" w:sz="0" w:space="0" w:color="auto"/>
        <w:right w:val="none" w:sz="0" w:space="0" w:color="auto"/>
      </w:divBdr>
    </w:div>
    <w:div w:id="1155337896">
      <w:bodyDiv w:val="1"/>
      <w:marLeft w:val="0"/>
      <w:marRight w:val="0"/>
      <w:marTop w:val="0"/>
      <w:marBottom w:val="0"/>
      <w:divBdr>
        <w:top w:val="none" w:sz="0" w:space="0" w:color="auto"/>
        <w:left w:val="none" w:sz="0" w:space="0" w:color="auto"/>
        <w:bottom w:val="none" w:sz="0" w:space="0" w:color="auto"/>
        <w:right w:val="none" w:sz="0" w:space="0" w:color="auto"/>
      </w:divBdr>
    </w:div>
    <w:div w:id="1156336125">
      <w:bodyDiv w:val="1"/>
      <w:marLeft w:val="0"/>
      <w:marRight w:val="0"/>
      <w:marTop w:val="0"/>
      <w:marBottom w:val="0"/>
      <w:divBdr>
        <w:top w:val="none" w:sz="0" w:space="0" w:color="auto"/>
        <w:left w:val="none" w:sz="0" w:space="0" w:color="auto"/>
        <w:bottom w:val="none" w:sz="0" w:space="0" w:color="auto"/>
        <w:right w:val="none" w:sz="0" w:space="0" w:color="auto"/>
      </w:divBdr>
    </w:div>
    <w:div w:id="1156606606">
      <w:bodyDiv w:val="1"/>
      <w:marLeft w:val="0"/>
      <w:marRight w:val="0"/>
      <w:marTop w:val="0"/>
      <w:marBottom w:val="0"/>
      <w:divBdr>
        <w:top w:val="none" w:sz="0" w:space="0" w:color="auto"/>
        <w:left w:val="none" w:sz="0" w:space="0" w:color="auto"/>
        <w:bottom w:val="none" w:sz="0" w:space="0" w:color="auto"/>
        <w:right w:val="none" w:sz="0" w:space="0" w:color="auto"/>
      </w:divBdr>
    </w:div>
    <w:div w:id="1156993111">
      <w:bodyDiv w:val="1"/>
      <w:marLeft w:val="0"/>
      <w:marRight w:val="0"/>
      <w:marTop w:val="0"/>
      <w:marBottom w:val="0"/>
      <w:divBdr>
        <w:top w:val="none" w:sz="0" w:space="0" w:color="auto"/>
        <w:left w:val="none" w:sz="0" w:space="0" w:color="auto"/>
        <w:bottom w:val="none" w:sz="0" w:space="0" w:color="auto"/>
        <w:right w:val="none" w:sz="0" w:space="0" w:color="auto"/>
      </w:divBdr>
    </w:div>
    <w:div w:id="1156994960">
      <w:bodyDiv w:val="1"/>
      <w:marLeft w:val="0"/>
      <w:marRight w:val="0"/>
      <w:marTop w:val="0"/>
      <w:marBottom w:val="0"/>
      <w:divBdr>
        <w:top w:val="none" w:sz="0" w:space="0" w:color="auto"/>
        <w:left w:val="none" w:sz="0" w:space="0" w:color="auto"/>
        <w:bottom w:val="none" w:sz="0" w:space="0" w:color="auto"/>
        <w:right w:val="none" w:sz="0" w:space="0" w:color="auto"/>
      </w:divBdr>
    </w:div>
    <w:div w:id="1158880257">
      <w:bodyDiv w:val="1"/>
      <w:marLeft w:val="0"/>
      <w:marRight w:val="0"/>
      <w:marTop w:val="0"/>
      <w:marBottom w:val="0"/>
      <w:divBdr>
        <w:top w:val="none" w:sz="0" w:space="0" w:color="auto"/>
        <w:left w:val="none" w:sz="0" w:space="0" w:color="auto"/>
        <w:bottom w:val="none" w:sz="0" w:space="0" w:color="auto"/>
        <w:right w:val="none" w:sz="0" w:space="0" w:color="auto"/>
      </w:divBdr>
    </w:div>
    <w:div w:id="1160196463">
      <w:bodyDiv w:val="1"/>
      <w:marLeft w:val="0"/>
      <w:marRight w:val="0"/>
      <w:marTop w:val="0"/>
      <w:marBottom w:val="0"/>
      <w:divBdr>
        <w:top w:val="none" w:sz="0" w:space="0" w:color="auto"/>
        <w:left w:val="none" w:sz="0" w:space="0" w:color="auto"/>
        <w:bottom w:val="none" w:sz="0" w:space="0" w:color="auto"/>
        <w:right w:val="none" w:sz="0" w:space="0" w:color="auto"/>
      </w:divBdr>
    </w:div>
    <w:div w:id="1163085008">
      <w:bodyDiv w:val="1"/>
      <w:marLeft w:val="0"/>
      <w:marRight w:val="0"/>
      <w:marTop w:val="0"/>
      <w:marBottom w:val="0"/>
      <w:divBdr>
        <w:top w:val="none" w:sz="0" w:space="0" w:color="auto"/>
        <w:left w:val="none" w:sz="0" w:space="0" w:color="auto"/>
        <w:bottom w:val="none" w:sz="0" w:space="0" w:color="auto"/>
        <w:right w:val="none" w:sz="0" w:space="0" w:color="auto"/>
      </w:divBdr>
    </w:div>
    <w:div w:id="1171289497">
      <w:bodyDiv w:val="1"/>
      <w:marLeft w:val="0"/>
      <w:marRight w:val="0"/>
      <w:marTop w:val="0"/>
      <w:marBottom w:val="0"/>
      <w:divBdr>
        <w:top w:val="none" w:sz="0" w:space="0" w:color="auto"/>
        <w:left w:val="none" w:sz="0" w:space="0" w:color="auto"/>
        <w:bottom w:val="none" w:sz="0" w:space="0" w:color="auto"/>
        <w:right w:val="none" w:sz="0" w:space="0" w:color="auto"/>
      </w:divBdr>
    </w:div>
    <w:div w:id="1177385427">
      <w:bodyDiv w:val="1"/>
      <w:marLeft w:val="0"/>
      <w:marRight w:val="0"/>
      <w:marTop w:val="0"/>
      <w:marBottom w:val="0"/>
      <w:divBdr>
        <w:top w:val="none" w:sz="0" w:space="0" w:color="auto"/>
        <w:left w:val="none" w:sz="0" w:space="0" w:color="auto"/>
        <w:bottom w:val="none" w:sz="0" w:space="0" w:color="auto"/>
        <w:right w:val="none" w:sz="0" w:space="0" w:color="auto"/>
      </w:divBdr>
    </w:div>
    <w:div w:id="1179545515">
      <w:bodyDiv w:val="1"/>
      <w:marLeft w:val="0"/>
      <w:marRight w:val="0"/>
      <w:marTop w:val="0"/>
      <w:marBottom w:val="0"/>
      <w:divBdr>
        <w:top w:val="none" w:sz="0" w:space="0" w:color="auto"/>
        <w:left w:val="none" w:sz="0" w:space="0" w:color="auto"/>
        <w:bottom w:val="none" w:sz="0" w:space="0" w:color="auto"/>
        <w:right w:val="none" w:sz="0" w:space="0" w:color="auto"/>
      </w:divBdr>
    </w:div>
    <w:div w:id="1181580567">
      <w:bodyDiv w:val="1"/>
      <w:marLeft w:val="0"/>
      <w:marRight w:val="0"/>
      <w:marTop w:val="0"/>
      <w:marBottom w:val="0"/>
      <w:divBdr>
        <w:top w:val="none" w:sz="0" w:space="0" w:color="auto"/>
        <w:left w:val="none" w:sz="0" w:space="0" w:color="auto"/>
        <w:bottom w:val="none" w:sz="0" w:space="0" w:color="auto"/>
        <w:right w:val="none" w:sz="0" w:space="0" w:color="auto"/>
      </w:divBdr>
    </w:div>
    <w:div w:id="1182623057">
      <w:bodyDiv w:val="1"/>
      <w:marLeft w:val="0"/>
      <w:marRight w:val="0"/>
      <w:marTop w:val="0"/>
      <w:marBottom w:val="0"/>
      <w:divBdr>
        <w:top w:val="none" w:sz="0" w:space="0" w:color="auto"/>
        <w:left w:val="none" w:sz="0" w:space="0" w:color="auto"/>
        <w:bottom w:val="none" w:sz="0" w:space="0" w:color="auto"/>
        <w:right w:val="none" w:sz="0" w:space="0" w:color="auto"/>
      </w:divBdr>
    </w:div>
    <w:div w:id="1183327071">
      <w:bodyDiv w:val="1"/>
      <w:marLeft w:val="0"/>
      <w:marRight w:val="0"/>
      <w:marTop w:val="0"/>
      <w:marBottom w:val="0"/>
      <w:divBdr>
        <w:top w:val="none" w:sz="0" w:space="0" w:color="auto"/>
        <w:left w:val="none" w:sz="0" w:space="0" w:color="auto"/>
        <w:bottom w:val="none" w:sz="0" w:space="0" w:color="auto"/>
        <w:right w:val="none" w:sz="0" w:space="0" w:color="auto"/>
      </w:divBdr>
    </w:div>
    <w:div w:id="1187213212">
      <w:bodyDiv w:val="1"/>
      <w:marLeft w:val="0"/>
      <w:marRight w:val="0"/>
      <w:marTop w:val="0"/>
      <w:marBottom w:val="0"/>
      <w:divBdr>
        <w:top w:val="none" w:sz="0" w:space="0" w:color="auto"/>
        <w:left w:val="none" w:sz="0" w:space="0" w:color="auto"/>
        <w:bottom w:val="none" w:sz="0" w:space="0" w:color="auto"/>
        <w:right w:val="none" w:sz="0" w:space="0" w:color="auto"/>
      </w:divBdr>
    </w:div>
    <w:div w:id="1187870275">
      <w:bodyDiv w:val="1"/>
      <w:marLeft w:val="0"/>
      <w:marRight w:val="0"/>
      <w:marTop w:val="0"/>
      <w:marBottom w:val="0"/>
      <w:divBdr>
        <w:top w:val="none" w:sz="0" w:space="0" w:color="auto"/>
        <w:left w:val="none" w:sz="0" w:space="0" w:color="auto"/>
        <w:bottom w:val="none" w:sz="0" w:space="0" w:color="auto"/>
        <w:right w:val="none" w:sz="0" w:space="0" w:color="auto"/>
      </w:divBdr>
    </w:div>
    <w:div w:id="1187981673">
      <w:bodyDiv w:val="1"/>
      <w:marLeft w:val="0"/>
      <w:marRight w:val="0"/>
      <w:marTop w:val="0"/>
      <w:marBottom w:val="0"/>
      <w:divBdr>
        <w:top w:val="none" w:sz="0" w:space="0" w:color="auto"/>
        <w:left w:val="none" w:sz="0" w:space="0" w:color="auto"/>
        <w:bottom w:val="none" w:sz="0" w:space="0" w:color="auto"/>
        <w:right w:val="none" w:sz="0" w:space="0" w:color="auto"/>
      </w:divBdr>
    </w:div>
    <w:div w:id="1190099310">
      <w:bodyDiv w:val="1"/>
      <w:marLeft w:val="0"/>
      <w:marRight w:val="0"/>
      <w:marTop w:val="0"/>
      <w:marBottom w:val="0"/>
      <w:divBdr>
        <w:top w:val="none" w:sz="0" w:space="0" w:color="auto"/>
        <w:left w:val="none" w:sz="0" w:space="0" w:color="auto"/>
        <w:bottom w:val="none" w:sz="0" w:space="0" w:color="auto"/>
        <w:right w:val="none" w:sz="0" w:space="0" w:color="auto"/>
      </w:divBdr>
    </w:div>
    <w:div w:id="1190605068">
      <w:bodyDiv w:val="1"/>
      <w:marLeft w:val="0"/>
      <w:marRight w:val="0"/>
      <w:marTop w:val="0"/>
      <w:marBottom w:val="0"/>
      <w:divBdr>
        <w:top w:val="none" w:sz="0" w:space="0" w:color="auto"/>
        <w:left w:val="none" w:sz="0" w:space="0" w:color="auto"/>
        <w:bottom w:val="none" w:sz="0" w:space="0" w:color="auto"/>
        <w:right w:val="none" w:sz="0" w:space="0" w:color="auto"/>
      </w:divBdr>
    </w:div>
    <w:div w:id="1192258144">
      <w:bodyDiv w:val="1"/>
      <w:marLeft w:val="0"/>
      <w:marRight w:val="0"/>
      <w:marTop w:val="0"/>
      <w:marBottom w:val="0"/>
      <w:divBdr>
        <w:top w:val="none" w:sz="0" w:space="0" w:color="auto"/>
        <w:left w:val="none" w:sz="0" w:space="0" w:color="auto"/>
        <w:bottom w:val="none" w:sz="0" w:space="0" w:color="auto"/>
        <w:right w:val="none" w:sz="0" w:space="0" w:color="auto"/>
      </w:divBdr>
    </w:div>
    <w:div w:id="1199664166">
      <w:bodyDiv w:val="1"/>
      <w:marLeft w:val="0"/>
      <w:marRight w:val="0"/>
      <w:marTop w:val="0"/>
      <w:marBottom w:val="0"/>
      <w:divBdr>
        <w:top w:val="none" w:sz="0" w:space="0" w:color="auto"/>
        <w:left w:val="none" w:sz="0" w:space="0" w:color="auto"/>
        <w:bottom w:val="none" w:sz="0" w:space="0" w:color="auto"/>
        <w:right w:val="none" w:sz="0" w:space="0" w:color="auto"/>
      </w:divBdr>
    </w:div>
    <w:div w:id="1199858276">
      <w:bodyDiv w:val="1"/>
      <w:marLeft w:val="0"/>
      <w:marRight w:val="0"/>
      <w:marTop w:val="0"/>
      <w:marBottom w:val="0"/>
      <w:divBdr>
        <w:top w:val="none" w:sz="0" w:space="0" w:color="auto"/>
        <w:left w:val="none" w:sz="0" w:space="0" w:color="auto"/>
        <w:bottom w:val="none" w:sz="0" w:space="0" w:color="auto"/>
        <w:right w:val="none" w:sz="0" w:space="0" w:color="auto"/>
      </w:divBdr>
    </w:div>
    <w:div w:id="1201044933">
      <w:bodyDiv w:val="1"/>
      <w:marLeft w:val="0"/>
      <w:marRight w:val="0"/>
      <w:marTop w:val="0"/>
      <w:marBottom w:val="0"/>
      <w:divBdr>
        <w:top w:val="none" w:sz="0" w:space="0" w:color="auto"/>
        <w:left w:val="none" w:sz="0" w:space="0" w:color="auto"/>
        <w:bottom w:val="none" w:sz="0" w:space="0" w:color="auto"/>
        <w:right w:val="none" w:sz="0" w:space="0" w:color="auto"/>
      </w:divBdr>
    </w:div>
    <w:div w:id="1203831937">
      <w:bodyDiv w:val="1"/>
      <w:marLeft w:val="0"/>
      <w:marRight w:val="0"/>
      <w:marTop w:val="0"/>
      <w:marBottom w:val="0"/>
      <w:divBdr>
        <w:top w:val="none" w:sz="0" w:space="0" w:color="auto"/>
        <w:left w:val="none" w:sz="0" w:space="0" w:color="auto"/>
        <w:bottom w:val="none" w:sz="0" w:space="0" w:color="auto"/>
        <w:right w:val="none" w:sz="0" w:space="0" w:color="auto"/>
      </w:divBdr>
    </w:div>
    <w:div w:id="1211192935">
      <w:bodyDiv w:val="1"/>
      <w:marLeft w:val="0"/>
      <w:marRight w:val="0"/>
      <w:marTop w:val="0"/>
      <w:marBottom w:val="0"/>
      <w:divBdr>
        <w:top w:val="none" w:sz="0" w:space="0" w:color="auto"/>
        <w:left w:val="none" w:sz="0" w:space="0" w:color="auto"/>
        <w:bottom w:val="none" w:sz="0" w:space="0" w:color="auto"/>
        <w:right w:val="none" w:sz="0" w:space="0" w:color="auto"/>
      </w:divBdr>
    </w:div>
    <w:div w:id="1213225304">
      <w:bodyDiv w:val="1"/>
      <w:marLeft w:val="0"/>
      <w:marRight w:val="0"/>
      <w:marTop w:val="0"/>
      <w:marBottom w:val="0"/>
      <w:divBdr>
        <w:top w:val="none" w:sz="0" w:space="0" w:color="auto"/>
        <w:left w:val="none" w:sz="0" w:space="0" w:color="auto"/>
        <w:bottom w:val="none" w:sz="0" w:space="0" w:color="auto"/>
        <w:right w:val="none" w:sz="0" w:space="0" w:color="auto"/>
      </w:divBdr>
    </w:div>
    <w:div w:id="1217622226">
      <w:bodyDiv w:val="1"/>
      <w:marLeft w:val="0"/>
      <w:marRight w:val="0"/>
      <w:marTop w:val="0"/>
      <w:marBottom w:val="0"/>
      <w:divBdr>
        <w:top w:val="none" w:sz="0" w:space="0" w:color="auto"/>
        <w:left w:val="none" w:sz="0" w:space="0" w:color="auto"/>
        <w:bottom w:val="none" w:sz="0" w:space="0" w:color="auto"/>
        <w:right w:val="none" w:sz="0" w:space="0" w:color="auto"/>
      </w:divBdr>
    </w:div>
    <w:div w:id="1218206934">
      <w:bodyDiv w:val="1"/>
      <w:marLeft w:val="0"/>
      <w:marRight w:val="0"/>
      <w:marTop w:val="0"/>
      <w:marBottom w:val="0"/>
      <w:divBdr>
        <w:top w:val="none" w:sz="0" w:space="0" w:color="auto"/>
        <w:left w:val="none" w:sz="0" w:space="0" w:color="auto"/>
        <w:bottom w:val="none" w:sz="0" w:space="0" w:color="auto"/>
        <w:right w:val="none" w:sz="0" w:space="0" w:color="auto"/>
      </w:divBdr>
    </w:div>
    <w:div w:id="1218516668">
      <w:bodyDiv w:val="1"/>
      <w:marLeft w:val="0"/>
      <w:marRight w:val="0"/>
      <w:marTop w:val="0"/>
      <w:marBottom w:val="0"/>
      <w:divBdr>
        <w:top w:val="none" w:sz="0" w:space="0" w:color="auto"/>
        <w:left w:val="none" w:sz="0" w:space="0" w:color="auto"/>
        <w:bottom w:val="none" w:sz="0" w:space="0" w:color="auto"/>
        <w:right w:val="none" w:sz="0" w:space="0" w:color="auto"/>
      </w:divBdr>
    </w:div>
    <w:div w:id="1218518245">
      <w:bodyDiv w:val="1"/>
      <w:marLeft w:val="0"/>
      <w:marRight w:val="0"/>
      <w:marTop w:val="0"/>
      <w:marBottom w:val="0"/>
      <w:divBdr>
        <w:top w:val="none" w:sz="0" w:space="0" w:color="auto"/>
        <w:left w:val="none" w:sz="0" w:space="0" w:color="auto"/>
        <w:bottom w:val="none" w:sz="0" w:space="0" w:color="auto"/>
        <w:right w:val="none" w:sz="0" w:space="0" w:color="auto"/>
      </w:divBdr>
    </w:div>
    <w:div w:id="1222399726">
      <w:bodyDiv w:val="1"/>
      <w:marLeft w:val="0"/>
      <w:marRight w:val="0"/>
      <w:marTop w:val="0"/>
      <w:marBottom w:val="0"/>
      <w:divBdr>
        <w:top w:val="none" w:sz="0" w:space="0" w:color="auto"/>
        <w:left w:val="none" w:sz="0" w:space="0" w:color="auto"/>
        <w:bottom w:val="none" w:sz="0" w:space="0" w:color="auto"/>
        <w:right w:val="none" w:sz="0" w:space="0" w:color="auto"/>
      </w:divBdr>
    </w:div>
    <w:div w:id="1222909040">
      <w:bodyDiv w:val="1"/>
      <w:marLeft w:val="0"/>
      <w:marRight w:val="0"/>
      <w:marTop w:val="0"/>
      <w:marBottom w:val="0"/>
      <w:divBdr>
        <w:top w:val="none" w:sz="0" w:space="0" w:color="auto"/>
        <w:left w:val="none" w:sz="0" w:space="0" w:color="auto"/>
        <w:bottom w:val="none" w:sz="0" w:space="0" w:color="auto"/>
        <w:right w:val="none" w:sz="0" w:space="0" w:color="auto"/>
      </w:divBdr>
    </w:div>
    <w:div w:id="1223056526">
      <w:bodyDiv w:val="1"/>
      <w:marLeft w:val="0"/>
      <w:marRight w:val="0"/>
      <w:marTop w:val="0"/>
      <w:marBottom w:val="0"/>
      <w:divBdr>
        <w:top w:val="none" w:sz="0" w:space="0" w:color="auto"/>
        <w:left w:val="none" w:sz="0" w:space="0" w:color="auto"/>
        <w:bottom w:val="none" w:sz="0" w:space="0" w:color="auto"/>
        <w:right w:val="none" w:sz="0" w:space="0" w:color="auto"/>
      </w:divBdr>
    </w:div>
    <w:div w:id="1223491757">
      <w:bodyDiv w:val="1"/>
      <w:marLeft w:val="0"/>
      <w:marRight w:val="0"/>
      <w:marTop w:val="0"/>
      <w:marBottom w:val="0"/>
      <w:divBdr>
        <w:top w:val="none" w:sz="0" w:space="0" w:color="auto"/>
        <w:left w:val="none" w:sz="0" w:space="0" w:color="auto"/>
        <w:bottom w:val="none" w:sz="0" w:space="0" w:color="auto"/>
        <w:right w:val="none" w:sz="0" w:space="0" w:color="auto"/>
      </w:divBdr>
    </w:div>
    <w:div w:id="1230926360">
      <w:bodyDiv w:val="1"/>
      <w:marLeft w:val="0"/>
      <w:marRight w:val="0"/>
      <w:marTop w:val="0"/>
      <w:marBottom w:val="0"/>
      <w:divBdr>
        <w:top w:val="none" w:sz="0" w:space="0" w:color="auto"/>
        <w:left w:val="none" w:sz="0" w:space="0" w:color="auto"/>
        <w:bottom w:val="none" w:sz="0" w:space="0" w:color="auto"/>
        <w:right w:val="none" w:sz="0" w:space="0" w:color="auto"/>
      </w:divBdr>
    </w:div>
    <w:div w:id="1231190951">
      <w:bodyDiv w:val="1"/>
      <w:marLeft w:val="0"/>
      <w:marRight w:val="0"/>
      <w:marTop w:val="0"/>
      <w:marBottom w:val="0"/>
      <w:divBdr>
        <w:top w:val="none" w:sz="0" w:space="0" w:color="auto"/>
        <w:left w:val="none" w:sz="0" w:space="0" w:color="auto"/>
        <w:bottom w:val="none" w:sz="0" w:space="0" w:color="auto"/>
        <w:right w:val="none" w:sz="0" w:space="0" w:color="auto"/>
      </w:divBdr>
    </w:div>
    <w:div w:id="1232547185">
      <w:bodyDiv w:val="1"/>
      <w:marLeft w:val="0"/>
      <w:marRight w:val="0"/>
      <w:marTop w:val="0"/>
      <w:marBottom w:val="0"/>
      <w:divBdr>
        <w:top w:val="none" w:sz="0" w:space="0" w:color="auto"/>
        <w:left w:val="none" w:sz="0" w:space="0" w:color="auto"/>
        <w:bottom w:val="none" w:sz="0" w:space="0" w:color="auto"/>
        <w:right w:val="none" w:sz="0" w:space="0" w:color="auto"/>
      </w:divBdr>
    </w:div>
    <w:div w:id="1233004983">
      <w:bodyDiv w:val="1"/>
      <w:marLeft w:val="0"/>
      <w:marRight w:val="0"/>
      <w:marTop w:val="0"/>
      <w:marBottom w:val="0"/>
      <w:divBdr>
        <w:top w:val="none" w:sz="0" w:space="0" w:color="auto"/>
        <w:left w:val="none" w:sz="0" w:space="0" w:color="auto"/>
        <w:bottom w:val="none" w:sz="0" w:space="0" w:color="auto"/>
        <w:right w:val="none" w:sz="0" w:space="0" w:color="auto"/>
      </w:divBdr>
    </w:div>
    <w:div w:id="1233468651">
      <w:bodyDiv w:val="1"/>
      <w:marLeft w:val="0"/>
      <w:marRight w:val="0"/>
      <w:marTop w:val="0"/>
      <w:marBottom w:val="0"/>
      <w:divBdr>
        <w:top w:val="none" w:sz="0" w:space="0" w:color="auto"/>
        <w:left w:val="none" w:sz="0" w:space="0" w:color="auto"/>
        <w:bottom w:val="none" w:sz="0" w:space="0" w:color="auto"/>
        <w:right w:val="none" w:sz="0" w:space="0" w:color="auto"/>
      </w:divBdr>
    </w:div>
    <w:div w:id="1235310489">
      <w:bodyDiv w:val="1"/>
      <w:marLeft w:val="0"/>
      <w:marRight w:val="0"/>
      <w:marTop w:val="0"/>
      <w:marBottom w:val="0"/>
      <w:divBdr>
        <w:top w:val="none" w:sz="0" w:space="0" w:color="auto"/>
        <w:left w:val="none" w:sz="0" w:space="0" w:color="auto"/>
        <w:bottom w:val="none" w:sz="0" w:space="0" w:color="auto"/>
        <w:right w:val="none" w:sz="0" w:space="0" w:color="auto"/>
      </w:divBdr>
    </w:div>
    <w:div w:id="1236472719">
      <w:bodyDiv w:val="1"/>
      <w:marLeft w:val="0"/>
      <w:marRight w:val="0"/>
      <w:marTop w:val="0"/>
      <w:marBottom w:val="0"/>
      <w:divBdr>
        <w:top w:val="none" w:sz="0" w:space="0" w:color="auto"/>
        <w:left w:val="none" w:sz="0" w:space="0" w:color="auto"/>
        <w:bottom w:val="none" w:sz="0" w:space="0" w:color="auto"/>
        <w:right w:val="none" w:sz="0" w:space="0" w:color="auto"/>
      </w:divBdr>
    </w:div>
    <w:div w:id="1237351980">
      <w:bodyDiv w:val="1"/>
      <w:marLeft w:val="0"/>
      <w:marRight w:val="0"/>
      <w:marTop w:val="0"/>
      <w:marBottom w:val="0"/>
      <w:divBdr>
        <w:top w:val="none" w:sz="0" w:space="0" w:color="auto"/>
        <w:left w:val="none" w:sz="0" w:space="0" w:color="auto"/>
        <w:bottom w:val="none" w:sz="0" w:space="0" w:color="auto"/>
        <w:right w:val="none" w:sz="0" w:space="0" w:color="auto"/>
      </w:divBdr>
    </w:div>
    <w:div w:id="1240948368">
      <w:bodyDiv w:val="1"/>
      <w:marLeft w:val="0"/>
      <w:marRight w:val="0"/>
      <w:marTop w:val="0"/>
      <w:marBottom w:val="0"/>
      <w:divBdr>
        <w:top w:val="none" w:sz="0" w:space="0" w:color="auto"/>
        <w:left w:val="none" w:sz="0" w:space="0" w:color="auto"/>
        <w:bottom w:val="none" w:sz="0" w:space="0" w:color="auto"/>
        <w:right w:val="none" w:sz="0" w:space="0" w:color="auto"/>
      </w:divBdr>
    </w:div>
    <w:div w:id="1242107923">
      <w:bodyDiv w:val="1"/>
      <w:marLeft w:val="0"/>
      <w:marRight w:val="0"/>
      <w:marTop w:val="0"/>
      <w:marBottom w:val="0"/>
      <w:divBdr>
        <w:top w:val="none" w:sz="0" w:space="0" w:color="auto"/>
        <w:left w:val="none" w:sz="0" w:space="0" w:color="auto"/>
        <w:bottom w:val="none" w:sz="0" w:space="0" w:color="auto"/>
        <w:right w:val="none" w:sz="0" w:space="0" w:color="auto"/>
      </w:divBdr>
    </w:div>
    <w:div w:id="1252590654">
      <w:bodyDiv w:val="1"/>
      <w:marLeft w:val="0"/>
      <w:marRight w:val="0"/>
      <w:marTop w:val="0"/>
      <w:marBottom w:val="0"/>
      <w:divBdr>
        <w:top w:val="none" w:sz="0" w:space="0" w:color="auto"/>
        <w:left w:val="none" w:sz="0" w:space="0" w:color="auto"/>
        <w:bottom w:val="none" w:sz="0" w:space="0" w:color="auto"/>
        <w:right w:val="none" w:sz="0" w:space="0" w:color="auto"/>
      </w:divBdr>
    </w:div>
    <w:div w:id="1253049302">
      <w:bodyDiv w:val="1"/>
      <w:marLeft w:val="0"/>
      <w:marRight w:val="0"/>
      <w:marTop w:val="0"/>
      <w:marBottom w:val="0"/>
      <w:divBdr>
        <w:top w:val="none" w:sz="0" w:space="0" w:color="auto"/>
        <w:left w:val="none" w:sz="0" w:space="0" w:color="auto"/>
        <w:bottom w:val="none" w:sz="0" w:space="0" w:color="auto"/>
        <w:right w:val="none" w:sz="0" w:space="0" w:color="auto"/>
      </w:divBdr>
    </w:div>
    <w:div w:id="1253322516">
      <w:bodyDiv w:val="1"/>
      <w:marLeft w:val="0"/>
      <w:marRight w:val="0"/>
      <w:marTop w:val="0"/>
      <w:marBottom w:val="0"/>
      <w:divBdr>
        <w:top w:val="none" w:sz="0" w:space="0" w:color="auto"/>
        <w:left w:val="none" w:sz="0" w:space="0" w:color="auto"/>
        <w:bottom w:val="none" w:sz="0" w:space="0" w:color="auto"/>
        <w:right w:val="none" w:sz="0" w:space="0" w:color="auto"/>
      </w:divBdr>
    </w:div>
    <w:div w:id="1254776560">
      <w:bodyDiv w:val="1"/>
      <w:marLeft w:val="0"/>
      <w:marRight w:val="0"/>
      <w:marTop w:val="0"/>
      <w:marBottom w:val="0"/>
      <w:divBdr>
        <w:top w:val="none" w:sz="0" w:space="0" w:color="auto"/>
        <w:left w:val="none" w:sz="0" w:space="0" w:color="auto"/>
        <w:bottom w:val="none" w:sz="0" w:space="0" w:color="auto"/>
        <w:right w:val="none" w:sz="0" w:space="0" w:color="auto"/>
      </w:divBdr>
    </w:div>
    <w:div w:id="1255169657">
      <w:bodyDiv w:val="1"/>
      <w:marLeft w:val="0"/>
      <w:marRight w:val="0"/>
      <w:marTop w:val="0"/>
      <w:marBottom w:val="0"/>
      <w:divBdr>
        <w:top w:val="none" w:sz="0" w:space="0" w:color="auto"/>
        <w:left w:val="none" w:sz="0" w:space="0" w:color="auto"/>
        <w:bottom w:val="none" w:sz="0" w:space="0" w:color="auto"/>
        <w:right w:val="none" w:sz="0" w:space="0" w:color="auto"/>
      </w:divBdr>
    </w:div>
    <w:div w:id="1255557167">
      <w:bodyDiv w:val="1"/>
      <w:marLeft w:val="0"/>
      <w:marRight w:val="0"/>
      <w:marTop w:val="0"/>
      <w:marBottom w:val="0"/>
      <w:divBdr>
        <w:top w:val="none" w:sz="0" w:space="0" w:color="auto"/>
        <w:left w:val="none" w:sz="0" w:space="0" w:color="auto"/>
        <w:bottom w:val="none" w:sz="0" w:space="0" w:color="auto"/>
        <w:right w:val="none" w:sz="0" w:space="0" w:color="auto"/>
      </w:divBdr>
    </w:div>
    <w:div w:id="1261065718">
      <w:bodyDiv w:val="1"/>
      <w:marLeft w:val="0"/>
      <w:marRight w:val="0"/>
      <w:marTop w:val="0"/>
      <w:marBottom w:val="0"/>
      <w:divBdr>
        <w:top w:val="none" w:sz="0" w:space="0" w:color="auto"/>
        <w:left w:val="none" w:sz="0" w:space="0" w:color="auto"/>
        <w:bottom w:val="none" w:sz="0" w:space="0" w:color="auto"/>
        <w:right w:val="none" w:sz="0" w:space="0" w:color="auto"/>
      </w:divBdr>
    </w:div>
    <w:div w:id="1267079176">
      <w:bodyDiv w:val="1"/>
      <w:marLeft w:val="0"/>
      <w:marRight w:val="0"/>
      <w:marTop w:val="0"/>
      <w:marBottom w:val="0"/>
      <w:divBdr>
        <w:top w:val="none" w:sz="0" w:space="0" w:color="auto"/>
        <w:left w:val="none" w:sz="0" w:space="0" w:color="auto"/>
        <w:bottom w:val="none" w:sz="0" w:space="0" w:color="auto"/>
        <w:right w:val="none" w:sz="0" w:space="0" w:color="auto"/>
      </w:divBdr>
    </w:div>
    <w:div w:id="1267421543">
      <w:bodyDiv w:val="1"/>
      <w:marLeft w:val="0"/>
      <w:marRight w:val="0"/>
      <w:marTop w:val="0"/>
      <w:marBottom w:val="0"/>
      <w:divBdr>
        <w:top w:val="none" w:sz="0" w:space="0" w:color="auto"/>
        <w:left w:val="none" w:sz="0" w:space="0" w:color="auto"/>
        <w:bottom w:val="none" w:sz="0" w:space="0" w:color="auto"/>
        <w:right w:val="none" w:sz="0" w:space="0" w:color="auto"/>
      </w:divBdr>
    </w:div>
    <w:div w:id="1267809678">
      <w:bodyDiv w:val="1"/>
      <w:marLeft w:val="0"/>
      <w:marRight w:val="0"/>
      <w:marTop w:val="0"/>
      <w:marBottom w:val="0"/>
      <w:divBdr>
        <w:top w:val="none" w:sz="0" w:space="0" w:color="auto"/>
        <w:left w:val="none" w:sz="0" w:space="0" w:color="auto"/>
        <w:bottom w:val="none" w:sz="0" w:space="0" w:color="auto"/>
        <w:right w:val="none" w:sz="0" w:space="0" w:color="auto"/>
      </w:divBdr>
    </w:div>
    <w:div w:id="1270234235">
      <w:bodyDiv w:val="1"/>
      <w:marLeft w:val="0"/>
      <w:marRight w:val="0"/>
      <w:marTop w:val="0"/>
      <w:marBottom w:val="0"/>
      <w:divBdr>
        <w:top w:val="none" w:sz="0" w:space="0" w:color="auto"/>
        <w:left w:val="none" w:sz="0" w:space="0" w:color="auto"/>
        <w:bottom w:val="none" w:sz="0" w:space="0" w:color="auto"/>
        <w:right w:val="none" w:sz="0" w:space="0" w:color="auto"/>
      </w:divBdr>
    </w:div>
    <w:div w:id="1277367784">
      <w:bodyDiv w:val="1"/>
      <w:marLeft w:val="0"/>
      <w:marRight w:val="0"/>
      <w:marTop w:val="0"/>
      <w:marBottom w:val="0"/>
      <w:divBdr>
        <w:top w:val="none" w:sz="0" w:space="0" w:color="auto"/>
        <w:left w:val="none" w:sz="0" w:space="0" w:color="auto"/>
        <w:bottom w:val="none" w:sz="0" w:space="0" w:color="auto"/>
        <w:right w:val="none" w:sz="0" w:space="0" w:color="auto"/>
      </w:divBdr>
    </w:div>
    <w:div w:id="1278027854">
      <w:bodyDiv w:val="1"/>
      <w:marLeft w:val="0"/>
      <w:marRight w:val="0"/>
      <w:marTop w:val="0"/>
      <w:marBottom w:val="0"/>
      <w:divBdr>
        <w:top w:val="none" w:sz="0" w:space="0" w:color="auto"/>
        <w:left w:val="none" w:sz="0" w:space="0" w:color="auto"/>
        <w:bottom w:val="none" w:sz="0" w:space="0" w:color="auto"/>
        <w:right w:val="none" w:sz="0" w:space="0" w:color="auto"/>
      </w:divBdr>
    </w:div>
    <w:div w:id="1280185136">
      <w:bodyDiv w:val="1"/>
      <w:marLeft w:val="0"/>
      <w:marRight w:val="0"/>
      <w:marTop w:val="0"/>
      <w:marBottom w:val="0"/>
      <w:divBdr>
        <w:top w:val="none" w:sz="0" w:space="0" w:color="auto"/>
        <w:left w:val="none" w:sz="0" w:space="0" w:color="auto"/>
        <w:bottom w:val="none" w:sz="0" w:space="0" w:color="auto"/>
        <w:right w:val="none" w:sz="0" w:space="0" w:color="auto"/>
      </w:divBdr>
    </w:div>
    <w:div w:id="1280338239">
      <w:bodyDiv w:val="1"/>
      <w:marLeft w:val="0"/>
      <w:marRight w:val="0"/>
      <w:marTop w:val="0"/>
      <w:marBottom w:val="0"/>
      <w:divBdr>
        <w:top w:val="none" w:sz="0" w:space="0" w:color="auto"/>
        <w:left w:val="none" w:sz="0" w:space="0" w:color="auto"/>
        <w:bottom w:val="none" w:sz="0" w:space="0" w:color="auto"/>
        <w:right w:val="none" w:sz="0" w:space="0" w:color="auto"/>
      </w:divBdr>
    </w:div>
    <w:div w:id="1282958449">
      <w:bodyDiv w:val="1"/>
      <w:marLeft w:val="0"/>
      <w:marRight w:val="0"/>
      <w:marTop w:val="0"/>
      <w:marBottom w:val="0"/>
      <w:divBdr>
        <w:top w:val="none" w:sz="0" w:space="0" w:color="auto"/>
        <w:left w:val="none" w:sz="0" w:space="0" w:color="auto"/>
        <w:bottom w:val="none" w:sz="0" w:space="0" w:color="auto"/>
        <w:right w:val="none" w:sz="0" w:space="0" w:color="auto"/>
      </w:divBdr>
    </w:div>
    <w:div w:id="1283145042">
      <w:bodyDiv w:val="1"/>
      <w:marLeft w:val="0"/>
      <w:marRight w:val="0"/>
      <w:marTop w:val="0"/>
      <w:marBottom w:val="0"/>
      <w:divBdr>
        <w:top w:val="none" w:sz="0" w:space="0" w:color="auto"/>
        <w:left w:val="none" w:sz="0" w:space="0" w:color="auto"/>
        <w:bottom w:val="none" w:sz="0" w:space="0" w:color="auto"/>
        <w:right w:val="none" w:sz="0" w:space="0" w:color="auto"/>
      </w:divBdr>
    </w:div>
    <w:div w:id="1283613919">
      <w:bodyDiv w:val="1"/>
      <w:marLeft w:val="0"/>
      <w:marRight w:val="0"/>
      <w:marTop w:val="0"/>
      <w:marBottom w:val="0"/>
      <w:divBdr>
        <w:top w:val="none" w:sz="0" w:space="0" w:color="auto"/>
        <w:left w:val="none" w:sz="0" w:space="0" w:color="auto"/>
        <w:bottom w:val="none" w:sz="0" w:space="0" w:color="auto"/>
        <w:right w:val="none" w:sz="0" w:space="0" w:color="auto"/>
      </w:divBdr>
    </w:div>
    <w:div w:id="1283655392">
      <w:bodyDiv w:val="1"/>
      <w:marLeft w:val="0"/>
      <w:marRight w:val="0"/>
      <w:marTop w:val="0"/>
      <w:marBottom w:val="0"/>
      <w:divBdr>
        <w:top w:val="none" w:sz="0" w:space="0" w:color="auto"/>
        <w:left w:val="none" w:sz="0" w:space="0" w:color="auto"/>
        <w:bottom w:val="none" w:sz="0" w:space="0" w:color="auto"/>
        <w:right w:val="none" w:sz="0" w:space="0" w:color="auto"/>
      </w:divBdr>
    </w:div>
    <w:div w:id="1284341695">
      <w:bodyDiv w:val="1"/>
      <w:marLeft w:val="0"/>
      <w:marRight w:val="0"/>
      <w:marTop w:val="0"/>
      <w:marBottom w:val="0"/>
      <w:divBdr>
        <w:top w:val="none" w:sz="0" w:space="0" w:color="auto"/>
        <w:left w:val="none" w:sz="0" w:space="0" w:color="auto"/>
        <w:bottom w:val="none" w:sz="0" w:space="0" w:color="auto"/>
        <w:right w:val="none" w:sz="0" w:space="0" w:color="auto"/>
      </w:divBdr>
    </w:div>
    <w:div w:id="1290820918">
      <w:bodyDiv w:val="1"/>
      <w:marLeft w:val="0"/>
      <w:marRight w:val="0"/>
      <w:marTop w:val="0"/>
      <w:marBottom w:val="0"/>
      <w:divBdr>
        <w:top w:val="none" w:sz="0" w:space="0" w:color="auto"/>
        <w:left w:val="none" w:sz="0" w:space="0" w:color="auto"/>
        <w:bottom w:val="none" w:sz="0" w:space="0" w:color="auto"/>
        <w:right w:val="none" w:sz="0" w:space="0" w:color="auto"/>
      </w:divBdr>
    </w:div>
    <w:div w:id="1291668161">
      <w:bodyDiv w:val="1"/>
      <w:marLeft w:val="0"/>
      <w:marRight w:val="0"/>
      <w:marTop w:val="0"/>
      <w:marBottom w:val="0"/>
      <w:divBdr>
        <w:top w:val="none" w:sz="0" w:space="0" w:color="auto"/>
        <w:left w:val="none" w:sz="0" w:space="0" w:color="auto"/>
        <w:bottom w:val="none" w:sz="0" w:space="0" w:color="auto"/>
        <w:right w:val="none" w:sz="0" w:space="0" w:color="auto"/>
      </w:divBdr>
    </w:div>
    <w:div w:id="1297296298">
      <w:bodyDiv w:val="1"/>
      <w:marLeft w:val="0"/>
      <w:marRight w:val="0"/>
      <w:marTop w:val="0"/>
      <w:marBottom w:val="0"/>
      <w:divBdr>
        <w:top w:val="none" w:sz="0" w:space="0" w:color="auto"/>
        <w:left w:val="none" w:sz="0" w:space="0" w:color="auto"/>
        <w:bottom w:val="none" w:sz="0" w:space="0" w:color="auto"/>
        <w:right w:val="none" w:sz="0" w:space="0" w:color="auto"/>
      </w:divBdr>
    </w:div>
    <w:div w:id="1299336962">
      <w:bodyDiv w:val="1"/>
      <w:marLeft w:val="0"/>
      <w:marRight w:val="0"/>
      <w:marTop w:val="0"/>
      <w:marBottom w:val="0"/>
      <w:divBdr>
        <w:top w:val="none" w:sz="0" w:space="0" w:color="auto"/>
        <w:left w:val="none" w:sz="0" w:space="0" w:color="auto"/>
        <w:bottom w:val="none" w:sz="0" w:space="0" w:color="auto"/>
        <w:right w:val="none" w:sz="0" w:space="0" w:color="auto"/>
      </w:divBdr>
    </w:div>
    <w:div w:id="1301114405">
      <w:bodyDiv w:val="1"/>
      <w:marLeft w:val="0"/>
      <w:marRight w:val="0"/>
      <w:marTop w:val="0"/>
      <w:marBottom w:val="0"/>
      <w:divBdr>
        <w:top w:val="none" w:sz="0" w:space="0" w:color="auto"/>
        <w:left w:val="none" w:sz="0" w:space="0" w:color="auto"/>
        <w:bottom w:val="none" w:sz="0" w:space="0" w:color="auto"/>
        <w:right w:val="none" w:sz="0" w:space="0" w:color="auto"/>
      </w:divBdr>
    </w:div>
    <w:div w:id="1302344032">
      <w:bodyDiv w:val="1"/>
      <w:marLeft w:val="0"/>
      <w:marRight w:val="0"/>
      <w:marTop w:val="0"/>
      <w:marBottom w:val="0"/>
      <w:divBdr>
        <w:top w:val="none" w:sz="0" w:space="0" w:color="auto"/>
        <w:left w:val="none" w:sz="0" w:space="0" w:color="auto"/>
        <w:bottom w:val="none" w:sz="0" w:space="0" w:color="auto"/>
        <w:right w:val="none" w:sz="0" w:space="0" w:color="auto"/>
      </w:divBdr>
    </w:div>
    <w:div w:id="1303805325">
      <w:bodyDiv w:val="1"/>
      <w:marLeft w:val="0"/>
      <w:marRight w:val="0"/>
      <w:marTop w:val="0"/>
      <w:marBottom w:val="0"/>
      <w:divBdr>
        <w:top w:val="none" w:sz="0" w:space="0" w:color="auto"/>
        <w:left w:val="none" w:sz="0" w:space="0" w:color="auto"/>
        <w:bottom w:val="none" w:sz="0" w:space="0" w:color="auto"/>
        <w:right w:val="none" w:sz="0" w:space="0" w:color="auto"/>
      </w:divBdr>
    </w:div>
    <w:div w:id="1304460372">
      <w:bodyDiv w:val="1"/>
      <w:marLeft w:val="0"/>
      <w:marRight w:val="0"/>
      <w:marTop w:val="0"/>
      <w:marBottom w:val="0"/>
      <w:divBdr>
        <w:top w:val="none" w:sz="0" w:space="0" w:color="auto"/>
        <w:left w:val="none" w:sz="0" w:space="0" w:color="auto"/>
        <w:bottom w:val="none" w:sz="0" w:space="0" w:color="auto"/>
        <w:right w:val="none" w:sz="0" w:space="0" w:color="auto"/>
      </w:divBdr>
    </w:div>
    <w:div w:id="1308511087">
      <w:bodyDiv w:val="1"/>
      <w:marLeft w:val="0"/>
      <w:marRight w:val="0"/>
      <w:marTop w:val="0"/>
      <w:marBottom w:val="0"/>
      <w:divBdr>
        <w:top w:val="none" w:sz="0" w:space="0" w:color="auto"/>
        <w:left w:val="none" w:sz="0" w:space="0" w:color="auto"/>
        <w:bottom w:val="none" w:sz="0" w:space="0" w:color="auto"/>
        <w:right w:val="none" w:sz="0" w:space="0" w:color="auto"/>
      </w:divBdr>
    </w:div>
    <w:div w:id="1311250573">
      <w:bodyDiv w:val="1"/>
      <w:marLeft w:val="0"/>
      <w:marRight w:val="0"/>
      <w:marTop w:val="0"/>
      <w:marBottom w:val="0"/>
      <w:divBdr>
        <w:top w:val="none" w:sz="0" w:space="0" w:color="auto"/>
        <w:left w:val="none" w:sz="0" w:space="0" w:color="auto"/>
        <w:bottom w:val="none" w:sz="0" w:space="0" w:color="auto"/>
        <w:right w:val="none" w:sz="0" w:space="0" w:color="auto"/>
      </w:divBdr>
    </w:div>
    <w:div w:id="1311640627">
      <w:bodyDiv w:val="1"/>
      <w:marLeft w:val="0"/>
      <w:marRight w:val="0"/>
      <w:marTop w:val="0"/>
      <w:marBottom w:val="0"/>
      <w:divBdr>
        <w:top w:val="none" w:sz="0" w:space="0" w:color="auto"/>
        <w:left w:val="none" w:sz="0" w:space="0" w:color="auto"/>
        <w:bottom w:val="none" w:sz="0" w:space="0" w:color="auto"/>
        <w:right w:val="none" w:sz="0" w:space="0" w:color="auto"/>
      </w:divBdr>
    </w:div>
    <w:div w:id="1311858869">
      <w:bodyDiv w:val="1"/>
      <w:marLeft w:val="0"/>
      <w:marRight w:val="0"/>
      <w:marTop w:val="0"/>
      <w:marBottom w:val="0"/>
      <w:divBdr>
        <w:top w:val="none" w:sz="0" w:space="0" w:color="auto"/>
        <w:left w:val="none" w:sz="0" w:space="0" w:color="auto"/>
        <w:bottom w:val="none" w:sz="0" w:space="0" w:color="auto"/>
        <w:right w:val="none" w:sz="0" w:space="0" w:color="auto"/>
      </w:divBdr>
    </w:div>
    <w:div w:id="1313145833">
      <w:bodyDiv w:val="1"/>
      <w:marLeft w:val="0"/>
      <w:marRight w:val="0"/>
      <w:marTop w:val="0"/>
      <w:marBottom w:val="0"/>
      <w:divBdr>
        <w:top w:val="none" w:sz="0" w:space="0" w:color="auto"/>
        <w:left w:val="none" w:sz="0" w:space="0" w:color="auto"/>
        <w:bottom w:val="none" w:sz="0" w:space="0" w:color="auto"/>
        <w:right w:val="none" w:sz="0" w:space="0" w:color="auto"/>
      </w:divBdr>
    </w:div>
    <w:div w:id="1317760854">
      <w:bodyDiv w:val="1"/>
      <w:marLeft w:val="0"/>
      <w:marRight w:val="0"/>
      <w:marTop w:val="0"/>
      <w:marBottom w:val="0"/>
      <w:divBdr>
        <w:top w:val="none" w:sz="0" w:space="0" w:color="auto"/>
        <w:left w:val="none" w:sz="0" w:space="0" w:color="auto"/>
        <w:bottom w:val="none" w:sz="0" w:space="0" w:color="auto"/>
        <w:right w:val="none" w:sz="0" w:space="0" w:color="auto"/>
      </w:divBdr>
    </w:div>
    <w:div w:id="1320501911">
      <w:bodyDiv w:val="1"/>
      <w:marLeft w:val="0"/>
      <w:marRight w:val="0"/>
      <w:marTop w:val="0"/>
      <w:marBottom w:val="0"/>
      <w:divBdr>
        <w:top w:val="none" w:sz="0" w:space="0" w:color="auto"/>
        <w:left w:val="none" w:sz="0" w:space="0" w:color="auto"/>
        <w:bottom w:val="none" w:sz="0" w:space="0" w:color="auto"/>
        <w:right w:val="none" w:sz="0" w:space="0" w:color="auto"/>
      </w:divBdr>
    </w:div>
    <w:div w:id="1322849363">
      <w:bodyDiv w:val="1"/>
      <w:marLeft w:val="0"/>
      <w:marRight w:val="0"/>
      <w:marTop w:val="0"/>
      <w:marBottom w:val="0"/>
      <w:divBdr>
        <w:top w:val="none" w:sz="0" w:space="0" w:color="auto"/>
        <w:left w:val="none" w:sz="0" w:space="0" w:color="auto"/>
        <w:bottom w:val="none" w:sz="0" w:space="0" w:color="auto"/>
        <w:right w:val="none" w:sz="0" w:space="0" w:color="auto"/>
      </w:divBdr>
    </w:div>
    <w:div w:id="1323581548">
      <w:bodyDiv w:val="1"/>
      <w:marLeft w:val="0"/>
      <w:marRight w:val="0"/>
      <w:marTop w:val="0"/>
      <w:marBottom w:val="0"/>
      <w:divBdr>
        <w:top w:val="none" w:sz="0" w:space="0" w:color="auto"/>
        <w:left w:val="none" w:sz="0" w:space="0" w:color="auto"/>
        <w:bottom w:val="none" w:sz="0" w:space="0" w:color="auto"/>
        <w:right w:val="none" w:sz="0" w:space="0" w:color="auto"/>
      </w:divBdr>
    </w:div>
    <w:div w:id="1327128563">
      <w:bodyDiv w:val="1"/>
      <w:marLeft w:val="0"/>
      <w:marRight w:val="0"/>
      <w:marTop w:val="0"/>
      <w:marBottom w:val="0"/>
      <w:divBdr>
        <w:top w:val="none" w:sz="0" w:space="0" w:color="auto"/>
        <w:left w:val="none" w:sz="0" w:space="0" w:color="auto"/>
        <w:bottom w:val="none" w:sz="0" w:space="0" w:color="auto"/>
        <w:right w:val="none" w:sz="0" w:space="0" w:color="auto"/>
      </w:divBdr>
    </w:div>
    <w:div w:id="1330863463">
      <w:bodyDiv w:val="1"/>
      <w:marLeft w:val="0"/>
      <w:marRight w:val="0"/>
      <w:marTop w:val="0"/>
      <w:marBottom w:val="0"/>
      <w:divBdr>
        <w:top w:val="none" w:sz="0" w:space="0" w:color="auto"/>
        <w:left w:val="none" w:sz="0" w:space="0" w:color="auto"/>
        <w:bottom w:val="none" w:sz="0" w:space="0" w:color="auto"/>
        <w:right w:val="none" w:sz="0" w:space="0" w:color="auto"/>
      </w:divBdr>
    </w:div>
    <w:div w:id="1331372857">
      <w:bodyDiv w:val="1"/>
      <w:marLeft w:val="0"/>
      <w:marRight w:val="0"/>
      <w:marTop w:val="0"/>
      <w:marBottom w:val="0"/>
      <w:divBdr>
        <w:top w:val="none" w:sz="0" w:space="0" w:color="auto"/>
        <w:left w:val="none" w:sz="0" w:space="0" w:color="auto"/>
        <w:bottom w:val="none" w:sz="0" w:space="0" w:color="auto"/>
        <w:right w:val="none" w:sz="0" w:space="0" w:color="auto"/>
      </w:divBdr>
    </w:div>
    <w:div w:id="1332873658">
      <w:bodyDiv w:val="1"/>
      <w:marLeft w:val="0"/>
      <w:marRight w:val="0"/>
      <w:marTop w:val="0"/>
      <w:marBottom w:val="0"/>
      <w:divBdr>
        <w:top w:val="none" w:sz="0" w:space="0" w:color="auto"/>
        <w:left w:val="none" w:sz="0" w:space="0" w:color="auto"/>
        <w:bottom w:val="none" w:sz="0" w:space="0" w:color="auto"/>
        <w:right w:val="none" w:sz="0" w:space="0" w:color="auto"/>
      </w:divBdr>
    </w:div>
    <w:div w:id="1334214287">
      <w:bodyDiv w:val="1"/>
      <w:marLeft w:val="0"/>
      <w:marRight w:val="0"/>
      <w:marTop w:val="0"/>
      <w:marBottom w:val="0"/>
      <w:divBdr>
        <w:top w:val="none" w:sz="0" w:space="0" w:color="auto"/>
        <w:left w:val="none" w:sz="0" w:space="0" w:color="auto"/>
        <w:bottom w:val="none" w:sz="0" w:space="0" w:color="auto"/>
        <w:right w:val="none" w:sz="0" w:space="0" w:color="auto"/>
      </w:divBdr>
    </w:div>
    <w:div w:id="1334340037">
      <w:bodyDiv w:val="1"/>
      <w:marLeft w:val="0"/>
      <w:marRight w:val="0"/>
      <w:marTop w:val="0"/>
      <w:marBottom w:val="0"/>
      <w:divBdr>
        <w:top w:val="none" w:sz="0" w:space="0" w:color="auto"/>
        <w:left w:val="none" w:sz="0" w:space="0" w:color="auto"/>
        <w:bottom w:val="none" w:sz="0" w:space="0" w:color="auto"/>
        <w:right w:val="none" w:sz="0" w:space="0" w:color="auto"/>
      </w:divBdr>
    </w:div>
    <w:div w:id="1336567638">
      <w:bodyDiv w:val="1"/>
      <w:marLeft w:val="0"/>
      <w:marRight w:val="0"/>
      <w:marTop w:val="0"/>
      <w:marBottom w:val="0"/>
      <w:divBdr>
        <w:top w:val="none" w:sz="0" w:space="0" w:color="auto"/>
        <w:left w:val="none" w:sz="0" w:space="0" w:color="auto"/>
        <w:bottom w:val="none" w:sz="0" w:space="0" w:color="auto"/>
        <w:right w:val="none" w:sz="0" w:space="0" w:color="auto"/>
      </w:divBdr>
    </w:div>
    <w:div w:id="1348752787">
      <w:bodyDiv w:val="1"/>
      <w:marLeft w:val="0"/>
      <w:marRight w:val="0"/>
      <w:marTop w:val="0"/>
      <w:marBottom w:val="0"/>
      <w:divBdr>
        <w:top w:val="none" w:sz="0" w:space="0" w:color="auto"/>
        <w:left w:val="none" w:sz="0" w:space="0" w:color="auto"/>
        <w:bottom w:val="none" w:sz="0" w:space="0" w:color="auto"/>
        <w:right w:val="none" w:sz="0" w:space="0" w:color="auto"/>
      </w:divBdr>
    </w:div>
    <w:div w:id="1351879234">
      <w:bodyDiv w:val="1"/>
      <w:marLeft w:val="0"/>
      <w:marRight w:val="0"/>
      <w:marTop w:val="0"/>
      <w:marBottom w:val="0"/>
      <w:divBdr>
        <w:top w:val="none" w:sz="0" w:space="0" w:color="auto"/>
        <w:left w:val="none" w:sz="0" w:space="0" w:color="auto"/>
        <w:bottom w:val="none" w:sz="0" w:space="0" w:color="auto"/>
        <w:right w:val="none" w:sz="0" w:space="0" w:color="auto"/>
      </w:divBdr>
    </w:div>
    <w:div w:id="1352608358">
      <w:bodyDiv w:val="1"/>
      <w:marLeft w:val="0"/>
      <w:marRight w:val="0"/>
      <w:marTop w:val="0"/>
      <w:marBottom w:val="0"/>
      <w:divBdr>
        <w:top w:val="none" w:sz="0" w:space="0" w:color="auto"/>
        <w:left w:val="none" w:sz="0" w:space="0" w:color="auto"/>
        <w:bottom w:val="none" w:sz="0" w:space="0" w:color="auto"/>
        <w:right w:val="none" w:sz="0" w:space="0" w:color="auto"/>
      </w:divBdr>
    </w:div>
    <w:div w:id="1352729061">
      <w:bodyDiv w:val="1"/>
      <w:marLeft w:val="0"/>
      <w:marRight w:val="0"/>
      <w:marTop w:val="0"/>
      <w:marBottom w:val="0"/>
      <w:divBdr>
        <w:top w:val="none" w:sz="0" w:space="0" w:color="auto"/>
        <w:left w:val="none" w:sz="0" w:space="0" w:color="auto"/>
        <w:bottom w:val="none" w:sz="0" w:space="0" w:color="auto"/>
        <w:right w:val="none" w:sz="0" w:space="0" w:color="auto"/>
      </w:divBdr>
    </w:div>
    <w:div w:id="1356036607">
      <w:bodyDiv w:val="1"/>
      <w:marLeft w:val="0"/>
      <w:marRight w:val="0"/>
      <w:marTop w:val="0"/>
      <w:marBottom w:val="0"/>
      <w:divBdr>
        <w:top w:val="none" w:sz="0" w:space="0" w:color="auto"/>
        <w:left w:val="none" w:sz="0" w:space="0" w:color="auto"/>
        <w:bottom w:val="none" w:sz="0" w:space="0" w:color="auto"/>
        <w:right w:val="none" w:sz="0" w:space="0" w:color="auto"/>
      </w:divBdr>
    </w:div>
    <w:div w:id="1359160812">
      <w:bodyDiv w:val="1"/>
      <w:marLeft w:val="0"/>
      <w:marRight w:val="0"/>
      <w:marTop w:val="0"/>
      <w:marBottom w:val="0"/>
      <w:divBdr>
        <w:top w:val="none" w:sz="0" w:space="0" w:color="auto"/>
        <w:left w:val="none" w:sz="0" w:space="0" w:color="auto"/>
        <w:bottom w:val="none" w:sz="0" w:space="0" w:color="auto"/>
        <w:right w:val="none" w:sz="0" w:space="0" w:color="auto"/>
      </w:divBdr>
    </w:div>
    <w:div w:id="1366953570">
      <w:bodyDiv w:val="1"/>
      <w:marLeft w:val="0"/>
      <w:marRight w:val="0"/>
      <w:marTop w:val="0"/>
      <w:marBottom w:val="0"/>
      <w:divBdr>
        <w:top w:val="none" w:sz="0" w:space="0" w:color="auto"/>
        <w:left w:val="none" w:sz="0" w:space="0" w:color="auto"/>
        <w:bottom w:val="none" w:sz="0" w:space="0" w:color="auto"/>
        <w:right w:val="none" w:sz="0" w:space="0" w:color="auto"/>
      </w:divBdr>
    </w:div>
    <w:div w:id="1375352842">
      <w:bodyDiv w:val="1"/>
      <w:marLeft w:val="0"/>
      <w:marRight w:val="0"/>
      <w:marTop w:val="0"/>
      <w:marBottom w:val="0"/>
      <w:divBdr>
        <w:top w:val="none" w:sz="0" w:space="0" w:color="auto"/>
        <w:left w:val="none" w:sz="0" w:space="0" w:color="auto"/>
        <w:bottom w:val="none" w:sz="0" w:space="0" w:color="auto"/>
        <w:right w:val="none" w:sz="0" w:space="0" w:color="auto"/>
      </w:divBdr>
    </w:div>
    <w:div w:id="1375616612">
      <w:bodyDiv w:val="1"/>
      <w:marLeft w:val="0"/>
      <w:marRight w:val="0"/>
      <w:marTop w:val="0"/>
      <w:marBottom w:val="0"/>
      <w:divBdr>
        <w:top w:val="none" w:sz="0" w:space="0" w:color="auto"/>
        <w:left w:val="none" w:sz="0" w:space="0" w:color="auto"/>
        <w:bottom w:val="none" w:sz="0" w:space="0" w:color="auto"/>
        <w:right w:val="none" w:sz="0" w:space="0" w:color="auto"/>
      </w:divBdr>
    </w:div>
    <w:div w:id="1375731839">
      <w:bodyDiv w:val="1"/>
      <w:marLeft w:val="0"/>
      <w:marRight w:val="0"/>
      <w:marTop w:val="0"/>
      <w:marBottom w:val="0"/>
      <w:divBdr>
        <w:top w:val="none" w:sz="0" w:space="0" w:color="auto"/>
        <w:left w:val="none" w:sz="0" w:space="0" w:color="auto"/>
        <w:bottom w:val="none" w:sz="0" w:space="0" w:color="auto"/>
        <w:right w:val="none" w:sz="0" w:space="0" w:color="auto"/>
      </w:divBdr>
    </w:div>
    <w:div w:id="1378234920">
      <w:bodyDiv w:val="1"/>
      <w:marLeft w:val="0"/>
      <w:marRight w:val="0"/>
      <w:marTop w:val="0"/>
      <w:marBottom w:val="0"/>
      <w:divBdr>
        <w:top w:val="none" w:sz="0" w:space="0" w:color="auto"/>
        <w:left w:val="none" w:sz="0" w:space="0" w:color="auto"/>
        <w:bottom w:val="none" w:sz="0" w:space="0" w:color="auto"/>
        <w:right w:val="none" w:sz="0" w:space="0" w:color="auto"/>
      </w:divBdr>
    </w:div>
    <w:div w:id="1383561117">
      <w:bodyDiv w:val="1"/>
      <w:marLeft w:val="0"/>
      <w:marRight w:val="0"/>
      <w:marTop w:val="0"/>
      <w:marBottom w:val="0"/>
      <w:divBdr>
        <w:top w:val="none" w:sz="0" w:space="0" w:color="auto"/>
        <w:left w:val="none" w:sz="0" w:space="0" w:color="auto"/>
        <w:bottom w:val="none" w:sz="0" w:space="0" w:color="auto"/>
        <w:right w:val="none" w:sz="0" w:space="0" w:color="auto"/>
      </w:divBdr>
    </w:div>
    <w:div w:id="1383865081">
      <w:bodyDiv w:val="1"/>
      <w:marLeft w:val="0"/>
      <w:marRight w:val="0"/>
      <w:marTop w:val="0"/>
      <w:marBottom w:val="0"/>
      <w:divBdr>
        <w:top w:val="none" w:sz="0" w:space="0" w:color="auto"/>
        <w:left w:val="none" w:sz="0" w:space="0" w:color="auto"/>
        <w:bottom w:val="none" w:sz="0" w:space="0" w:color="auto"/>
        <w:right w:val="none" w:sz="0" w:space="0" w:color="auto"/>
      </w:divBdr>
    </w:div>
    <w:div w:id="1385712801">
      <w:bodyDiv w:val="1"/>
      <w:marLeft w:val="0"/>
      <w:marRight w:val="0"/>
      <w:marTop w:val="0"/>
      <w:marBottom w:val="0"/>
      <w:divBdr>
        <w:top w:val="none" w:sz="0" w:space="0" w:color="auto"/>
        <w:left w:val="none" w:sz="0" w:space="0" w:color="auto"/>
        <w:bottom w:val="none" w:sz="0" w:space="0" w:color="auto"/>
        <w:right w:val="none" w:sz="0" w:space="0" w:color="auto"/>
      </w:divBdr>
    </w:div>
    <w:div w:id="1389913137">
      <w:bodyDiv w:val="1"/>
      <w:marLeft w:val="0"/>
      <w:marRight w:val="0"/>
      <w:marTop w:val="0"/>
      <w:marBottom w:val="0"/>
      <w:divBdr>
        <w:top w:val="none" w:sz="0" w:space="0" w:color="auto"/>
        <w:left w:val="none" w:sz="0" w:space="0" w:color="auto"/>
        <w:bottom w:val="none" w:sz="0" w:space="0" w:color="auto"/>
        <w:right w:val="none" w:sz="0" w:space="0" w:color="auto"/>
      </w:divBdr>
    </w:div>
    <w:div w:id="1390223651">
      <w:bodyDiv w:val="1"/>
      <w:marLeft w:val="0"/>
      <w:marRight w:val="0"/>
      <w:marTop w:val="0"/>
      <w:marBottom w:val="0"/>
      <w:divBdr>
        <w:top w:val="none" w:sz="0" w:space="0" w:color="auto"/>
        <w:left w:val="none" w:sz="0" w:space="0" w:color="auto"/>
        <w:bottom w:val="none" w:sz="0" w:space="0" w:color="auto"/>
        <w:right w:val="none" w:sz="0" w:space="0" w:color="auto"/>
      </w:divBdr>
    </w:div>
    <w:div w:id="1396582940">
      <w:bodyDiv w:val="1"/>
      <w:marLeft w:val="0"/>
      <w:marRight w:val="0"/>
      <w:marTop w:val="0"/>
      <w:marBottom w:val="0"/>
      <w:divBdr>
        <w:top w:val="none" w:sz="0" w:space="0" w:color="auto"/>
        <w:left w:val="none" w:sz="0" w:space="0" w:color="auto"/>
        <w:bottom w:val="none" w:sz="0" w:space="0" w:color="auto"/>
        <w:right w:val="none" w:sz="0" w:space="0" w:color="auto"/>
      </w:divBdr>
    </w:div>
    <w:div w:id="1397631483">
      <w:bodyDiv w:val="1"/>
      <w:marLeft w:val="0"/>
      <w:marRight w:val="0"/>
      <w:marTop w:val="0"/>
      <w:marBottom w:val="0"/>
      <w:divBdr>
        <w:top w:val="none" w:sz="0" w:space="0" w:color="auto"/>
        <w:left w:val="none" w:sz="0" w:space="0" w:color="auto"/>
        <w:bottom w:val="none" w:sz="0" w:space="0" w:color="auto"/>
        <w:right w:val="none" w:sz="0" w:space="0" w:color="auto"/>
      </w:divBdr>
    </w:div>
    <w:div w:id="1410733811">
      <w:bodyDiv w:val="1"/>
      <w:marLeft w:val="0"/>
      <w:marRight w:val="0"/>
      <w:marTop w:val="0"/>
      <w:marBottom w:val="0"/>
      <w:divBdr>
        <w:top w:val="none" w:sz="0" w:space="0" w:color="auto"/>
        <w:left w:val="none" w:sz="0" w:space="0" w:color="auto"/>
        <w:bottom w:val="none" w:sz="0" w:space="0" w:color="auto"/>
        <w:right w:val="none" w:sz="0" w:space="0" w:color="auto"/>
      </w:divBdr>
    </w:div>
    <w:div w:id="1415513952">
      <w:bodyDiv w:val="1"/>
      <w:marLeft w:val="0"/>
      <w:marRight w:val="0"/>
      <w:marTop w:val="0"/>
      <w:marBottom w:val="0"/>
      <w:divBdr>
        <w:top w:val="none" w:sz="0" w:space="0" w:color="auto"/>
        <w:left w:val="none" w:sz="0" w:space="0" w:color="auto"/>
        <w:bottom w:val="none" w:sz="0" w:space="0" w:color="auto"/>
        <w:right w:val="none" w:sz="0" w:space="0" w:color="auto"/>
      </w:divBdr>
    </w:div>
    <w:div w:id="1416783622">
      <w:bodyDiv w:val="1"/>
      <w:marLeft w:val="0"/>
      <w:marRight w:val="0"/>
      <w:marTop w:val="0"/>
      <w:marBottom w:val="0"/>
      <w:divBdr>
        <w:top w:val="none" w:sz="0" w:space="0" w:color="auto"/>
        <w:left w:val="none" w:sz="0" w:space="0" w:color="auto"/>
        <w:bottom w:val="none" w:sz="0" w:space="0" w:color="auto"/>
        <w:right w:val="none" w:sz="0" w:space="0" w:color="auto"/>
      </w:divBdr>
    </w:div>
    <w:div w:id="1436438022">
      <w:bodyDiv w:val="1"/>
      <w:marLeft w:val="0"/>
      <w:marRight w:val="0"/>
      <w:marTop w:val="0"/>
      <w:marBottom w:val="0"/>
      <w:divBdr>
        <w:top w:val="none" w:sz="0" w:space="0" w:color="auto"/>
        <w:left w:val="none" w:sz="0" w:space="0" w:color="auto"/>
        <w:bottom w:val="none" w:sz="0" w:space="0" w:color="auto"/>
        <w:right w:val="none" w:sz="0" w:space="0" w:color="auto"/>
      </w:divBdr>
    </w:div>
    <w:div w:id="1438401334">
      <w:bodyDiv w:val="1"/>
      <w:marLeft w:val="0"/>
      <w:marRight w:val="0"/>
      <w:marTop w:val="0"/>
      <w:marBottom w:val="0"/>
      <w:divBdr>
        <w:top w:val="none" w:sz="0" w:space="0" w:color="auto"/>
        <w:left w:val="none" w:sz="0" w:space="0" w:color="auto"/>
        <w:bottom w:val="none" w:sz="0" w:space="0" w:color="auto"/>
        <w:right w:val="none" w:sz="0" w:space="0" w:color="auto"/>
      </w:divBdr>
    </w:div>
    <w:div w:id="1439980349">
      <w:bodyDiv w:val="1"/>
      <w:marLeft w:val="0"/>
      <w:marRight w:val="0"/>
      <w:marTop w:val="0"/>
      <w:marBottom w:val="0"/>
      <w:divBdr>
        <w:top w:val="none" w:sz="0" w:space="0" w:color="auto"/>
        <w:left w:val="none" w:sz="0" w:space="0" w:color="auto"/>
        <w:bottom w:val="none" w:sz="0" w:space="0" w:color="auto"/>
        <w:right w:val="none" w:sz="0" w:space="0" w:color="auto"/>
      </w:divBdr>
    </w:div>
    <w:div w:id="1443300653">
      <w:bodyDiv w:val="1"/>
      <w:marLeft w:val="0"/>
      <w:marRight w:val="0"/>
      <w:marTop w:val="0"/>
      <w:marBottom w:val="0"/>
      <w:divBdr>
        <w:top w:val="none" w:sz="0" w:space="0" w:color="auto"/>
        <w:left w:val="none" w:sz="0" w:space="0" w:color="auto"/>
        <w:bottom w:val="none" w:sz="0" w:space="0" w:color="auto"/>
        <w:right w:val="none" w:sz="0" w:space="0" w:color="auto"/>
      </w:divBdr>
    </w:div>
    <w:div w:id="1448818022">
      <w:bodyDiv w:val="1"/>
      <w:marLeft w:val="0"/>
      <w:marRight w:val="0"/>
      <w:marTop w:val="0"/>
      <w:marBottom w:val="0"/>
      <w:divBdr>
        <w:top w:val="none" w:sz="0" w:space="0" w:color="auto"/>
        <w:left w:val="none" w:sz="0" w:space="0" w:color="auto"/>
        <w:bottom w:val="none" w:sz="0" w:space="0" w:color="auto"/>
        <w:right w:val="none" w:sz="0" w:space="0" w:color="auto"/>
      </w:divBdr>
    </w:div>
    <w:div w:id="1448962444">
      <w:bodyDiv w:val="1"/>
      <w:marLeft w:val="0"/>
      <w:marRight w:val="0"/>
      <w:marTop w:val="0"/>
      <w:marBottom w:val="0"/>
      <w:divBdr>
        <w:top w:val="none" w:sz="0" w:space="0" w:color="auto"/>
        <w:left w:val="none" w:sz="0" w:space="0" w:color="auto"/>
        <w:bottom w:val="none" w:sz="0" w:space="0" w:color="auto"/>
        <w:right w:val="none" w:sz="0" w:space="0" w:color="auto"/>
      </w:divBdr>
    </w:div>
    <w:div w:id="1459296944">
      <w:bodyDiv w:val="1"/>
      <w:marLeft w:val="0"/>
      <w:marRight w:val="0"/>
      <w:marTop w:val="0"/>
      <w:marBottom w:val="0"/>
      <w:divBdr>
        <w:top w:val="none" w:sz="0" w:space="0" w:color="auto"/>
        <w:left w:val="none" w:sz="0" w:space="0" w:color="auto"/>
        <w:bottom w:val="none" w:sz="0" w:space="0" w:color="auto"/>
        <w:right w:val="none" w:sz="0" w:space="0" w:color="auto"/>
      </w:divBdr>
    </w:div>
    <w:div w:id="1461024580">
      <w:bodyDiv w:val="1"/>
      <w:marLeft w:val="0"/>
      <w:marRight w:val="0"/>
      <w:marTop w:val="0"/>
      <w:marBottom w:val="0"/>
      <w:divBdr>
        <w:top w:val="none" w:sz="0" w:space="0" w:color="auto"/>
        <w:left w:val="none" w:sz="0" w:space="0" w:color="auto"/>
        <w:bottom w:val="none" w:sz="0" w:space="0" w:color="auto"/>
        <w:right w:val="none" w:sz="0" w:space="0" w:color="auto"/>
      </w:divBdr>
    </w:div>
    <w:div w:id="1466314955">
      <w:bodyDiv w:val="1"/>
      <w:marLeft w:val="0"/>
      <w:marRight w:val="0"/>
      <w:marTop w:val="0"/>
      <w:marBottom w:val="0"/>
      <w:divBdr>
        <w:top w:val="none" w:sz="0" w:space="0" w:color="auto"/>
        <w:left w:val="none" w:sz="0" w:space="0" w:color="auto"/>
        <w:bottom w:val="none" w:sz="0" w:space="0" w:color="auto"/>
        <w:right w:val="none" w:sz="0" w:space="0" w:color="auto"/>
      </w:divBdr>
    </w:div>
    <w:div w:id="1466317002">
      <w:bodyDiv w:val="1"/>
      <w:marLeft w:val="0"/>
      <w:marRight w:val="0"/>
      <w:marTop w:val="0"/>
      <w:marBottom w:val="0"/>
      <w:divBdr>
        <w:top w:val="none" w:sz="0" w:space="0" w:color="auto"/>
        <w:left w:val="none" w:sz="0" w:space="0" w:color="auto"/>
        <w:bottom w:val="none" w:sz="0" w:space="0" w:color="auto"/>
        <w:right w:val="none" w:sz="0" w:space="0" w:color="auto"/>
      </w:divBdr>
    </w:div>
    <w:div w:id="1471248127">
      <w:bodyDiv w:val="1"/>
      <w:marLeft w:val="0"/>
      <w:marRight w:val="0"/>
      <w:marTop w:val="0"/>
      <w:marBottom w:val="0"/>
      <w:divBdr>
        <w:top w:val="none" w:sz="0" w:space="0" w:color="auto"/>
        <w:left w:val="none" w:sz="0" w:space="0" w:color="auto"/>
        <w:bottom w:val="none" w:sz="0" w:space="0" w:color="auto"/>
        <w:right w:val="none" w:sz="0" w:space="0" w:color="auto"/>
      </w:divBdr>
    </w:div>
    <w:div w:id="1477338384">
      <w:bodyDiv w:val="1"/>
      <w:marLeft w:val="0"/>
      <w:marRight w:val="0"/>
      <w:marTop w:val="0"/>
      <w:marBottom w:val="0"/>
      <w:divBdr>
        <w:top w:val="none" w:sz="0" w:space="0" w:color="auto"/>
        <w:left w:val="none" w:sz="0" w:space="0" w:color="auto"/>
        <w:bottom w:val="none" w:sz="0" w:space="0" w:color="auto"/>
        <w:right w:val="none" w:sz="0" w:space="0" w:color="auto"/>
      </w:divBdr>
    </w:div>
    <w:div w:id="1477338516">
      <w:bodyDiv w:val="1"/>
      <w:marLeft w:val="0"/>
      <w:marRight w:val="0"/>
      <w:marTop w:val="0"/>
      <w:marBottom w:val="0"/>
      <w:divBdr>
        <w:top w:val="none" w:sz="0" w:space="0" w:color="auto"/>
        <w:left w:val="none" w:sz="0" w:space="0" w:color="auto"/>
        <w:bottom w:val="none" w:sz="0" w:space="0" w:color="auto"/>
        <w:right w:val="none" w:sz="0" w:space="0" w:color="auto"/>
      </w:divBdr>
    </w:div>
    <w:div w:id="1485001513">
      <w:bodyDiv w:val="1"/>
      <w:marLeft w:val="0"/>
      <w:marRight w:val="0"/>
      <w:marTop w:val="0"/>
      <w:marBottom w:val="0"/>
      <w:divBdr>
        <w:top w:val="none" w:sz="0" w:space="0" w:color="auto"/>
        <w:left w:val="none" w:sz="0" w:space="0" w:color="auto"/>
        <w:bottom w:val="none" w:sz="0" w:space="0" w:color="auto"/>
        <w:right w:val="none" w:sz="0" w:space="0" w:color="auto"/>
      </w:divBdr>
    </w:div>
    <w:div w:id="1486164456">
      <w:bodyDiv w:val="1"/>
      <w:marLeft w:val="0"/>
      <w:marRight w:val="0"/>
      <w:marTop w:val="0"/>
      <w:marBottom w:val="0"/>
      <w:divBdr>
        <w:top w:val="none" w:sz="0" w:space="0" w:color="auto"/>
        <w:left w:val="none" w:sz="0" w:space="0" w:color="auto"/>
        <w:bottom w:val="none" w:sz="0" w:space="0" w:color="auto"/>
        <w:right w:val="none" w:sz="0" w:space="0" w:color="auto"/>
      </w:divBdr>
    </w:div>
    <w:div w:id="1486817774">
      <w:bodyDiv w:val="1"/>
      <w:marLeft w:val="0"/>
      <w:marRight w:val="0"/>
      <w:marTop w:val="0"/>
      <w:marBottom w:val="0"/>
      <w:divBdr>
        <w:top w:val="none" w:sz="0" w:space="0" w:color="auto"/>
        <w:left w:val="none" w:sz="0" w:space="0" w:color="auto"/>
        <w:bottom w:val="none" w:sz="0" w:space="0" w:color="auto"/>
        <w:right w:val="none" w:sz="0" w:space="0" w:color="auto"/>
      </w:divBdr>
    </w:div>
    <w:div w:id="1488088947">
      <w:bodyDiv w:val="1"/>
      <w:marLeft w:val="0"/>
      <w:marRight w:val="0"/>
      <w:marTop w:val="0"/>
      <w:marBottom w:val="0"/>
      <w:divBdr>
        <w:top w:val="none" w:sz="0" w:space="0" w:color="auto"/>
        <w:left w:val="none" w:sz="0" w:space="0" w:color="auto"/>
        <w:bottom w:val="none" w:sz="0" w:space="0" w:color="auto"/>
        <w:right w:val="none" w:sz="0" w:space="0" w:color="auto"/>
      </w:divBdr>
    </w:div>
    <w:div w:id="1500266061">
      <w:bodyDiv w:val="1"/>
      <w:marLeft w:val="0"/>
      <w:marRight w:val="0"/>
      <w:marTop w:val="0"/>
      <w:marBottom w:val="0"/>
      <w:divBdr>
        <w:top w:val="none" w:sz="0" w:space="0" w:color="auto"/>
        <w:left w:val="none" w:sz="0" w:space="0" w:color="auto"/>
        <w:bottom w:val="none" w:sz="0" w:space="0" w:color="auto"/>
        <w:right w:val="none" w:sz="0" w:space="0" w:color="auto"/>
      </w:divBdr>
    </w:div>
    <w:div w:id="1501197424">
      <w:bodyDiv w:val="1"/>
      <w:marLeft w:val="0"/>
      <w:marRight w:val="0"/>
      <w:marTop w:val="0"/>
      <w:marBottom w:val="0"/>
      <w:divBdr>
        <w:top w:val="none" w:sz="0" w:space="0" w:color="auto"/>
        <w:left w:val="none" w:sz="0" w:space="0" w:color="auto"/>
        <w:bottom w:val="none" w:sz="0" w:space="0" w:color="auto"/>
        <w:right w:val="none" w:sz="0" w:space="0" w:color="auto"/>
      </w:divBdr>
    </w:div>
    <w:div w:id="1502624525">
      <w:bodyDiv w:val="1"/>
      <w:marLeft w:val="0"/>
      <w:marRight w:val="0"/>
      <w:marTop w:val="0"/>
      <w:marBottom w:val="0"/>
      <w:divBdr>
        <w:top w:val="none" w:sz="0" w:space="0" w:color="auto"/>
        <w:left w:val="none" w:sz="0" w:space="0" w:color="auto"/>
        <w:bottom w:val="none" w:sz="0" w:space="0" w:color="auto"/>
        <w:right w:val="none" w:sz="0" w:space="0" w:color="auto"/>
      </w:divBdr>
    </w:div>
    <w:div w:id="1503230230">
      <w:bodyDiv w:val="1"/>
      <w:marLeft w:val="0"/>
      <w:marRight w:val="0"/>
      <w:marTop w:val="0"/>
      <w:marBottom w:val="0"/>
      <w:divBdr>
        <w:top w:val="none" w:sz="0" w:space="0" w:color="auto"/>
        <w:left w:val="none" w:sz="0" w:space="0" w:color="auto"/>
        <w:bottom w:val="none" w:sz="0" w:space="0" w:color="auto"/>
        <w:right w:val="none" w:sz="0" w:space="0" w:color="auto"/>
      </w:divBdr>
    </w:div>
    <w:div w:id="1507553353">
      <w:bodyDiv w:val="1"/>
      <w:marLeft w:val="0"/>
      <w:marRight w:val="0"/>
      <w:marTop w:val="0"/>
      <w:marBottom w:val="0"/>
      <w:divBdr>
        <w:top w:val="none" w:sz="0" w:space="0" w:color="auto"/>
        <w:left w:val="none" w:sz="0" w:space="0" w:color="auto"/>
        <w:bottom w:val="none" w:sz="0" w:space="0" w:color="auto"/>
        <w:right w:val="none" w:sz="0" w:space="0" w:color="auto"/>
      </w:divBdr>
    </w:div>
    <w:div w:id="1511794138">
      <w:bodyDiv w:val="1"/>
      <w:marLeft w:val="0"/>
      <w:marRight w:val="0"/>
      <w:marTop w:val="0"/>
      <w:marBottom w:val="0"/>
      <w:divBdr>
        <w:top w:val="none" w:sz="0" w:space="0" w:color="auto"/>
        <w:left w:val="none" w:sz="0" w:space="0" w:color="auto"/>
        <w:bottom w:val="none" w:sz="0" w:space="0" w:color="auto"/>
        <w:right w:val="none" w:sz="0" w:space="0" w:color="auto"/>
      </w:divBdr>
    </w:div>
    <w:div w:id="1518156054">
      <w:bodyDiv w:val="1"/>
      <w:marLeft w:val="0"/>
      <w:marRight w:val="0"/>
      <w:marTop w:val="0"/>
      <w:marBottom w:val="0"/>
      <w:divBdr>
        <w:top w:val="none" w:sz="0" w:space="0" w:color="auto"/>
        <w:left w:val="none" w:sz="0" w:space="0" w:color="auto"/>
        <w:bottom w:val="none" w:sz="0" w:space="0" w:color="auto"/>
        <w:right w:val="none" w:sz="0" w:space="0" w:color="auto"/>
      </w:divBdr>
    </w:div>
    <w:div w:id="1519000204">
      <w:bodyDiv w:val="1"/>
      <w:marLeft w:val="0"/>
      <w:marRight w:val="0"/>
      <w:marTop w:val="0"/>
      <w:marBottom w:val="0"/>
      <w:divBdr>
        <w:top w:val="none" w:sz="0" w:space="0" w:color="auto"/>
        <w:left w:val="none" w:sz="0" w:space="0" w:color="auto"/>
        <w:bottom w:val="none" w:sz="0" w:space="0" w:color="auto"/>
        <w:right w:val="none" w:sz="0" w:space="0" w:color="auto"/>
      </w:divBdr>
    </w:div>
    <w:div w:id="1520702643">
      <w:bodyDiv w:val="1"/>
      <w:marLeft w:val="0"/>
      <w:marRight w:val="0"/>
      <w:marTop w:val="0"/>
      <w:marBottom w:val="0"/>
      <w:divBdr>
        <w:top w:val="none" w:sz="0" w:space="0" w:color="auto"/>
        <w:left w:val="none" w:sz="0" w:space="0" w:color="auto"/>
        <w:bottom w:val="none" w:sz="0" w:space="0" w:color="auto"/>
        <w:right w:val="none" w:sz="0" w:space="0" w:color="auto"/>
      </w:divBdr>
    </w:div>
    <w:div w:id="1523593127">
      <w:bodyDiv w:val="1"/>
      <w:marLeft w:val="0"/>
      <w:marRight w:val="0"/>
      <w:marTop w:val="0"/>
      <w:marBottom w:val="0"/>
      <w:divBdr>
        <w:top w:val="none" w:sz="0" w:space="0" w:color="auto"/>
        <w:left w:val="none" w:sz="0" w:space="0" w:color="auto"/>
        <w:bottom w:val="none" w:sz="0" w:space="0" w:color="auto"/>
        <w:right w:val="none" w:sz="0" w:space="0" w:color="auto"/>
      </w:divBdr>
    </w:div>
    <w:div w:id="1524051485">
      <w:bodyDiv w:val="1"/>
      <w:marLeft w:val="0"/>
      <w:marRight w:val="0"/>
      <w:marTop w:val="0"/>
      <w:marBottom w:val="0"/>
      <w:divBdr>
        <w:top w:val="none" w:sz="0" w:space="0" w:color="auto"/>
        <w:left w:val="none" w:sz="0" w:space="0" w:color="auto"/>
        <w:bottom w:val="none" w:sz="0" w:space="0" w:color="auto"/>
        <w:right w:val="none" w:sz="0" w:space="0" w:color="auto"/>
      </w:divBdr>
    </w:div>
    <w:div w:id="1526404821">
      <w:bodyDiv w:val="1"/>
      <w:marLeft w:val="0"/>
      <w:marRight w:val="0"/>
      <w:marTop w:val="0"/>
      <w:marBottom w:val="0"/>
      <w:divBdr>
        <w:top w:val="none" w:sz="0" w:space="0" w:color="auto"/>
        <w:left w:val="none" w:sz="0" w:space="0" w:color="auto"/>
        <w:bottom w:val="none" w:sz="0" w:space="0" w:color="auto"/>
        <w:right w:val="none" w:sz="0" w:space="0" w:color="auto"/>
      </w:divBdr>
    </w:div>
    <w:div w:id="1527333610">
      <w:bodyDiv w:val="1"/>
      <w:marLeft w:val="0"/>
      <w:marRight w:val="0"/>
      <w:marTop w:val="0"/>
      <w:marBottom w:val="0"/>
      <w:divBdr>
        <w:top w:val="none" w:sz="0" w:space="0" w:color="auto"/>
        <w:left w:val="none" w:sz="0" w:space="0" w:color="auto"/>
        <w:bottom w:val="none" w:sz="0" w:space="0" w:color="auto"/>
        <w:right w:val="none" w:sz="0" w:space="0" w:color="auto"/>
      </w:divBdr>
    </w:div>
    <w:div w:id="1531605664">
      <w:bodyDiv w:val="1"/>
      <w:marLeft w:val="0"/>
      <w:marRight w:val="0"/>
      <w:marTop w:val="0"/>
      <w:marBottom w:val="0"/>
      <w:divBdr>
        <w:top w:val="none" w:sz="0" w:space="0" w:color="auto"/>
        <w:left w:val="none" w:sz="0" w:space="0" w:color="auto"/>
        <w:bottom w:val="none" w:sz="0" w:space="0" w:color="auto"/>
        <w:right w:val="none" w:sz="0" w:space="0" w:color="auto"/>
      </w:divBdr>
    </w:div>
    <w:div w:id="1538590550">
      <w:bodyDiv w:val="1"/>
      <w:marLeft w:val="0"/>
      <w:marRight w:val="0"/>
      <w:marTop w:val="0"/>
      <w:marBottom w:val="0"/>
      <w:divBdr>
        <w:top w:val="none" w:sz="0" w:space="0" w:color="auto"/>
        <w:left w:val="none" w:sz="0" w:space="0" w:color="auto"/>
        <w:bottom w:val="none" w:sz="0" w:space="0" w:color="auto"/>
        <w:right w:val="none" w:sz="0" w:space="0" w:color="auto"/>
      </w:divBdr>
    </w:div>
    <w:div w:id="1543709044">
      <w:bodyDiv w:val="1"/>
      <w:marLeft w:val="0"/>
      <w:marRight w:val="0"/>
      <w:marTop w:val="0"/>
      <w:marBottom w:val="0"/>
      <w:divBdr>
        <w:top w:val="none" w:sz="0" w:space="0" w:color="auto"/>
        <w:left w:val="none" w:sz="0" w:space="0" w:color="auto"/>
        <w:bottom w:val="none" w:sz="0" w:space="0" w:color="auto"/>
        <w:right w:val="none" w:sz="0" w:space="0" w:color="auto"/>
      </w:divBdr>
    </w:div>
    <w:div w:id="1545604369">
      <w:bodyDiv w:val="1"/>
      <w:marLeft w:val="0"/>
      <w:marRight w:val="0"/>
      <w:marTop w:val="0"/>
      <w:marBottom w:val="0"/>
      <w:divBdr>
        <w:top w:val="none" w:sz="0" w:space="0" w:color="auto"/>
        <w:left w:val="none" w:sz="0" w:space="0" w:color="auto"/>
        <w:bottom w:val="none" w:sz="0" w:space="0" w:color="auto"/>
        <w:right w:val="none" w:sz="0" w:space="0" w:color="auto"/>
      </w:divBdr>
    </w:div>
    <w:div w:id="1547832206">
      <w:bodyDiv w:val="1"/>
      <w:marLeft w:val="0"/>
      <w:marRight w:val="0"/>
      <w:marTop w:val="0"/>
      <w:marBottom w:val="0"/>
      <w:divBdr>
        <w:top w:val="none" w:sz="0" w:space="0" w:color="auto"/>
        <w:left w:val="none" w:sz="0" w:space="0" w:color="auto"/>
        <w:bottom w:val="none" w:sz="0" w:space="0" w:color="auto"/>
        <w:right w:val="none" w:sz="0" w:space="0" w:color="auto"/>
      </w:divBdr>
    </w:div>
    <w:div w:id="1549880832">
      <w:bodyDiv w:val="1"/>
      <w:marLeft w:val="0"/>
      <w:marRight w:val="0"/>
      <w:marTop w:val="0"/>
      <w:marBottom w:val="0"/>
      <w:divBdr>
        <w:top w:val="none" w:sz="0" w:space="0" w:color="auto"/>
        <w:left w:val="none" w:sz="0" w:space="0" w:color="auto"/>
        <w:bottom w:val="none" w:sz="0" w:space="0" w:color="auto"/>
        <w:right w:val="none" w:sz="0" w:space="0" w:color="auto"/>
      </w:divBdr>
    </w:div>
    <w:div w:id="1550531532">
      <w:bodyDiv w:val="1"/>
      <w:marLeft w:val="0"/>
      <w:marRight w:val="0"/>
      <w:marTop w:val="0"/>
      <w:marBottom w:val="0"/>
      <w:divBdr>
        <w:top w:val="none" w:sz="0" w:space="0" w:color="auto"/>
        <w:left w:val="none" w:sz="0" w:space="0" w:color="auto"/>
        <w:bottom w:val="none" w:sz="0" w:space="0" w:color="auto"/>
        <w:right w:val="none" w:sz="0" w:space="0" w:color="auto"/>
      </w:divBdr>
    </w:div>
    <w:div w:id="1551068202">
      <w:bodyDiv w:val="1"/>
      <w:marLeft w:val="0"/>
      <w:marRight w:val="0"/>
      <w:marTop w:val="0"/>
      <w:marBottom w:val="0"/>
      <w:divBdr>
        <w:top w:val="none" w:sz="0" w:space="0" w:color="auto"/>
        <w:left w:val="none" w:sz="0" w:space="0" w:color="auto"/>
        <w:bottom w:val="none" w:sz="0" w:space="0" w:color="auto"/>
        <w:right w:val="none" w:sz="0" w:space="0" w:color="auto"/>
      </w:divBdr>
    </w:div>
    <w:div w:id="1551841246">
      <w:bodyDiv w:val="1"/>
      <w:marLeft w:val="0"/>
      <w:marRight w:val="0"/>
      <w:marTop w:val="0"/>
      <w:marBottom w:val="0"/>
      <w:divBdr>
        <w:top w:val="none" w:sz="0" w:space="0" w:color="auto"/>
        <w:left w:val="none" w:sz="0" w:space="0" w:color="auto"/>
        <w:bottom w:val="none" w:sz="0" w:space="0" w:color="auto"/>
        <w:right w:val="none" w:sz="0" w:space="0" w:color="auto"/>
      </w:divBdr>
    </w:div>
    <w:div w:id="1551842964">
      <w:bodyDiv w:val="1"/>
      <w:marLeft w:val="0"/>
      <w:marRight w:val="0"/>
      <w:marTop w:val="0"/>
      <w:marBottom w:val="0"/>
      <w:divBdr>
        <w:top w:val="none" w:sz="0" w:space="0" w:color="auto"/>
        <w:left w:val="none" w:sz="0" w:space="0" w:color="auto"/>
        <w:bottom w:val="none" w:sz="0" w:space="0" w:color="auto"/>
        <w:right w:val="none" w:sz="0" w:space="0" w:color="auto"/>
      </w:divBdr>
    </w:div>
    <w:div w:id="1551960297">
      <w:bodyDiv w:val="1"/>
      <w:marLeft w:val="0"/>
      <w:marRight w:val="0"/>
      <w:marTop w:val="0"/>
      <w:marBottom w:val="0"/>
      <w:divBdr>
        <w:top w:val="none" w:sz="0" w:space="0" w:color="auto"/>
        <w:left w:val="none" w:sz="0" w:space="0" w:color="auto"/>
        <w:bottom w:val="none" w:sz="0" w:space="0" w:color="auto"/>
        <w:right w:val="none" w:sz="0" w:space="0" w:color="auto"/>
      </w:divBdr>
    </w:div>
    <w:div w:id="1552351944">
      <w:bodyDiv w:val="1"/>
      <w:marLeft w:val="0"/>
      <w:marRight w:val="0"/>
      <w:marTop w:val="0"/>
      <w:marBottom w:val="0"/>
      <w:divBdr>
        <w:top w:val="none" w:sz="0" w:space="0" w:color="auto"/>
        <w:left w:val="none" w:sz="0" w:space="0" w:color="auto"/>
        <w:bottom w:val="none" w:sz="0" w:space="0" w:color="auto"/>
        <w:right w:val="none" w:sz="0" w:space="0" w:color="auto"/>
      </w:divBdr>
    </w:div>
    <w:div w:id="1553232217">
      <w:bodyDiv w:val="1"/>
      <w:marLeft w:val="0"/>
      <w:marRight w:val="0"/>
      <w:marTop w:val="0"/>
      <w:marBottom w:val="0"/>
      <w:divBdr>
        <w:top w:val="none" w:sz="0" w:space="0" w:color="auto"/>
        <w:left w:val="none" w:sz="0" w:space="0" w:color="auto"/>
        <w:bottom w:val="none" w:sz="0" w:space="0" w:color="auto"/>
        <w:right w:val="none" w:sz="0" w:space="0" w:color="auto"/>
      </w:divBdr>
    </w:div>
    <w:div w:id="1558777269">
      <w:bodyDiv w:val="1"/>
      <w:marLeft w:val="0"/>
      <w:marRight w:val="0"/>
      <w:marTop w:val="0"/>
      <w:marBottom w:val="0"/>
      <w:divBdr>
        <w:top w:val="none" w:sz="0" w:space="0" w:color="auto"/>
        <w:left w:val="none" w:sz="0" w:space="0" w:color="auto"/>
        <w:bottom w:val="none" w:sz="0" w:space="0" w:color="auto"/>
        <w:right w:val="none" w:sz="0" w:space="0" w:color="auto"/>
      </w:divBdr>
    </w:div>
    <w:div w:id="1560938658">
      <w:bodyDiv w:val="1"/>
      <w:marLeft w:val="0"/>
      <w:marRight w:val="0"/>
      <w:marTop w:val="0"/>
      <w:marBottom w:val="0"/>
      <w:divBdr>
        <w:top w:val="none" w:sz="0" w:space="0" w:color="auto"/>
        <w:left w:val="none" w:sz="0" w:space="0" w:color="auto"/>
        <w:bottom w:val="none" w:sz="0" w:space="0" w:color="auto"/>
        <w:right w:val="none" w:sz="0" w:space="0" w:color="auto"/>
      </w:divBdr>
    </w:div>
    <w:div w:id="1561284625">
      <w:bodyDiv w:val="1"/>
      <w:marLeft w:val="0"/>
      <w:marRight w:val="0"/>
      <w:marTop w:val="0"/>
      <w:marBottom w:val="0"/>
      <w:divBdr>
        <w:top w:val="none" w:sz="0" w:space="0" w:color="auto"/>
        <w:left w:val="none" w:sz="0" w:space="0" w:color="auto"/>
        <w:bottom w:val="none" w:sz="0" w:space="0" w:color="auto"/>
        <w:right w:val="none" w:sz="0" w:space="0" w:color="auto"/>
      </w:divBdr>
    </w:div>
    <w:div w:id="1562407236">
      <w:bodyDiv w:val="1"/>
      <w:marLeft w:val="0"/>
      <w:marRight w:val="0"/>
      <w:marTop w:val="0"/>
      <w:marBottom w:val="0"/>
      <w:divBdr>
        <w:top w:val="none" w:sz="0" w:space="0" w:color="auto"/>
        <w:left w:val="none" w:sz="0" w:space="0" w:color="auto"/>
        <w:bottom w:val="none" w:sz="0" w:space="0" w:color="auto"/>
        <w:right w:val="none" w:sz="0" w:space="0" w:color="auto"/>
      </w:divBdr>
    </w:div>
    <w:div w:id="1562717948">
      <w:bodyDiv w:val="1"/>
      <w:marLeft w:val="0"/>
      <w:marRight w:val="0"/>
      <w:marTop w:val="0"/>
      <w:marBottom w:val="0"/>
      <w:divBdr>
        <w:top w:val="none" w:sz="0" w:space="0" w:color="auto"/>
        <w:left w:val="none" w:sz="0" w:space="0" w:color="auto"/>
        <w:bottom w:val="none" w:sz="0" w:space="0" w:color="auto"/>
        <w:right w:val="none" w:sz="0" w:space="0" w:color="auto"/>
      </w:divBdr>
    </w:div>
    <w:div w:id="1570268234">
      <w:bodyDiv w:val="1"/>
      <w:marLeft w:val="0"/>
      <w:marRight w:val="0"/>
      <w:marTop w:val="0"/>
      <w:marBottom w:val="0"/>
      <w:divBdr>
        <w:top w:val="none" w:sz="0" w:space="0" w:color="auto"/>
        <w:left w:val="none" w:sz="0" w:space="0" w:color="auto"/>
        <w:bottom w:val="none" w:sz="0" w:space="0" w:color="auto"/>
        <w:right w:val="none" w:sz="0" w:space="0" w:color="auto"/>
      </w:divBdr>
    </w:div>
    <w:div w:id="1573733097">
      <w:bodyDiv w:val="1"/>
      <w:marLeft w:val="0"/>
      <w:marRight w:val="0"/>
      <w:marTop w:val="0"/>
      <w:marBottom w:val="0"/>
      <w:divBdr>
        <w:top w:val="none" w:sz="0" w:space="0" w:color="auto"/>
        <w:left w:val="none" w:sz="0" w:space="0" w:color="auto"/>
        <w:bottom w:val="none" w:sz="0" w:space="0" w:color="auto"/>
        <w:right w:val="none" w:sz="0" w:space="0" w:color="auto"/>
      </w:divBdr>
    </w:div>
    <w:div w:id="1580210596">
      <w:bodyDiv w:val="1"/>
      <w:marLeft w:val="0"/>
      <w:marRight w:val="0"/>
      <w:marTop w:val="0"/>
      <w:marBottom w:val="0"/>
      <w:divBdr>
        <w:top w:val="none" w:sz="0" w:space="0" w:color="auto"/>
        <w:left w:val="none" w:sz="0" w:space="0" w:color="auto"/>
        <w:bottom w:val="none" w:sz="0" w:space="0" w:color="auto"/>
        <w:right w:val="none" w:sz="0" w:space="0" w:color="auto"/>
      </w:divBdr>
    </w:div>
    <w:div w:id="1584727241">
      <w:bodyDiv w:val="1"/>
      <w:marLeft w:val="0"/>
      <w:marRight w:val="0"/>
      <w:marTop w:val="0"/>
      <w:marBottom w:val="0"/>
      <w:divBdr>
        <w:top w:val="none" w:sz="0" w:space="0" w:color="auto"/>
        <w:left w:val="none" w:sz="0" w:space="0" w:color="auto"/>
        <w:bottom w:val="none" w:sz="0" w:space="0" w:color="auto"/>
        <w:right w:val="none" w:sz="0" w:space="0" w:color="auto"/>
      </w:divBdr>
    </w:div>
    <w:div w:id="1593009533">
      <w:bodyDiv w:val="1"/>
      <w:marLeft w:val="0"/>
      <w:marRight w:val="0"/>
      <w:marTop w:val="0"/>
      <w:marBottom w:val="0"/>
      <w:divBdr>
        <w:top w:val="none" w:sz="0" w:space="0" w:color="auto"/>
        <w:left w:val="none" w:sz="0" w:space="0" w:color="auto"/>
        <w:bottom w:val="none" w:sz="0" w:space="0" w:color="auto"/>
        <w:right w:val="none" w:sz="0" w:space="0" w:color="auto"/>
      </w:divBdr>
    </w:div>
    <w:div w:id="1595279459">
      <w:bodyDiv w:val="1"/>
      <w:marLeft w:val="0"/>
      <w:marRight w:val="0"/>
      <w:marTop w:val="0"/>
      <w:marBottom w:val="0"/>
      <w:divBdr>
        <w:top w:val="none" w:sz="0" w:space="0" w:color="auto"/>
        <w:left w:val="none" w:sz="0" w:space="0" w:color="auto"/>
        <w:bottom w:val="none" w:sz="0" w:space="0" w:color="auto"/>
        <w:right w:val="none" w:sz="0" w:space="0" w:color="auto"/>
      </w:divBdr>
    </w:div>
    <w:div w:id="1600796883">
      <w:bodyDiv w:val="1"/>
      <w:marLeft w:val="0"/>
      <w:marRight w:val="0"/>
      <w:marTop w:val="0"/>
      <w:marBottom w:val="0"/>
      <w:divBdr>
        <w:top w:val="none" w:sz="0" w:space="0" w:color="auto"/>
        <w:left w:val="none" w:sz="0" w:space="0" w:color="auto"/>
        <w:bottom w:val="none" w:sz="0" w:space="0" w:color="auto"/>
        <w:right w:val="none" w:sz="0" w:space="0" w:color="auto"/>
      </w:divBdr>
    </w:div>
    <w:div w:id="1600867494">
      <w:bodyDiv w:val="1"/>
      <w:marLeft w:val="0"/>
      <w:marRight w:val="0"/>
      <w:marTop w:val="0"/>
      <w:marBottom w:val="0"/>
      <w:divBdr>
        <w:top w:val="none" w:sz="0" w:space="0" w:color="auto"/>
        <w:left w:val="none" w:sz="0" w:space="0" w:color="auto"/>
        <w:bottom w:val="none" w:sz="0" w:space="0" w:color="auto"/>
        <w:right w:val="none" w:sz="0" w:space="0" w:color="auto"/>
      </w:divBdr>
    </w:div>
    <w:div w:id="1603803174">
      <w:bodyDiv w:val="1"/>
      <w:marLeft w:val="0"/>
      <w:marRight w:val="0"/>
      <w:marTop w:val="0"/>
      <w:marBottom w:val="0"/>
      <w:divBdr>
        <w:top w:val="none" w:sz="0" w:space="0" w:color="auto"/>
        <w:left w:val="none" w:sz="0" w:space="0" w:color="auto"/>
        <w:bottom w:val="none" w:sz="0" w:space="0" w:color="auto"/>
        <w:right w:val="none" w:sz="0" w:space="0" w:color="auto"/>
      </w:divBdr>
    </w:div>
    <w:div w:id="1605071300">
      <w:bodyDiv w:val="1"/>
      <w:marLeft w:val="0"/>
      <w:marRight w:val="0"/>
      <w:marTop w:val="0"/>
      <w:marBottom w:val="0"/>
      <w:divBdr>
        <w:top w:val="none" w:sz="0" w:space="0" w:color="auto"/>
        <w:left w:val="none" w:sz="0" w:space="0" w:color="auto"/>
        <w:bottom w:val="none" w:sz="0" w:space="0" w:color="auto"/>
        <w:right w:val="none" w:sz="0" w:space="0" w:color="auto"/>
      </w:divBdr>
    </w:div>
    <w:div w:id="1605184985">
      <w:bodyDiv w:val="1"/>
      <w:marLeft w:val="0"/>
      <w:marRight w:val="0"/>
      <w:marTop w:val="0"/>
      <w:marBottom w:val="0"/>
      <w:divBdr>
        <w:top w:val="none" w:sz="0" w:space="0" w:color="auto"/>
        <w:left w:val="none" w:sz="0" w:space="0" w:color="auto"/>
        <w:bottom w:val="none" w:sz="0" w:space="0" w:color="auto"/>
        <w:right w:val="none" w:sz="0" w:space="0" w:color="auto"/>
      </w:divBdr>
    </w:div>
    <w:div w:id="1606690572">
      <w:bodyDiv w:val="1"/>
      <w:marLeft w:val="0"/>
      <w:marRight w:val="0"/>
      <w:marTop w:val="0"/>
      <w:marBottom w:val="0"/>
      <w:divBdr>
        <w:top w:val="none" w:sz="0" w:space="0" w:color="auto"/>
        <w:left w:val="none" w:sz="0" w:space="0" w:color="auto"/>
        <w:bottom w:val="none" w:sz="0" w:space="0" w:color="auto"/>
        <w:right w:val="none" w:sz="0" w:space="0" w:color="auto"/>
      </w:divBdr>
    </w:div>
    <w:div w:id="1611819935">
      <w:bodyDiv w:val="1"/>
      <w:marLeft w:val="0"/>
      <w:marRight w:val="0"/>
      <w:marTop w:val="0"/>
      <w:marBottom w:val="0"/>
      <w:divBdr>
        <w:top w:val="none" w:sz="0" w:space="0" w:color="auto"/>
        <w:left w:val="none" w:sz="0" w:space="0" w:color="auto"/>
        <w:bottom w:val="none" w:sz="0" w:space="0" w:color="auto"/>
        <w:right w:val="none" w:sz="0" w:space="0" w:color="auto"/>
      </w:divBdr>
    </w:div>
    <w:div w:id="1613659685">
      <w:bodyDiv w:val="1"/>
      <w:marLeft w:val="0"/>
      <w:marRight w:val="0"/>
      <w:marTop w:val="0"/>
      <w:marBottom w:val="0"/>
      <w:divBdr>
        <w:top w:val="none" w:sz="0" w:space="0" w:color="auto"/>
        <w:left w:val="none" w:sz="0" w:space="0" w:color="auto"/>
        <w:bottom w:val="none" w:sz="0" w:space="0" w:color="auto"/>
        <w:right w:val="none" w:sz="0" w:space="0" w:color="auto"/>
      </w:divBdr>
    </w:div>
    <w:div w:id="1616450183">
      <w:bodyDiv w:val="1"/>
      <w:marLeft w:val="0"/>
      <w:marRight w:val="0"/>
      <w:marTop w:val="0"/>
      <w:marBottom w:val="0"/>
      <w:divBdr>
        <w:top w:val="none" w:sz="0" w:space="0" w:color="auto"/>
        <w:left w:val="none" w:sz="0" w:space="0" w:color="auto"/>
        <w:bottom w:val="none" w:sz="0" w:space="0" w:color="auto"/>
        <w:right w:val="none" w:sz="0" w:space="0" w:color="auto"/>
      </w:divBdr>
    </w:div>
    <w:div w:id="1617910788">
      <w:bodyDiv w:val="1"/>
      <w:marLeft w:val="0"/>
      <w:marRight w:val="0"/>
      <w:marTop w:val="0"/>
      <w:marBottom w:val="0"/>
      <w:divBdr>
        <w:top w:val="none" w:sz="0" w:space="0" w:color="auto"/>
        <w:left w:val="none" w:sz="0" w:space="0" w:color="auto"/>
        <w:bottom w:val="none" w:sz="0" w:space="0" w:color="auto"/>
        <w:right w:val="none" w:sz="0" w:space="0" w:color="auto"/>
      </w:divBdr>
    </w:div>
    <w:div w:id="1618948155">
      <w:bodyDiv w:val="1"/>
      <w:marLeft w:val="0"/>
      <w:marRight w:val="0"/>
      <w:marTop w:val="0"/>
      <w:marBottom w:val="0"/>
      <w:divBdr>
        <w:top w:val="none" w:sz="0" w:space="0" w:color="auto"/>
        <w:left w:val="none" w:sz="0" w:space="0" w:color="auto"/>
        <w:bottom w:val="none" w:sz="0" w:space="0" w:color="auto"/>
        <w:right w:val="none" w:sz="0" w:space="0" w:color="auto"/>
      </w:divBdr>
    </w:div>
    <w:div w:id="1621523939">
      <w:bodyDiv w:val="1"/>
      <w:marLeft w:val="0"/>
      <w:marRight w:val="0"/>
      <w:marTop w:val="0"/>
      <w:marBottom w:val="0"/>
      <w:divBdr>
        <w:top w:val="none" w:sz="0" w:space="0" w:color="auto"/>
        <w:left w:val="none" w:sz="0" w:space="0" w:color="auto"/>
        <w:bottom w:val="none" w:sz="0" w:space="0" w:color="auto"/>
        <w:right w:val="none" w:sz="0" w:space="0" w:color="auto"/>
      </w:divBdr>
    </w:div>
    <w:div w:id="1622833591">
      <w:bodyDiv w:val="1"/>
      <w:marLeft w:val="0"/>
      <w:marRight w:val="0"/>
      <w:marTop w:val="0"/>
      <w:marBottom w:val="0"/>
      <w:divBdr>
        <w:top w:val="none" w:sz="0" w:space="0" w:color="auto"/>
        <w:left w:val="none" w:sz="0" w:space="0" w:color="auto"/>
        <w:bottom w:val="none" w:sz="0" w:space="0" w:color="auto"/>
        <w:right w:val="none" w:sz="0" w:space="0" w:color="auto"/>
      </w:divBdr>
    </w:div>
    <w:div w:id="1622953608">
      <w:bodyDiv w:val="1"/>
      <w:marLeft w:val="0"/>
      <w:marRight w:val="0"/>
      <w:marTop w:val="0"/>
      <w:marBottom w:val="0"/>
      <w:divBdr>
        <w:top w:val="none" w:sz="0" w:space="0" w:color="auto"/>
        <w:left w:val="none" w:sz="0" w:space="0" w:color="auto"/>
        <w:bottom w:val="none" w:sz="0" w:space="0" w:color="auto"/>
        <w:right w:val="none" w:sz="0" w:space="0" w:color="auto"/>
      </w:divBdr>
    </w:div>
    <w:div w:id="1622956106">
      <w:bodyDiv w:val="1"/>
      <w:marLeft w:val="0"/>
      <w:marRight w:val="0"/>
      <w:marTop w:val="0"/>
      <w:marBottom w:val="0"/>
      <w:divBdr>
        <w:top w:val="none" w:sz="0" w:space="0" w:color="auto"/>
        <w:left w:val="none" w:sz="0" w:space="0" w:color="auto"/>
        <w:bottom w:val="none" w:sz="0" w:space="0" w:color="auto"/>
        <w:right w:val="none" w:sz="0" w:space="0" w:color="auto"/>
      </w:divBdr>
    </w:div>
    <w:div w:id="1625189816">
      <w:bodyDiv w:val="1"/>
      <w:marLeft w:val="0"/>
      <w:marRight w:val="0"/>
      <w:marTop w:val="0"/>
      <w:marBottom w:val="0"/>
      <w:divBdr>
        <w:top w:val="none" w:sz="0" w:space="0" w:color="auto"/>
        <w:left w:val="none" w:sz="0" w:space="0" w:color="auto"/>
        <w:bottom w:val="none" w:sz="0" w:space="0" w:color="auto"/>
        <w:right w:val="none" w:sz="0" w:space="0" w:color="auto"/>
      </w:divBdr>
    </w:div>
    <w:div w:id="1632398186">
      <w:bodyDiv w:val="1"/>
      <w:marLeft w:val="0"/>
      <w:marRight w:val="0"/>
      <w:marTop w:val="0"/>
      <w:marBottom w:val="0"/>
      <w:divBdr>
        <w:top w:val="none" w:sz="0" w:space="0" w:color="auto"/>
        <w:left w:val="none" w:sz="0" w:space="0" w:color="auto"/>
        <w:bottom w:val="none" w:sz="0" w:space="0" w:color="auto"/>
        <w:right w:val="none" w:sz="0" w:space="0" w:color="auto"/>
      </w:divBdr>
    </w:div>
    <w:div w:id="1633170086">
      <w:bodyDiv w:val="1"/>
      <w:marLeft w:val="0"/>
      <w:marRight w:val="0"/>
      <w:marTop w:val="0"/>
      <w:marBottom w:val="0"/>
      <w:divBdr>
        <w:top w:val="none" w:sz="0" w:space="0" w:color="auto"/>
        <w:left w:val="none" w:sz="0" w:space="0" w:color="auto"/>
        <w:bottom w:val="none" w:sz="0" w:space="0" w:color="auto"/>
        <w:right w:val="none" w:sz="0" w:space="0" w:color="auto"/>
      </w:divBdr>
    </w:div>
    <w:div w:id="1633556153">
      <w:bodyDiv w:val="1"/>
      <w:marLeft w:val="0"/>
      <w:marRight w:val="0"/>
      <w:marTop w:val="0"/>
      <w:marBottom w:val="0"/>
      <w:divBdr>
        <w:top w:val="none" w:sz="0" w:space="0" w:color="auto"/>
        <w:left w:val="none" w:sz="0" w:space="0" w:color="auto"/>
        <w:bottom w:val="none" w:sz="0" w:space="0" w:color="auto"/>
        <w:right w:val="none" w:sz="0" w:space="0" w:color="auto"/>
      </w:divBdr>
    </w:div>
    <w:div w:id="1634486496">
      <w:bodyDiv w:val="1"/>
      <w:marLeft w:val="0"/>
      <w:marRight w:val="0"/>
      <w:marTop w:val="0"/>
      <w:marBottom w:val="0"/>
      <w:divBdr>
        <w:top w:val="none" w:sz="0" w:space="0" w:color="auto"/>
        <w:left w:val="none" w:sz="0" w:space="0" w:color="auto"/>
        <w:bottom w:val="none" w:sz="0" w:space="0" w:color="auto"/>
        <w:right w:val="none" w:sz="0" w:space="0" w:color="auto"/>
      </w:divBdr>
    </w:div>
    <w:div w:id="1636986204">
      <w:bodyDiv w:val="1"/>
      <w:marLeft w:val="0"/>
      <w:marRight w:val="0"/>
      <w:marTop w:val="0"/>
      <w:marBottom w:val="0"/>
      <w:divBdr>
        <w:top w:val="none" w:sz="0" w:space="0" w:color="auto"/>
        <w:left w:val="none" w:sz="0" w:space="0" w:color="auto"/>
        <w:bottom w:val="none" w:sz="0" w:space="0" w:color="auto"/>
        <w:right w:val="none" w:sz="0" w:space="0" w:color="auto"/>
      </w:divBdr>
    </w:div>
    <w:div w:id="1637682201">
      <w:bodyDiv w:val="1"/>
      <w:marLeft w:val="0"/>
      <w:marRight w:val="0"/>
      <w:marTop w:val="0"/>
      <w:marBottom w:val="0"/>
      <w:divBdr>
        <w:top w:val="none" w:sz="0" w:space="0" w:color="auto"/>
        <w:left w:val="none" w:sz="0" w:space="0" w:color="auto"/>
        <w:bottom w:val="none" w:sz="0" w:space="0" w:color="auto"/>
        <w:right w:val="none" w:sz="0" w:space="0" w:color="auto"/>
      </w:divBdr>
    </w:div>
    <w:div w:id="1638025948">
      <w:bodyDiv w:val="1"/>
      <w:marLeft w:val="0"/>
      <w:marRight w:val="0"/>
      <w:marTop w:val="0"/>
      <w:marBottom w:val="0"/>
      <w:divBdr>
        <w:top w:val="none" w:sz="0" w:space="0" w:color="auto"/>
        <w:left w:val="none" w:sz="0" w:space="0" w:color="auto"/>
        <w:bottom w:val="none" w:sz="0" w:space="0" w:color="auto"/>
        <w:right w:val="none" w:sz="0" w:space="0" w:color="auto"/>
      </w:divBdr>
    </w:div>
    <w:div w:id="1638678007">
      <w:bodyDiv w:val="1"/>
      <w:marLeft w:val="0"/>
      <w:marRight w:val="0"/>
      <w:marTop w:val="0"/>
      <w:marBottom w:val="0"/>
      <w:divBdr>
        <w:top w:val="none" w:sz="0" w:space="0" w:color="auto"/>
        <w:left w:val="none" w:sz="0" w:space="0" w:color="auto"/>
        <w:bottom w:val="none" w:sz="0" w:space="0" w:color="auto"/>
        <w:right w:val="none" w:sz="0" w:space="0" w:color="auto"/>
      </w:divBdr>
    </w:div>
    <w:div w:id="1646276998">
      <w:bodyDiv w:val="1"/>
      <w:marLeft w:val="0"/>
      <w:marRight w:val="0"/>
      <w:marTop w:val="0"/>
      <w:marBottom w:val="0"/>
      <w:divBdr>
        <w:top w:val="none" w:sz="0" w:space="0" w:color="auto"/>
        <w:left w:val="none" w:sz="0" w:space="0" w:color="auto"/>
        <w:bottom w:val="none" w:sz="0" w:space="0" w:color="auto"/>
        <w:right w:val="none" w:sz="0" w:space="0" w:color="auto"/>
      </w:divBdr>
    </w:div>
    <w:div w:id="1647929119">
      <w:bodyDiv w:val="1"/>
      <w:marLeft w:val="0"/>
      <w:marRight w:val="0"/>
      <w:marTop w:val="0"/>
      <w:marBottom w:val="0"/>
      <w:divBdr>
        <w:top w:val="none" w:sz="0" w:space="0" w:color="auto"/>
        <w:left w:val="none" w:sz="0" w:space="0" w:color="auto"/>
        <w:bottom w:val="none" w:sz="0" w:space="0" w:color="auto"/>
        <w:right w:val="none" w:sz="0" w:space="0" w:color="auto"/>
      </w:divBdr>
    </w:div>
    <w:div w:id="1650161391">
      <w:bodyDiv w:val="1"/>
      <w:marLeft w:val="0"/>
      <w:marRight w:val="0"/>
      <w:marTop w:val="0"/>
      <w:marBottom w:val="0"/>
      <w:divBdr>
        <w:top w:val="none" w:sz="0" w:space="0" w:color="auto"/>
        <w:left w:val="none" w:sz="0" w:space="0" w:color="auto"/>
        <w:bottom w:val="none" w:sz="0" w:space="0" w:color="auto"/>
        <w:right w:val="none" w:sz="0" w:space="0" w:color="auto"/>
      </w:divBdr>
    </w:div>
    <w:div w:id="1650665609">
      <w:bodyDiv w:val="1"/>
      <w:marLeft w:val="0"/>
      <w:marRight w:val="0"/>
      <w:marTop w:val="0"/>
      <w:marBottom w:val="0"/>
      <w:divBdr>
        <w:top w:val="none" w:sz="0" w:space="0" w:color="auto"/>
        <w:left w:val="none" w:sz="0" w:space="0" w:color="auto"/>
        <w:bottom w:val="none" w:sz="0" w:space="0" w:color="auto"/>
        <w:right w:val="none" w:sz="0" w:space="0" w:color="auto"/>
      </w:divBdr>
    </w:div>
    <w:div w:id="1652713720">
      <w:bodyDiv w:val="1"/>
      <w:marLeft w:val="0"/>
      <w:marRight w:val="0"/>
      <w:marTop w:val="0"/>
      <w:marBottom w:val="0"/>
      <w:divBdr>
        <w:top w:val="none" w:sz="0" w:space="0" w:color="auto"/>
        <w:left w:val="none" w:sz="0" w:space="0" w:color="auto"/>
        <w:bottom w:val="none" w:sz="0" w:space="0" w:color="auto"/>
        <w:right w:val="none" w:sz="0" w:space="0" w:color="auto"/>
      </w:divBdr>
    </w:div>
    <w:div w:id="1656302600">
      <w:bodyDiv w:val="1"/>
      <w:marLeft w:val="0"/>
      <w:marRight w:val="0"/>
      <w:marTop w:val="0"/>
      <w:marBottom w:val="0"/>
      <w:divBdr>
        <w:top w:val="none" w:sz="0" w:space="0" w:color="auto"/>
        <w:left w:val="none" w:sz="0" w:space="0" w:color="auto"/>
        <w:bottom w:val="none" w:sz="0" w:space="0" w:color="auto"/>
        <w:right w:val="none" w:sz="0" w:space="0" w:color="auto"/>
      </w:divBdr>
    </w:div>
    <w:div w:id="1664163709">
      <w:bodyDiv w:val="1"/>
      <w:marLeft w:val="0"/>
      <w:marRight w:val="0"/>
      <w:marTop w:val="0"/>
      <w:marBottom w:val="0"/>
      <w:divBdr>
        <w:top w:val="none" w:sz="0" w:space="0" w:color="auto"/>
        <w:left w:val="none" w:sz="0" w:space="0" w:color="auto"/>
        <w:bottom w:val="none" w:sz="0" w:space="0" w:color="auto"/>
        <w:right w:val="none" w:sz="0" w:space="0" w:color="auto"/>
      </w:divBdr>
    </w:div>
    <w:div w:id="1665277892">
      <w:bodyDiv w:val="1"/>
      <w:marLeft w:val="0"/>
      <w:marRight w:val="0"/>
      <w:marTop w:val="0"/>
      <w:marBottom w:val="0"/>
      <w:divBdr>
        <w:top w:val="none" w:sz="0" w:space="0" w:color="auto"/>
        <w:left w:val="none" w:sz="0" w:space="0" w:color="auto"/>
        <w:bottom w:val="none" w:sz="0" w:space="0" w:color="auto"/>
        <w:right w:val="none" w:sz="0" w:space="0" w:color="auto"/>
      </w:divBdr>
    </w:div>
    <w:div w:id="1668097456">
      <w:bodyDiv w:val="1"/>
      <w:marLeft w:val="0"/>
      <w:marRight w:val="0"/>
      <w:marTop w:val="0"/>
      <w:marBottom w:val="0"/>
      <w:divBdr>
        <w:top w:val="none" w:sz="0" w:space="0" w:color="auto"/>
        <w:left w:val="none" w:sz="0" w:space="0" w:color="auto"/>
        <w:bottom w:val="none" w:sz="0" w:space="0" w:color="auto"/>
        <w:right w:val="none" w:sz="0" w:space="0" w:color="auto"/>
      </w:divBdr>
    </w:div>
    <w:div w:id="1669406270">
      <w:bodyDiv w:val="1"/>
      <w:marLeft w:val="0"/>
      <w:marRight w:val="0"/>
      <w:marTop w:val="0"/>
      <w:marBottom w:val="0"/>
      <w:divBdr>
        <w:top w:val="none" w:sz="0" w:space="0" w:color="auto"/>
        <w:left w:val="none" w:sz="0" w:space="0" w:color="auto"/>
        <w:bottom w:val="none" w:sz="0" w:space="0" w:color="auto"/>
        <w:right w:val="none" w:sz="0" w:space="0" w:color="auto"/>
      </w:divBdr>
    </w:div>
    <w:div w:id="1670521133">
      <w:bodyDiv w:val="1"/>
      <w:marLeft w:val="0"/>
      <w:marRight w:val="0"/>
      <w:marTop w:val="0"/>
      <w:marBottom w:val="0"/>
      <w:divBdr>
        <w:top w:val="none" w:sz="0" w:space="0" w:color="auto"/>
        <w:left w:val="none" w:sz="0" w:space="0" w:color="auto"/>
        <w:bottom w:val="none" w:sz="0" w:space="0" w:color="auto"/>
        <w:right w:val="none" w:sz="0" w:space="0" w:color="auto"/>
      </w:divBdr>
    </w:div>
    <w:div w:id="1672292263">
      <w:bodyDiv w:val="1"/>
      <w:marLeft w:val="0"/>
      <w:marRight w:val="0"/>
      <w:marTop w:val="0"/>
      <w:marBottom w:val="0"/>
      <w:divBdr>
        <w:top w:val="none" w:sz="0" w:space="0" w:color="auto"/>
        <w:left w:val="none" w:sz="0" w:space="0" w:color="auto"/>
        <w:bottom w:val="none" w:sz="0" w:space="0" w:color="auto"/>
        <w:right w:val="none" w:sz="0" w:space="0" w:color="auto"/>
      </w:divBdr>
    </w:div>
    <w:div w:id="1672492181">
      <w:bodyDiv w:val="1"/>
      <w:marLeft w:val="0"/>
      <w:marRight w:val="0"/>
      <w:marTop w:val="0"/>
      <w:marBottom w:val="0"/>
      <w:divBdr>
        <w:top w:val="none" w:sz="0" w:space="0" w:color="auto"/>
        <w:left w:val="none" w:sz="0" w:space="0" w:color="auto"/>
        <w:bottom w:val="none" w:sz="0" w:space="0" w:color="auto"/>
        <w:right w:val="none" w:sz="0" w:space="0" w:color="auto"/>
      </w:divBdr>
    </w:div>
    <w:div w:id="1678191322">
      <w:bodyDiv w:val="1"/>
      <w:marLeft w:val="0"/>
      <w:marRight w:val="0"/>
      <w:marTop w:val="0"/>
      <w:marBottom w:val="0"/>
      <w:divBdr>
        <w:top w:val="none" w:sz="0" w:space="0" w:color="auto"/>
        <w:left w:val="none" w:sz="0" w:space="0" w:color="auto"/>
        <w:bottom w:val="none" w:sz="0" w:space="0" w:color="auto"/>
        <w:right w:val="none" w:sz="0" w:space="0" w:color="auto"/>
      </w:divBdr>
    </w:div>
    <w:div w:id="1680501877">
      <w:bodyDiv w:val="1"/>
      <w:marLeft w:val="0"/>
      <w:marRight w:val="0"/>
      <w:marTop w:val="0"/>
      <w:marBottom w:val="0"/>
      <w:divBdr>
        <w:top w:val="none" w:sz="0" w:space="0" w:color="auto"/>
        <w:left w:val="none" w:sz="0" w:space="0" w:color="auto"/>
        <w:bottom w:val="none" w:sz="0" w:space="0" w:color="auto"/>
        <w:right w:val="none" w:sz="0" w:space="0" w:color="auto"/>
      </w:divBdr>
    </w:div>
    <w:div w:id="1681160946">
      <w:bodyDiv w:val="1"/>
      <w:marLeft w:val="0"/>
      <w:marRight w:val="0"/>
      <w:marTop w:val="0"/>
      <w:marBottom w:val="0"/>
      <w:divBdr>
        <w:top w:val="none" w:sz="0" w:space="0" w:color="auto"/>
        <w:left w:val="none" w:sz="0" w:space="0" w:color="auto"/>
        <w:bottom w:val="none" w:sz="0" w:space="0" w:color="auto"/>
        <w:right w:val="none" w:sz="0" w:space="0" w:color="auto"/>
      </w:divBdr>
    </w:div>
    <w:div w:id="1683051194">
      <w:bodyDiv w:val="1"/>
      <w:marLeft w:val="0"/>
      <w:marRight w:val="0"/>
      <w:marTop w:val="0"/>
      <w:marBottom w:val="0"/>
      <w:divBdr>
        <w:top w:val="none" w:sz="0" w:space="0" w:color="auto"/>
        <w:left w:val="none" w:sz="0" w:space="0" w:color="auto"/>
        <w:bottom w:val="none" w:sz="0" w:space="0" w:color="auto"/>
        <w:right w:val="none" w:sz="0" w:space="0" w:color="auto"/>
      </w:divBdr>
    </w:div>
    <w:div w:id="1683164046">
      <w:bodyDiv w:val="1"/>
      <w:marLeft w:val="0"/>
      <w:marRight w:val="0"/>
      <w:marTop w:val="0"/>
      <w:marBottom w:val="0"/>
      <w:divBdr>
        <w:top w:val="none" w:sz="0" w:space="0" w:color="auto"/>
        <w:left w:val="none" w:sz="0" w:space="0" w:color="auto"/>
        <w:bottom w:val="none" w:sz="0" w:space="0" w:color="auto"/>
        <w:right w:val="none" w:sz="0" w:space="0" w:color="auto"/>
      </w:divBdr>
    </w:div>
    <w:div w:id="1683361092">
      <w:bodyDiv w:val="1"/>
      <w:marLeft w:val="0"/>
      <w:marRight w:val="0"/>
      <w:marTop w:val="0"/>
      <w:marBottom w:val="0"/>
      <w:divBdr>
        <w:top w:val="none" w:sz="0" w:space="0" w:color="auto"/>
        <w:left w:val="none" w:sz="0" w:space="0" w:color="auto"/>
        <w:bottom w:val="none" w:sz="0" w:space="0" w:color="auto"/>
        <w:right w:val="none" w:sz="0" w:space="0" w:color="auto"/>
      </w:divBdr>
    </w:div>
    <w:div w:id="1683782225">
      <w:bodyDiv w:val="1"/>
      <w:marLeft w:val="0"/>
      <w:marRight w:val="0"/>
      <w:marTop w:val="0"/>
      <w:marBottom w:val="0"/>
      <w:divBdr>
        <w:top w:val="none" w:sz="0" w:space="0" w:color="auto"/>
        <w:left w:val="none" w:sz="0" w:space="0" w:color="auto"/>
        <w:bottom w:val="none" w:sz="0" w:space="0" w:color="auto"/>
        <w:right w:val="none" w:sz="0" w:space="0" w:color="auto"/>
      </w:divBdr>
    </w:div>
    <w:div w:id="1685670489">
      <w:bodyDiv w:val="1"/>
      <w:marLeft w:val="0"/>
      <w:marRight w:val="0"/>
      <w:marTop w:val="0"/>
      <w:marBottom w:val="0"/>
      <w:divBdr>
        <w:top w:val="none" w:sz="0" w:space="0" w:color="auto"/>
        <w:left w:val="none" w:sz="0" w:space="0" w:color="auto"/>
        <w:bottom w:val="none" w:sz="0" w:space="0" w:color="auto"/>
        <w:right w:val="none" w:sz="0" w:space="0" w:color="auto"/>
      </w:divBdr>
    </w:div>
    <w:div w:id="1685982667">
      <w:bodyDiv w:val="1"/>
      <w:marLeft w:val="0"/>
      <w:marRight w:val="0"/>
      <w:marTop w:val="0"/>
      <w:marBottom w:val="0"/>
      <w:divBdr>
        <w:top w:val="none" w:sz="0" w:space="0" w:color="auto"/>
        <w:left w:val="none" w:sz="0" w:space="0" w:color="auto"/>
        <w:bottom w:val="none" w:sz="0" w:space="0" w:color="auto"/>
        <w:right w:val="none" w:sz="0" w:space="0" w:color="auto"/>
      </w:divBdr>
    </w:div>
    <w:div w:id="1686057508">
      <w:bodyDiv w:val="1"/>
      <w:marLeft w:val="0"/>
      <w:marRight w:val="0"/>
      <w:marTop w:val="0"/>
      <w:marBottom w:val="0"/>
      <w:divBdr>
        <w:top w:val="none" w:sz="0" w:space="0" w:color="auto"/>
        <w:left w:val="none" w:sz="0" w:space="0" w:color="auto"/>
        <w:bottom w:val="none" w:sz="0" w:space="0" w:color="auto"/>
        <w:right w:val="none" w:sz="0" w:space="0" w:color="auto"/>
      </w:divBdr>
    </w:div>
    <w:div w:id="1686861946">
      <w:bodyDiv w:val="1"/>
      <w:marLeft w:val="0"/>
      <w:marRight w:val="0"/>
      <w:marTop w:val="0"/>
      <w:marBottom w:val="0"/>
      <w:divBdr>
        <w:top w:val="none" w:sz="0" w:space="0" w:color="auto"/>
        <w:left w:val="none" w:sz="0" w:space="0" w:color="auto"/>
        <w:bottom w:val="none" w:sz="0" w:space="0" w:color="auto"/>
        <w:right w:val="none" w:sz="0" w:space="0" w:color="auto"/>
      </w:divBdr>
    </w:div>
    <w:div w:id="1687630836">
      <w:bodyDiv w:val="1"/>
      <w:marLeft w:val="0"/>
      <w:marRight w:val="0"/>
      <w:marTop w:val="0"/>
      <w:marBottom w:val="0"/>
      <w:divBdr>
        <w:top w:val="none" w:sz="0" w:space="0" w:color="auto"/>
        <w:left w:val="none" w:sz="0" w:space="0" w:color="auto"/>
        <w:bottom w:val="none" w:sz="0" w:space="0" w:color="auto"/>
        <w:right w:val="none" w:sz="0" w:space="0" w:color="auto"/>
      </w:divBdr>
    </w:div>
    <w:div w:id="1688676469">
      <w:bodyDiv w:val="1"/>
      <w:marLeft w:val="0"/>
      <w:marRight w:val="0"/>
      <w:marTop w:val="0"/>
      <w:marBottom w:val="0"/>
      <w:divBdr>
        <w:top w:val="none" w:sz="0" w:space="0" w:color="auto"/>
        <w:left w:val="none" w:sz="0" w:space="0" w:color="auto"/>
        <w:bottom w:val="none" w:sz="0" w:space="0" w:color="auto"/>
        <w:right w:val="none" w:sz="0" w:space="0" w:color="auto"/>
      </w:divBdr>
    </w:div>
    <w:div w:id="1694763167">
      <w:bodyDiv w:val="1"/>
      <w:marLeft w:val="0"/>
      <w:marRight w:val="0"/>
      <w:marTop w:val="0"/>
      <w:marBottom w:val="0"/>
      <w:divBdr>
        <w:top w:val="none" w:sz="0" w:space="0" w:color="auto"/>
        <w:left w:val="none" w:sz="0" w:space="0" w:color="auto"/>
        <w:bottom w:val="none" w:sz="0" w:space="0" w:color="auto"/>
        <w:right w:val="none" w:sz="0" w:space="0" w:color="auto"/>
      </w:divBdr>
    </w:div>
    <w:div w:id="1704594807">
      <w:bodyDiv w:val="1"/>
      <w:marLeft w:val="0"/>
      <w:marRight w:val="0"/>
      <w:marTop w:val="0"/>
      <w:marBottom w:val="0"/>
      <w:divBdr>
        <w:top w:val="none" w:sz="0" w:space="0" w:color="auto"/>
        <w:left w:val="none" w:sz="0" w:space="0" w:color="auto"/>
        <w:bottom w:val="none" w:sz="0" w:space="0" w:color="auto"/>
        <w:right w:val="none" w:sz="0" w:space="0" w:color="auto"/>
      </w:divBdr>
    </w:div>
    <w:div w:id="1728412316">
      <w:bodyDiv w:val="1"/>
      <w:marLeft w:val="0"/>
      <w:marRight w:val="0"/>
      <w:marTop w:val="0"/>
      <w:marBottom w:val="0"/>
      <w:divBdr>
        <w:top w:val="none" w:sz="0" w:space="0" w:color="auto"/>
        <w:left w:val="none" w:sz="0" w:space="0" w:color="auto"/>
        <w:bottom w:val="none" w:sz="0" w:space="0" w:color="auto"/>
        <w:right w:val="none" w:sz="0" w:space="0" w:color="auto"/>
      </w:divBdr>
    </w:div>
    <w:div w:id="1729693970">
      <w:bodyDiv w:val="1"/>
      <w:marLeft w:val="0"/>
      <w:marRight w:val="0"/>
      <w:marTop w:val="0"/>
      <w:marBottom w:val="0"/>
      <w:divBdr>
        <w:top w:val="none" w:sz="0" w:space="0" w:color="auto"/>
        <w:left w:val="none" w:sz="0" w:space="0" w:color="auto"/>
        <w:bottom w:val="none" w:sz="0" w:space="0" w:color="auto"/>
        <w:right w:val="none" w:sz="0" w:space="0" w:color="auto"/>
      </w:divBdr>
    </w:div>
    <w:div w:id="1733894125">
      <w:bodyDiv w:val="1"/>
      <w:marLeft w:val="0"/>
      <w:marRight w:val="0"/>
      <w:marTop w:val="0"/>
      <w:marBottom w:val="0"/>
      <w:divBdr>
        <w:top w:val="none" w:sz="0" w:space="0" w:color="auto"/>
        <w:left w:val="none" w:sz="0" w:space="0" w:color="auto"/>
        <w:bottom w:val="none" w:sz="0" w:space="0" w:color="auto"/>
        <w:right w:val="none" w:sz="0" w:space="0" w:color="auto"/>
      </w:divBdr>
    </w:div>
    <w:div w:id="1736732270">
      <w:bodyDiv w:val="1"/>
      <w:marLeft w:val="0"/>
      <w:marRight w:val="0"/>
      <w:marTop w:val="0"/>
      <w:marBottom w:val="0"/>
      <w:divBdr>
        <w:top w:val="none" w:sz="0" w:space="0" w:color="auto"/>
        <w:left w:val="none" w:sz="0" w:space="0" w:color="auto"/>
        <w:bottom w:val="none" w:sz="0" w:space="0" w:color="auto"/>
        <w:right w:val="none" w:sz="0" w:space="0" w:color="auto"/>
      </w:divBdr>
    </w:div>
    <w:div w:id="1737818793">
      <w:bodyDiv w:val="1"/>
      <w:marLeft w:val="0"/>
      <w:marRight w:val="0"/>
      <w:marTop w:val="0"/>
      <w:marBottom w:val="0"/>
      <w:divBdr>
        <w:top w:val="none" w:sz="0" w:space="0" w:color="auto"/>
        <w:left w:val="none" w:sz="0" w:space="0" w:color="auto"/>
        <w:bottom w:val="none" w:sz="0" w:space="0" w:color="auto"/>
        <w:right w:val="none" w:sz="0" w:space="0" w:color="auto"/>
      </w:divBdr>
    </w:div>
    <w:div w:id="1739355058">
      <w:bodyDiv w:val="1"/>
      <w:marLeft w:val="0"/>
      <w:marRight w:val="0"/>
      <w:marTop w:val="0"/>
      <w:marBottom w:val="0"/>
      <w:divBdr>
        <w:top w:val="none" w:sz="0" w:space="0" w:color="auto"/>
        <w:left w:val="none" w:sz="0" w:space="0" w:color="auto"/>
        <w:bottom w:val="none" w:sz="0" w:space="0" w:color="auto"/>
        <w:right w:val="none" w:sz="0" w:space="0" w:color="auto"/>
      </w:divBdr>
    </w:div>
    <w:div w:id="1742605596">
      <w:bodyDiv w:val="1"/>
      <w:marLeft w:val="0"/>
      <w:marRight w:val="0"/>
      <w:marTop w:val="0"/>
      <w:marBottom w:val="0"/>
      <w:divBdr>
        <w:top w:val="none" w:sz="0" w:space="0" w:color="auto"/>
        <w:left w:val="none" w:sz="0" w:space="0" w:color="auto"/>
        <w:bottom w:val="none" w:sz="0" w:space="0" w:color="auto"/>
        <w:right w:val="none" w:sz="0" w:space="0" w:color="auto"/>
      </w:divBdr>
    </w:div>
    <w:div w:id="1742756485">
      <w:bodyDiv w:val="1"/>
      <w:marLeft w:val="0"/>
      <w:marRight w:val="0"/>
      <w:marTop w:val="0"/>
      <w:marBottom w:val="0"/>
      <w:divBdr>
        <w:top w:val="none" w:sz="0" w:space="0" w:color="auto"/>
        <w:left w:val="none" w:sz="0" w:space="0" w:color="auto"/>
        <w:bottom w:val="none" w:sz="0" w:space="0" w:color="auto"/>
        <w:right w:val="none" w:sz="0" w:space="0" w:color="auto"/>
      </w:divBdr>
    </w:div>
    <w:div w:id="1744908623">
      <w:bodyDiv w:val="1"/>
      <w:marLeft w:val="0"/>
      <w:marRight w:val="0"/>
      <w:marTop w:val="0"/>
      <w:marBottom w:val="0"/>
      <w:divBdr>
        <w:top w:val="none" w:sz="0" w:space="0" w:color="auto"/>
        <w:left w:val="none" w:sz="0" w:space="0" w:color="auto"/>
        <w:bottom w:val="none" w:sz="0" w:space="0" w:color="auto"/>
        <w:right w:val="none" w:sz="0" w:space="0" w:color="auto"/>
      </w:divBdr>
    </w:div>
    <w:div w:id="1747411217">
      <w:bodyDiv w:val="1"/>
      <w:marLeft w:val="0"/>
      <w:marRight w:val="0"/>
      <w:marTop w:val="0"/>
      <w:marBottom w:val="0"/>
      <w:divBdr>
        <w:top w:val="none" w:sz="0" w:space="0" w:color="auto"/>
        <w:left w:val="none" w:sz="0" w:space="0" w:color="auto"/>
        <w:bottom w:val="none" w:sz="0" w:space="0" w:color="auto"/>
        <w:right w:val="none" w:sz="0" w:space="0" w:color="auto"/>
      </w:divBdr>
    </w:div>
    <w:div w:id="1750731921">
      <w:bodyDiv w:val="1"/>
      <w:marLeft w:val="0"/>
      <w:marRight w:val="0"/>
      <w:marTop w:val="0"/>
      <w:marBottom w:val="0"/>
      <w:divBdr>
        <w:top w:val="none" w:sz="0" w:space="0" w:color="auto"/>
        <w:left w:val="none" w:sz="0" w:space="0" w:color="auto"/>
        <w:bottom w:val="none" w:sz="0" w:space="0" w:color="auto"/>
        <w:right w:val="none" w:sz="0" w:space="0" w:color="auto"/>
      </w:divBdr>
    </w:div>
    <w:div w:id="1752577249">
      <w:bodyDiv w:val="1"/>
      <w:marLeft w:val="0"/>
      <w:marRight w:val="0"/>
      <w:marTop w:val="0"/>
      <w:marBottom w:val="0"/>
      <w:divBdr>
        <w:top w:val="none" w:sz="0" w:space="0" w:color="auto"/>
        <w:left w:val="none" w:sz="0" w:space="0" w:color="auto"/>
        <w:bottom w:val="none" w:sz="0" w:space="0" w:color="auto"/>
        <w:right w:val="none" w:sz="0" w:space="0" w:color="auto"/>
      </w:divBdr>
    </w:div>
    <w:div w:id="1754400123">
      <w:bodyDiv w:val="1"/>
      <w:marLeft w:val="0"/>
      <w:marRight w:val="0"/>
      <w:marTop w:val="0"/>
      <w:marBottom w:val="0"/>
      <w:divBdr>
        <w:top w:val="none" w:sz="0" w:space="0" w:color="auto"/>
        <w:left w:val="none" w:sz="0" w:space="0" w:color="auto"/>
        <w:bottom w:val="none" w:sz="0" w:space="0" w:color="auto"/>
        <w:right w:val="none" w:sz="0" w:space="0" w:color="auto"/>
      </w:divBdr>
    </w:div>
    <w:div w:id="1754661859">
      <w:bodyDiv w:val="1"/>
      <w:marLeft w:val="0"/>
      <w:marRight w:val="0"/>
      <w:marTop w:val="0"/>
      <w:marBottom w:val="0"/>
      <w:divBdr>
        <w:top w:val="none" w:sz="0" w:space="0" w:color="auto"/>
        <w:left w:val="none" w:sz="0" w:space="0" w:color="auto"/>
        <w:bottom w:val="none" w:sz="0" w:space="0" w:color="auto"/>
        <w:right w:val="none" w:sz="0" w:space="0" w:color="auto"/>
      </w:divBdr>
    </w:div>
    <w:div w:id="1756703687">
      <w:bodyDiv w:val="1"/>
      <w:marLeft w:val="0"/>
      <w:marRight w:val="0"/>
      <w:marTop w:val="0"/>
      <w:marBottom w:val="0"/>
      <w:divBdr>
        <w:top w:val="none" w:sz="0" w:space="0" w:color="auto"/>
        <w:left w:val="none" w:sz="0" w:space="0" w:color="auto"/>
        <w:bottom w:val="none" w:sz="0" w:space="0" w:color="auto"/>
        <w:right w:val="none" w:sz="0" w:space="0" w:color="auto"/>
      </w:divBdr>
    </w:div>
    <w:div w:id="1758742728">
      <w:bodyDiv w:val="1"/>
      <w:marLeft w:val="0"/>
      <w:marRight w:val="0"/>
      <w:marTop w:val="0"/>
      <w:marBottom w:val="0"/>
      <w:divBdr>
        <w:top w:val="none" w:sz="0" w:space="0" w:color="auto"/>
        <w:left w:val="none" w:sz="0" w:space="0" w:color="auto"/>
        <w:bottom w:val="none" w:sz="0" w:space="0" w:color="auto"/>
        <w:right w:val="none" w:sz="0" w:space="0" w:color="auto"/>
      </w:divBdr>
    </w:div>
    <w:div w:id="1760831111">
      <w:bodyDiv w:val="1"/>
      <w:marLeft w:val="0"/>
      <w:marRight w:val="0"/>
      <w:marTop w:val="0"/>
      <w:marBottom w:val="0"/>
      <w:divBdr>
        <w:top w:val="none" w:sz="0" w:space="0" w:color="auto"/>
        <w:left w:val="none" w:sz="0" w:space="0" w:color="auto"/>
        <w:bottom w:val="none" w:sz="0" w:space="0" w:color="auto"/>
        <w:right w:val="none" w:sz="0" w:space="0" w:color="auto"/>
      </w:divBdr>
    </w:div>
    <w:div w:id="1761020874">
      <w:bodyDiv w:val="1"/>
      <w:marLeft w:val="0"/>
      <w:marRight w:val="0"/>
      <w:marTop w:val="0"/>
      <w:marBottom w:val="0"/>
      <w:divBdr>
        <w:top w:val="none" w:sz="0" w:space="0" w:color="auto"/>
        <w:left w:val="none" w:sz="0" w:space="0" w:color="auto"/>
        <w:bottom w:val="none" w:sz="0" w:space="0" w:color="auto"/>
        <w:right w:val="none" w:sz="0" w:space="0" w:color="auto"/>
      </w:divBdr>
    </w:div>
    <w:div w:id="1763724270">
      <w:bodyDiv w:val="1"/>
      <w:marLeft w:val="0"/>
      <w:marRight w:val="0"/>
      <w:marTop w:val="0"/>
      <w:marBottom w:val="0"/>
      <w:divBdr>
        <w:top w:val="none" w:sz="0" w:space="0" w:color="auto"/>
        <w:left w:val="none" w:sz="0" w:space="0" w:color="auto"/>
        <w:bottom w:val="none" w:sz="0" w:space="0" w:color="auto"/>
        <w:right w:val="none" w:sz="0" w:space="0" w:color="auto"/>
      </w:divBdr>
    </w:div>
    <w:div w:id="1765153131">
      <w:bodyDiv w:val="1"/>
      <w:marLeft w:val="0"/>
      <w:marRight w:val="0"/>
      <w:marTop w:val="0"/>
      <w:marBottom w:val="0"/>
      <w:divBdr>
        <w:top w:val="none" w:sz="0" w:space="0" w:color="auto"/>
        <w:left w:val="none" w:sz="0" w:space="0" w:color="auto"/>
        <w:bottom w:val="none" w:sz="0" w:space="0" w:color="auto"/>
        <w:right w:val="none" w:sz="0" w:space="0" w:color="auto"/>
      </w:divBdr>
    </w:div>
    <w:div w:id="1765222281">
      <w:bodyDiv w:val="1"/>
      <w:marLeft w:val="0"/>
      <w:marRight w:val="0"/>
      <w:marTop w:val="0"/>
      <w:marBottom w:val="0"/>
      <w:divBdr>
        <w:top w:val="none" w:sz="0" w:space="0" w:color="auto"/>
        <w:left w:val="none" w:sz="0" w:space="0" w:color="auto"/>
        <w:bottom w:val="none" w:sz="0" w:space="0" w:color="auto"/>
        <w:right w:val="none" w:sz="0" w:space="0" w:color="auto"/>
      </w:divBdr>
    </w:div>
    <w:div w:id="1766030387">
      <w:bodyDiv w:val="1"/>
      <w:marLeft w:val="0"/>
      <w:marRight w:val="0"/>
      <w:marTop w:val="0"/>
      <w:marBottom w:val="0"/>
      <w:divBdr>
        <w:top w:val="none" w:sz="0" w:space="0" w:color="auto"/>
        <w:left w:val="none" w:sz="0" w:space="0" w:color="auto"/>
        <w:bottom w:val="none" w:sz="0" w:space="0" w:color="auto"/>
        <w:right w:val="none" w:sz="0" w:space="0" w:color="auto"/>
      </w:divBdr>
    </w:div>
    <w:div w:id="1767076675">
      <w:bodyDiv w:val="1"/>
      <w:marLeft w:val="0"/>
      <w:marRight w:val="0"/>
      <w:marTop w:val="0"/>
      <w:marBottom w:val="0"/>
      <w:divBdr>
        <w:top w:val="none" w:sz="0" w:space="0" w:color="auto"/>
        <w:left w:val="none" w:sz="0" w:space="0" w:color="auto"/>
        <w:bottom w:val="none" w:sz="0" w:space="0" w:color="auto"/>
        <w:right w:val="none" w:sz="0" w:space="0" w:color="auto"/>
      </w:divBdr>
    </w:div>
    <w:div w:id="1768966894">
      <w:bodyDiv w:val="1"/>
      <w:marLeft w:val="0"/>
      <w:marRight w:val="0"/>
      <w:marTop w:val="0"/>
      <w:marBottom w:val="0"/>
      <w:divBdr>
        <w:top w:val="none" w:sz="0" w:space="0" w:color="auto"/>
        <w:left w:val="none" w:sz="0" w:space="0" w:color="auto"/>
        <w:bottom w:val="none" w:sz="0" w:space="0" w:color="auto"/>
        <w:right w:val="none" w:sz="0" w:space="0" w:color="auto"/>
      </w:divBdr>
    </w:div>
    <w:div w:id="1772242810">
      <w:bodyDiv w:val="1"/>
      <w:marLeft w:val="0"/>
      <w:marRight w:val="0"/>
      <w:marTop w:val="0"/>
      <w:marBottom w:val="0"/>
      <w:divBdr>
        <w:top w:val="none" w:sz="0" w:space="0" w:color="auto"/>
        <w:left w:val="none" w:sz="0" w:space="0" w:color="auto"/>
        <w:bottom w:val="none" w:sz="0" w:space="0" w:color="auto"/>
        <w:right w:val="none" w:sz="0" w:space="0" w:color="auto"/>
      </w:divBdr>
    </w:div>
    <w:div w:id="1774323767">
      <w:bodyDiv w:val="1"/>
      <w:marLeft w:val="0"/>
      <w:marRight w:val="0"/>
      <w:marTop w:val="0"/>
      <w:marBottom w:val="0"/>
      <w:divBdr>
        <w:top w:val="none" w:sz="0" w:space="0" w:color="auto"/>
        <w:left w:val="none" w:sz="0" w:space="0" w:color="auto"/>
        <w:bottom w:val="none" w:sz="0" w:space="0" w:color="auto"/>
        <w:right w:val="none" w:sz="0" w:space="0" w:color="auto"/>
      </w:divBdr>
    </w:div>
    <w:div w:id="1777017871">
      <w:bodyDiv w:val="1"/>
      <w:marLeft w:val="0"/>
      <w:marRight w:val="0"/>
      <w:marTop w:val="0"/>
      <w:marBottom w:val="0"/>
      <w:divBdr>
        <w:top w:val="none" w:sz="0" w:space="0" w:color="auto"/>
        <w:left w:val="none" w:sz="0" w:space="0" w:color="auto"/>
        <w:bottom w:val="none" w:sz="0" w:space="0" w:color="auto"/>
        <w:right w:val="none" w:sz="0" w:space="0" w:color="auto"/>
      </w:divBdr>
    </w:div>
    <w:div w:id="1777554214">
      <w:bodyDiv w:val="1"/>
      <w:marLeft w:val="0"/>
      <w:marRight w:val="0"/>
      <w:marTop w:val="0"/>
      <w:marBottom w:val="0"/>
      <w:divBdr>
        <w:top w:val="none" w:sz="0" w:space="0" w:color="auto"/>
        <w:left w:val="none" w:sz="0" w:space="0" w:color="auto"/>
        <w:bottom w:val="none" w:sz="0" w:space="0" w:color="auto"/>
        <w:right w:val="none" w:sz="0" w:space="0" w:color="auto"/>
      </w:divBdr>
    </w:div>
    <w:div w:id="1780446784">
      <w:bodyDiv w:val="1"/>
      <w:marLeft w:val="0"/>
      <w:marRight w:val="0"/>
      <w:marTop w:val="0"/>
      <w:marBottom w:val="0"/>
      <w:divBdr>
        <w:top w:val="none" w:sz="0" w:space="0" w:color="auto"/>
        <w:left w:val="none" w:sz="0" w:space="0" w:color="auto"/>
        <w:bottom w:val="none" w:sz="0" w:space="0" w:color="auto"/>
        <w:right w:val="none" w:sz="0" w:space="0" w:color="auto"/>
      </w:divBdr>
    </w:div>
    <w:div w:id="1781101888">
      <w:bodyDiv w:val="1"/>
      <w:marLeft w:val="0"/>
      <w:marRight w:val="0"/>
      <w:marTop w:val="0"/>
      <w:marBottom w:val="0"/>
      <w:divBdr>
        <w:top w:val="none" w:sz="0" w:space="0" w:color="auto"/>
        <w:left w:val="none" w:sz="0" w:space="0" w:color="auto"/>
        <w:bottom w:val="none" w:sz="0" w:space="0" w:color="auto"/>
        <w:right w:val="none" w:sz="0" w:space="0" w:color="auto"/>
      </w:divBdr>
    </w:div>
    <w:div w:id="1783643888">
      <w:bodyDiv w:val="1"/>
      <w:marLeft w:val="0"/>
      <w:marRight w:val="0"/>
      <w:marTop w:val="0"/>
      <w:marBottom w:val="0"/>
      <w:divBdr>
        <w:top w:val="none" w:sz="0" w:space="0" w:color="auto"/>
        <w:left w:val="none" w:sz="0" w:space="0" w:color="auto"/>
        <w:bottom w:val="none" w:sz="0" w:space="0" w:color="auto"/>
        <w:right w:val="none" w:sz="0" w:space="0" w:color="auto"/>
      </w:divBdr>
    </w:div>
    <w:div w:id="1784113928">
      <w:bodyDiv w:val="1"/>
      <w:marLeft w:val="0"/>
      <w:marRight w:val="0"/>
      <w:marTop w:val="0"/>
      <w:marBottom w:val="0"/>
      <w:divBdr>
        <w:top w:val="none" w:sz="0" w:space="0" w:color="auto"/>
        <w:left w:val="none" w:sz="0" w:space="0" w:color="auto"/>
        <w:bottom w:val="none" w:sz="0" w:space="0" w:color="auto"/>
        <w:right w:val="none" w:sz="0" w:space="0" w:color="auto"/>
      </w:divBdr>
    </w:div>
    <w:div w:id="1788281365">
      <w:bodyDiv w:val="1"/>
      <w:marLeft w:val="0"/>
      <w:marRight w:val="0"/>
      <w:marTop w:val="0"/>
      <w:marBottom w:val="0"/>
      <w:divBdr>
        <w:top w:val="none" w:sz="0" w:space="0" w:color="auto"/>
        <w:left w:val="none" w:sz="0" w:space="0" w:color="auto"/>
        <w:bottom w:val="none" w:sz="0" w:space="0" w:color="auto"/>
        <w:right w:val="none" w:sz="0" w:space="0" w:color="auto"/>
      </w:divBdr>
    </w:div>
    <w:div w:id="1790321127">
      <w:bodyDiv w:val="1"/>
      <w:marLeft w:val="0"/>
      <w:marRight w:val="0"/>
      <w:marTop w:val="0"/>
      <w:marBottom w:val="0"/>
      <w:divBdr>
        <w:top w:val="none" w:sz="0" w:space="0" w:color="auto"/>
        <w:left w:val="none" w:sz="0" w:space="0" w:color="auto"/>
        <w:bottom w:val="none" w:sz="0" w:space="0" w:color="auto"/>
        <w:right w:val="none" w:sz="0" w:space="0" w:color="auto"/>
      </w:divBdr>
    </w:div>
    <w:div w:id="1792285568">
      <w:bodyDiv w:val="1"/>
      <w:marLeft w:val="0"/>
      <w:marRight w:val="0"/>
      <w:marTop w:val="0"/>
      <w:marBottom w:val="0"/>
      <w:divBdr>
        <w:top w:val="none" w:sz="0" w:space="0" w:color="auto"/>
        <w:left w:val="none" w:sz="0" w:space="0" w:color="auto"/>
        <w:bottom w:val="none" w:sz="0" w:space="0" w:color="auto"/>
        <w:right w:val="none" w:sz="0" w:space="0" w:color="auto"/>
      </w:divBdr>
    </w:div>
    <w:div w:id="1793597293">
      <w:bodyDiv w:val="1"/>
      <w:marLeft w:val="0"/>
      <w:marRight w:val="0"/>
      <w:marTop w:val="0"/>
      <w:marBottom w:val="0"/>
      <w:divBdr>
        <w:top w:val="none" w:sz="0" w:space="0" w:color="auto"/>
        <w:left w:val="none" w:sz="0" w:space="0" w:color="auto"/>
        <w:bottom w:val="none" w:sz="0" w:space="0" w:color="auto"/>
        <w:right w:val="none" w:sz="0" w:space="0" w:color="auto"/>
      </w:divBdr>
    </w:div>
    <w:div w:id="1799105920">
      <w:bodyDiv w:val="1"/>
      <w:marLeft w:val="0"/>
      <w:marRight w:val="0"/>
      <w:marTop w:val="0"/>
      <w:marBottom w:val="0"/>
      <w:divBdr>
        <w:top w:val="none" w:sz="0" w:space="0" w:color="auto"/>
        <w:left w:val="none" w:sz="0" w:space="0" w:color="auto"/>
        <w:bottom w:val="none" w:sz="0" w:space="0" w:color="auto"/>
        <w:right w:val="none" w:sz="0" w:space="0" w:color="auto"/>
      </w:divBdr>
    </w:div>
    <w:div w:id="1802457929">
      <w:bodyDiv w:val="1"/>
      <w:marLeft w:val="0"/>
      <w:marRight w:val="0"/>
      <w:marTop w:val="0"/>
      <w:marBottom w:val="0"/>
      <w:divBdr>
        <w:top w:val="none" w:sz="0" w:space="0" w:color="auto"/>
        <w:left w:val="none" w:sz="0" w:space="0" w:color="auto"/>
        <w:bottom w:val="none" w:sz="0" w:space="0" w:color="auto"/>
        <w:right w:val="none" w:sz="0" w:space="0" w:color="auto"/>
      </w:divBdr>
    </w:div>
    <w:div w:id="1803109350">
      <w:bodyDiv w:val="1"/>
      <w:marLeft w:val="0"/>
      <w:marRight w:val="0"/>
      <w:marTop w:val="0"/>
      <w:marBottom w:val="0"/>
      <w:divBdr>
        <w:top w:val="none" w:sz="0" w:space="0" w:color="auto"/>
        <w:left w:val="none" w:sz="0" w:space="0" w:color="auto"/>
        <w:bottom w:val="none" w:sz="0" w:space="0" w:color="auto"/>
        <w:right w:val="none" w:sz="0" w:space="0" w:color="auto"/>
      </w:divBdr>
    </w:div>
    <w:div w:id="1803452317">
      <w:bodyDiv w:val="1"/>
      <w:marLeft w:val="0"/>
      <w:marRight w:val="0"/>
      <w:marTop w:val="0"/>
      <w:marBottom w:val="0"/>
      <w:divBdr>
        <w:top w:val="none" w:sz="0" w:space="0" w:color="auto"/>
        <w:left w:val="none" w:sz="0" w:space="0" w:color="auto"/>
        <w:bottom w:val="none" w:sz="0" w:space="0" w:color="auto"/>
        <w:right w:val="none" w:sz="0" w:space="0" w:color="auto"/>
      </w:divBdr>
    </w:div>
    <w:div w:id="1807966724">
      <w:bodyDiv w:val="1"/>
      <w:marLeft w:val="0"/>
      <w:marRight w:val="0"/>
      <w:marTop w:val="0"/>
      <w:marBottom w:val="0"/>
      <w:divBdr>
        <w:top w:val="none" w:sz="0" w:space="0" w:color="auto"/>
        <w:left w:val="none" w:sz="0" w:space="0" w:color="auto"/>
        <w:bottom w:val="none" w:sz="0" w:space="0" w:color="auto"/>
        <w:right w:val="none" w:sz="0" w:space="0" w:color="auto"/>
      </w:divBdr>
    </w:div>
    <w:div w:id="1809395234">
      <w:bodyDiv w:val="1"/>
      <w:marLeft w:val="0"/>
      <w:marRight w:val="0"/>
      <w:marTop w:val="0"/>
      <w:marBottom w:val="0"/>
      <w:divBdr>
        <w:top w:val="none" w:sz="0" w:space="0" w:color="auto"/>
        <w:left w:val="none" w:sz="0" w:space="0" w:color="auto"/>
        <w:bottom w:val="none" w:sz="0" w:space="0" w:color="auto"/>
        <w:right w:val="none" w:sz="0" w:space="0" w:color="auto"/>
      </w:divBdr>
    </w:div>
    <w:div w:id="1813251197">
      <w:bodyDiv w:val="1"/>
      <w:marLeft w:val="0"/>
      <w:marRight w:val="0"/>
      <w:marTop w:val="0"/>
      <w:marBottom w:val="0"/>
      <w:divBdr>
        <w:top w:val="none" w:sz="0" w:space="0" w:color="auto"/>
        <w:left w:val="none" w:sz="0" w:space="0" w:color="auto"/>
        <w:bottom w:val="none" w:sz="0" w:space="0" w:color="auto"/>
        <w:right w:val="none" w:sz="0" w:space="0" w:color="auto"/>
      </w:divBdr>
    </w:div>
    <w:div w:id="1817380284">
      <w:bodyDiv w:val="1"/>
      <w:marLeft w:val="0"/>
      <w:marRight w:val="0"/>
      <w:marTop w:val="0"/>
      <w:marBottom w:val="0"/>
      <w:divBdr>
        <w:top w:val="none" w:sz="0" w:space="0" w:color="auto"/>
        <w:left w:val="none" w:sz="0" w:space="0" w:color="auto"/>
        <w:bottom w:val="none" w:sz="0" w:space="0" w:color="auto"/>
        <w:right w:val="none" w:sz="0" w:space="0" w:color="auto"/>
      </w:divBdr>
    </w:div>
    <w:div w:id="1819150675">
      <w:bodyDiv w:val="1"/>
      <w:marLeft w:val="0"/>
      <w:marRight w:val="0"/>
      <w:marTop w:val="0"/>
      <w:marBottom w:val="0"/>
      <w:divBdr>
        <w:top w:val="none" w:sz="0" w:space="0" w:color="auto"/>
        <w:left w:val="none" w:sz="0" w:space="0" w:color="auto"/>
        <w:bottom w:val="none" w:sz="0" w:space="0" w:color="auto"/>
        <w:right w:val="none" w:sz="0" w:space="0" w:color="auto"/>
      </w:divBdr>
    </w:div>
    <w:div w:id="1827166977">
      <w:bodyDiv w:val="1"/>
      <w:marLeft w:val="0"/>
      <w:marRight w:val="0"/>
      <w:marTop w:val="0"/>
      <w:marBottom w:val="0"/>
      <w:divBdr>
        <w:top w:val="none" w:sz="0" w:space="0" w:color="auto"/>
        <w:left w:val="none" w:sz="0" w:space="0" w:color="auto"/>
        <w:bottom w:val="none" w:sz="0" w:space="0" w:color="auto"/>
        <w:right w:val="none" w:sz="0" w:space="0" w:color="auto"/>
      </w:divBdr>
    </w:div>
    <w:div w:id="1833060296">
      <w:bodyDiv w:val="1"/>
      <w:marLeft w:val="0"/>
      <w:marRight w:val="0"/>
      <w:marTop w:val="0"/>
      <w:marBottom w:val="0"/>
      <w:divBdr>
        <w:top w:val="none" w:sz="0" w:space="0" w:color="auto"/>
        <w:left w:val="none" w:sz="0" w:space="0" w:color="auto"/>
        <w:bottom w:val="none" w:sz="0" w:space="0" w:color="auto"/>
        <w:right w:val="none" w:sz="0" w:space="0" w:color="auto"/>
      </w:divBdr>
    </w:div>
    <w:div w:id="1833327585">
      <w:bodyDiv w:val="1"/>
      <w:marLeft w:val="0"/>
      <w:marRight w:val="0"/>
      <w:marTop w:val="0"/>
      <w:marBottom w:val="0"/>
      <w:divBdr>
        <w:top w:val="none" w:sz="0" w:space="0" w:color="auto"/>
        <w:left w:val="none" w:sz="0" w:space="0" w:color="auto"/>
        <w:bottom w:val="none" w:sz="0" w:space="0" w:color="auto"/>
        <w:right w:val="none" w:sz="0" w:space="0" w:color="auto"/>
      </w:divBdr>
    </w:div>
    <w:div w:id="1833830641">
      <w:bodyDiv w:val="1"/>
      <w:marLeft w:val="0"/>
      <w:marRight w:val="0"/>
      <w:marTop w:val="0"/>
      <w:marBottom w:val="0"/>
      <w:divBdr>
        <w:top w:val="none" w:sz="0" w:space="0" w:color="auto"/>
        <w:left w:val="none" w:sz="0" w:space="0" w:color="auto"/>
        <w:bottom w:val="none" w:sz="0" w:space="0" w:color="auto"/>
        <w:right w:val="none" w:sz="0" w:space="0" w:color="auto"/>
      </w:divBdr>
    </w:div>
    <w:div w:id="1836798504">
      <w:bodyDiv w:val="1"/>
      <w:marLeft w:val="0"/>
      <w:marRight w:val="0"/>
      <w:marTop w:val="0"/>
      <w:marBottom w:val="0"/>
      <w:divBdr>
        <w:top w:val="none" w:sz="0" w:space="0" w:color="auto"/>
        <w:left w:val="none" w:sz="0" w:space="0" w:color="auto"/>
        <w:bottom w:val="none" w:sz="0" w:space="0" w:color="auto"/>
        <w:right w:val="none" w:sz="0" w:space="0" w:color="auto"/>
      </w:divBdr>
    </w:div>
    <w:div w:id="1837063450">
      <w:bodyDiv w:val="1"/>
      <w:marLeft w:val="0"/>
      <w:marRight w:val="0"/>
      <w:marTop w:val="0"/>
      <w:marBottom w:val="0"/>
      <w:divBdr>
        <w:top w:val="none" w:sz="0" w:space="0" w:color="auto"/>
        <w:left w:val="none" w:sz="0" w:space="0" w:color="auto"/>
        <w:bottom w:val="none" w:sz="0" w:space="0" w:color="auto"/>
        <w:right w:val="none" w:sz="0" w:space="0" w:color="auto"/>
      </w:divBdr>
    </w:div>
    <w:div w:id="1838880993">
      <w:bodyDiv w:val="1"/>
      <w:marLeft w:val="0"/>
      <w:marRight w:val="0"/>
      <w:marTop w:val="0"/>
      <w:marBottom w:val="0"/>
      <w:divBdr>
        <w:top w:val="none" w:sz="0" w:space="0" w:color="auto"/>
        <w:left w:val="none" w:sz="0" w:space="0" w:color="auto"/>
        <w:bottom w:val="none" w:sz="0" w:space="0" w:color="auto"/>
        <w:right w:val="none" w:sz="0" w:space="0" w:color="auto"/>
      </w:divBdr>
    </w:div>
    <w:div w:id="1840271456">
      <w:bodyDiv w:val="1"/>
      <w:marLeft w:val="0"/>
      <w:marRight w:val="0"/>
      <w:marTop w:val="0"/>
      <w:marBottom w:val="0"/>
      <w:divBdr>
        <w:top w:val="none" w:sz="0" w:space="0" w:color="auto"/>
        <w:left w:val="none" w:sz="0" w:space="0" w:color="auto"/>
        <w:bottom w:val="none" w:sz="0" w:space="0" w:color="auto"/>
        <w:right w:val="none" w:sz="0" w:space="0" w:color="auto"/>
      </w:divBdr>
    </w:div>
    <w:div w:id="1843275119">
      <w:bodyDiv w:val="1"/>
      <w:marLeft w:val="0"/>
      <w:marRight w:val="0"/>
      <w:marTop w:val="0"/>
      <w:marBottom w:val="0"/>
      <w:divBdr>
        <w:top w:val="none" w:sz="0" w:space="0" w:color="auto"/>
        <w:left w:val="none" w:sz="0" w:space="0" w:color="auto"/>
        <w:bottom w:val="none" w:sz="0" w:space="0" w:color="auto"/>
        <w:right w:val="none" w:sz="0" w:space="0" w:color="auto"/>
      </w:divBdr>
    </w:div>
    <w:div w:id="1843617576">
      <w:bodyDiv w:val="1"/>
      <w:marLeft w:val="0"/>
      <w:marRight w:val="0"/>
      <w:marTop w:val="0"/>
      <w:marBottom w:val="0"/>
      <w:divBdr>
        <w:top w:val="none" w:sz="0" w:space="0" w:color="auto"/>
        <w:left w:val="none" w:sz="0" w:space="0" w:color="auto"/>
        <w:bottom w:val="none" w:sz="0" w:space="0" w:color="auto"/>
        <w:right w:val="none" w:sz="0" w:space="0" w:color="auto"/>
      </w:divBdr>
    </w:div>
    <w:div w:id="1849326806">
      <w:bodyDiv w:val="1"/>
      <w:marLeft w:val="0"/>
      <w:marRight w:val="0"/>
      <w:marTop w:val="0"/>
      <w:marBottom w:val="0"/>
      <w:divBdr>
        <w:top w:val="none" w:sz="0" w:space="0" w:color="auto"/>
        <w:left w:val="none" w:sz="0" w:space="0" w:color="auto"/>
        <w:bottom w:val="none" w:sz="0" w:space="0" w:color="auto"/>
        <w:right w:val="none" w:sz="0" w:space="0" w:color="auto"/>
      </w:divBdr>
    </w:div>
    <w:div w:id="1854956917">
      <w:bodyDiv w:val="1"/>
      <w:marLeft w:val="0"/>
      <w:marRight w:val="0"/>
      <w:marTop w:val="0"/>
      <w:marBottom w:val="0"/>
      <w:divBdr>
        <w:top w:val="none" w:sz="0" w:space="0" w:color="auto"/>
        <w:left w:val="none" w:sz="0" w:space="0" w:color="auto"/>
        <w:bottom w:val="none" w:sz="0" w:space="0" w:color="auto"/>
        <w:right w:val="none" w:sz="0" w:space="0" w:color="auto"/>
      </w:divBdr>
    </w:div>
    <w:div w:id="1855268383">
      <w:bodyDiv w:val="1"/>
      <w:marLeft w:val="0"/>
      <w:marRight w:val="0"/>
      <w:marTop w:val="0"/>
      <w:marBottom w:val="0"/>
      <w:divBdr>
        <w:top w:val="none" w:sz="0" w:space="0" w:color="auto"/>
        <w:left w:val="none" w:sz="0" w:space="0" w:color="auto"/>
        <w:bottom w:val="none" w:sz="0" w:space="0" w:color="auto"/>
        <w:right w:val="none" w:sz="0" w:space="0" w:color="auto"/>
      </w:divBdr>
    </w:div>
    <w:div w:id="1858303644">
      <w:bodyDiv w:val="1"/>
      <w:marLeft w:val="0"/>
      <w:marRight w:val="0"/>
      <w:marTop w:val="0"/>
      <w:marBottom w:val="0"/>
      <w:divBdr>
        <w:top w:val="none" w:sz="0" w:space="0" w:color="auto"/>
        <w:left w:val="none" w:sz="0" w:space="0" w:color="auto"/>
        <w:bottom w:val="none" w:sz="0" w:space="0" w:color="auto"/>
        <w:right w:val="none" w:sz="0" w:space="0" w:color="auto"/>
      </w:divBdr>
    </w:div>
    <w:div w:id="1859276297">
      <w:bodyDiv w:val="1"/>
      <w:marLeft w:val="0"/>
      <w:marRight w:val="0"/>
      <w:marTop w:val="0"/>
      <w:marBottom w:val="0"/>
      <w:divBdr>
        <w:top w:val="none" w:sz="0" w:space="0" w:color="auto"/>
        <w:left w:val="none" w:sz="0" w:space="0" w:color="auto"/>
        <w:bottom w:val="none" w:sz="0" w:space="0" w:color="auto"/>
        <w:right w:val="none" w:sz="0" w:space="0" w:color="auto"/>
      </w:divBdr>
    </w:div>
    <w:div w:id="1860311597">
      <w:bodyDiv w:val="1"/>
      <w:marLeft w:val="0"/>
      <w:marRight w:val="0"/>
      <w:marTop w:val="0"/>
      <w:marBottom w:val="0"/>
      <w:divBdr>
        <w:top w:val="none" w:sz="0" w:space="0" w:color="auto"/>
        <w:left w:val="none" w:sz="0" w:space="0" w:color="auto"/>
        <w:bottom w:val="none" w:sz="0" w:space="0" w:color="auto"/>
        <w:right w:val="none" w:sz="0" w:space="0" w:color="auto"/>
      </w:divBdr>
    </w:div>
    <w:div w:id="1865702959">
      <w:bodyDiv w:val="1"/>
      <w:marLeft w:val="0"/>
      <w:marRight w:val="0"/>
      <w:marTop w:val="0"/>
      <w:marBottom w:val="0"/>
      <w:divBdr>
        <w:top w:val="none" w:sz="0" w:space="0" w:color="auto"/>
        <w:left w:val="none" w:sz="0" w:space="0" w:color="auto"/>
        <w:bottom w:val="none" w:sz="0" w:space="0" w:color="auto"/>
        <w:right w:val="none" w:sz="0" w:space="0" w:color="auto"/>
      </w:divBdr>
    </w:div>
    <w:div w:id="1874150525">
      <w:bodyDiv w:val="1"/>
      <w:marLeft w:val="0"/>
      <w:marRight w:val="0"/>
      <w:marTop w:val="0"/>
      <w:marBottom w:val="0"/>
      <w:divBdr>
        <w:top w:val="none" w:sz="0" w:space="0" w:color="auto"/>
        <w:left w:val="none" w:sz="0" w:space="0" w:color="auto"/>
        <w:bottom w:val="none" w:sz="0" w:space="0" w:color="auto"/>
        <w:right w:val="none" w:sz="0" w:space="0" w:color="auto"/>
      </w:divBdr>
    </w:div>
    <w:div w:id="1875338891">
      <w:bodyDiv w:val="1"/>
      <w:marLeft w:val="0"/>
      <w:marRight w:val="0"/>
      <w:marTop w:val="0"/>
      <w:marBottom w:val="0"/>
      <w:divBdr>
        <w:top w:val="none" w:sz="0" w:space="0" w:color="auto"/>
        <w:left w:val="none" w:sz="0" w:space="0" w:color="auto"/>
        <w:bottom w:val="none" w:sz="0" w:space="0" w:color="auto"/>
        <w:right w:val="none" w:sz="0" w:space="0" w:color="auto"/>
      </w:divBdr>
    </w:div>
    <w:div w:id="1878272850">
      <w:bodyDiv w:val="1"/>
      <w:marLeft w:val="0"/>
      <w:marRight w:val="0"/>
      <w:marTop w:val="0"/>
      <w:marBottom w:val="0"/>
      <w:divBdr>
        <w:top w:val="none" w:sz="0" w:space="0" w:color="auto"/>
        <w:left w:val="none" w:sz="0" w:space="0" w:color="auto"/>
        <w:bottom w:val="none" w:sz="0" w:space="0" w:color="auto"/>
        <w:right w:val="none" w:sz="0" w:space="0" w:color="auto"/>
      </w:divBdr>
    </w:div>
    <w:div w:id="1880436790">
      <w:bodyDiv w:val="1"/>
      <w:marLeft w:val="0"/>
      <w:marRight w:val="0"/>
      <w:marTop w:val="0"/>
      <w:marBottom w:val="0"/>
      <w:divBdr>
        <w:top w:val="none" w:sz="0" w:space="0" w:color="auto"/>
        <w:left w:val="none" w:sz="0" w:space="0" w:color="auto"/>
        <w:bottom w:val="none" w:sz="0" w:space="0" w:color="auto"/>
        <w:right w:val="none" w:sz="0" w:space="0" w:color="auto"/>
      </w:divBdr>
    </w:div>
    <w:div w:id="1880822249">
      <w:bodyDiv w:val="1"/>
      <w:marLeft w:val="0"/>
      <w:marRight w:val="0"/>
      <w:marTop w:val="0"/>
      <w:marBottom w:val="0"/>
      <w:divBdr>
        <w:top w:val="none" w:sz="0" w:space="0" w:color="auto"/>
        <w:left w:val="none" w:sz="0" w:space="0" w:color="auto"/>
        <w:bottom w:val="none" w:sz="0" w:space="0" w:color="auto"/>
        <w:right w:val="none" w:sz="0" w:space="0" w:color="auto"/>
      </w:divBdr>
    </w:div>
    <w:div w:id="1883663017">
      <w:bodyDiv w:val="1"/>
      <w:marLeft w:val="0"/>
      <w:marRight w:val="0"/>
      <w:marTop w:val="0"/>
      <w:marBottom w:val="0"/>
      <w:divBdr>
        <w:top w:val="none" w:sz="0" w:space="0" w:color="auto"/>
        <w:left w:val="none" w:sz="0" w:space="0" w:color="auto"/>
        <w:bottom w:val="none" w:sz="0" w:space="0" w:color="auto"/>
        <w:right w:val="none" w:sz="0" w:space="0" w:color="auto"/>
      </w:divBdr>
    </w:div>
    <w:div w:id="1884099305">
      <w:bodyDiv w:val="1"/>
      <w:marLeft w:val="0"/>
      <w:marRight w:val="0"/>
      <w:marTop w:val="0"/>
      <w:marBottom w:val="0"/>
      <w:divBdr>
        <w:top w:val="none" w:sz="0" w:space="0" w:color="auto"/>
        <w:left w:val="none" w:sz="0" w:space="0" w:color="auto"/>
        <w:bottom w:val="none" w:sz="0" w:space="0" w:color="auto"/>
        <w:right w:val="none" w:sz="0" w:space="0" w:color="auto"/>
      </w:divBdr>
    </w:div>
    <w:div w:id="1885024612">
      <w:bodyDiv w:val="1"/>
      <w:marLeft w:val="0"/>
      <w:marRight w:val="0"/>
      <w:marTop w:val="0"/>
      <w:marBottom w:val="0"/>
      <w:divBdr>
        <w:top w:val="none" w:sz="0" w:space="0" w:color="auto"/>
        <w:left w:val="none" w:sz="0" w:space="0" w:color="auto"/>
        <w:bottom w:val="none" w:sz="0" w:space="0" w:color="auto"/>
        <w:right w:val="none" w:sz="0" w:space="0" w:color="auto"/>
      </w:divBdr>
    </w:div>
    <w:div w:id="1887523186">
      <w:bodyDiv w:val="1"/>
      <w:marLeft w:val="0"/>
      <w:marRight w:val="0"/>
      <w:marTop w:val="0"/>
      <w:marBottom w:val="0"/>
      <w:divBdr>
        <w:top w:val="none" w:sz="0" w:space="0" w:color="auto"/>
        <w:left w:val="none" w:sz="0" w:space="0" w:color="auto"/>
        <w:bottom w:val="none" w:sz="0" w:space="0" w:color="auto"/>
        <w:right w:val="none" w:sz="0" w:space="0" w:color="auto"/>
      </w:divBdr>
    </w:div>
    <w:div w:id="1888756207">
      <w:bodyDiv w:val="1"/>
      <w:marLeft w:val="0"/>
      <w:marRight w:val="0"/>
      <w:marTop w:val="0"/>
      <w:marBottom w:val="0"/>
      <w:divBdr>
        <w:top w:val="none" w:sz="0" w:space="0" w:color="auto"/>
        <w:left w:val="none" w:sz="0" w:space="0" w:color="auto"/>
        <w:bottom w:val="none" w:sz="0" w:space="0" w:color="auto"/>
        <w:right w:val="none" w:sz="0" w:space="0" w:color="auto"/>
      </w:divBdr>
    </w:div>
    <w:div w:id="1890802842">
      <w:bodyDiv w:val="1"/>
      <w:marLeft w:val="0"/>
      <w:marRight w:val="0"/>
      <w:marTop w:val="0"/>
      <w:marBottom w:val="0"/>
      <w:divBdr>
        <w:top w:val="none" w:sz="0" w:space="0" w:color="auto"/>
        <w:left w:val="none" w:sz="0" w:space="0" w:color="auto"/>
        <w:bottom w:val="none" w:sz="0" w:space="0" w:color="auto"/>
        <w:right w:val="none" w:sz="0" w:space="0" w:color="auto"/>
      </w:divBdr>
    </w:div>
    <w:div w:id="1890916081">
      <w:bodyDiv w:val="1"/>
      <w:marLeft w:val="0"/>
      <w:marRight w:val="0"/>
      <w:marTop w:val="0"/>
      <w:marBottom w:val="0"/>
      <w:divBdr>
        <w:top w:val="none" w:sz="0" w:space="0" w:color="auto"/>
        <w:left w:val="none" w:sz="0" w:space="0" w:color="auto"/>
        <w:bottom w:val="none" w:sz="0" w:space="0" w:color="auto"/>
        <w:right w:val="none" w:sz="0" w:space="0" w:color="auto"/>
      </w:divBdr>
    </w:div>
    <w:div w:id="1891960978">
      <w:bodyDiv w:val="1"/>
      <w:marLeft w:val="0"/>
      <w:marRight w:val="0"/>
      <w:marTop w:val="0"/>
      <w:marBottom w:val="0"/>
      <w:divBdr>
        <w:top w:val="none" w:sz="0" w:space="0" w:color="auto"/>
        <w:left w:val="none" w:sz="0" w:space="0" w:color="auto"/>
        <w:bottom w:val="none" w:sz="0" w:space="0" w:color="auto"/>
        <w:right w:val="none" w:sz="0" w:space="0" w:color="auto"/>
      </w:divBdr>
    </w:div>
    <w:div w:id="1893687600">
      <w:bodyDiv w:val="1"/>
      <w:marLeft w:val="0"/>
      <w:marRight w:val="0"/>
      <w:marTop w:val="0"/>
      <w:marBottom w:val="0"/>
      <w:divBdr>
        <w:top w:val="none" w:sz="0" w:space="0" w:color="auto"/>
        <w:left w:val="none" w:sz="0" w:space="0" w:color="auto"/>
        <w:bottom w:val="none" w:sz="0" w:space="0" w:color="auto"/>
        <w:right w:val="none" w:sz="0" w:space="0" w:color="auto"/>
      </w:divBdr>
    </w:div>
    <w:div w:id="1896506775">
      <w:bodyDiv w:val="1"/>
      <w:marLeft w:val="0"/>
      <w:marRight w:val="0"/>
      <w:marTop w:val="0"/>
      <w:marBottom w:val="0"/>
      <w:divBdr>
        <w:top w:val="none" w:sz="0" w:space="0" w:color="auto"/>
        <w:left w:val="none" w:sz="0" w:space="0" w:color="auto"/>
        <w:bottom w:val="none" w:sz="0" w:space="0" w:color="auto"/>
        <w:right w:val="none" w:sz="0" w:space="0" w:color="auto"/>
      </w:divBdr>
    </w:div>
    <w:div w:id="1896970273">
      <w:bodyDiv w:val="1"/>
      <w:marLeft w:val="0"/>
      <w:marRight w:val="0"/>
      <w:marTop w:val="0"/>
      <w:marBottom w:val="0"/>
      <w:divBdr>
        <w:top w:val="none" w:sz="0" w:space="0" w:color="auto"/>
        <w:left w:val="none" w:sz="0" w:space="0" w:color="auto"/>
        <w:bottom w:val="none" w:sz="0" w:space="0" w:color="auto"/>
        <w:right w:val="none" w:sz="0" w:space="0" w:color="auto"/>
      </w:divBdr>
    </w:div>
    <w:div w:id="1899322634">
      <w:bodyDiv w:val="1"/>
      <w:marLeft w:val="0"/>
      <w:marRight w:val="0"/>
      <w:marTop w:val="0"/>
      <w:marBottom w:val="0"/>
      <w:divBdr>
        <w:top w:val="none" w:sz="0" w:space="0" w:color="auto"/>
        <w:left w:val="none" w:sz="0" w:space="0" w:color="auto"/>
        <w:bottom w:val="none" w:sz="0" w:space="0" w:color="auto"/>
        <w:right w:val="none" w:sz="0" w:space="0" w:color="auto"/>
      </w:divBdr>
    </w:div>
    <w:div w:id="1899509023">
      <w:bodyDiv w:val="1"/>
      <w:marLeft w:val="0"/>
      <w:marRight w:val="0"/>
      <w:marTop w:val="0"/>
      <w:marBottom w:val="0"/>
      <w:divBdr>
        <w:top w:val="none" w:sz="0" w:space="0" w:color="auto"/>
        <w:left w:val="none" w:sz="0" w:space="0" w:color="auto"/>
        <w:bottom w:val="none" w:sz="0" w:space="0" w:color="auto"/>
        <w:right w:val="none" w:sz="0" w:space="0" w:color="auto"/>
      </w:divBdr>
    </w:div>
    <w:div w:id="1902209432">
      <w:bodyDiv w:val="1"/>
      <w:marLeft w:val="0"/>
      <w:marRight w:val="0"/>
      <w:marTop w:val="0"/>
      <w:marBottom w:val="0"/>
      <w:divBdr>
        <w:top w:val="none" w:sz="0" w:space="0" w:color="auto"/>
        <w:left w:val="none" w:sz="0" w:space="0" w:color="auto"/>
        <w:bottom w:val="none" w:sz="0" w:space="0" w:color="auto"/>
        <w:right w:val="none" w:sz="0" w:space="0" w:color="auto"/>
      </w:divBdr>
    </w:div>
    <w:div w:id="1903127918">
      <w:bodyDiv w:val="1"/>
      <w:marLeft w:val="0"/>
      <w:marRight w:val="0"/>
      <w:marTop w:val="0"/>
      <w:marBottom w:val="0"/>
      <w:divBdr>
        <w:top w:val="none" w:sz="0" w:space="0" w:color="auto"/>
        <w:left w:val="none" w:sz="0" w:space="0" w:color="auto"/>
        <w:bottom w:val="none" w:sz="0" w:space="0" w:color="auto"/>
        <w:right w:val="none" w:sz="0" w:space="0" w:color="auto"/>
      </w:divBdr>
    </w:div>
    <w:div w:id="1903787500">
      <w:bodyDiv w:val="1"/>
      <w:marLeft w:val="0"/>
      <w:marRight w:val="0"/>
      <w:marTop w:val="0"/>
      <w:marBottom w:val="0"/>
      <w:divBdr>
        <w:top w:val="none" w:sz="0" w:space="0" w:color="auto"/>
        <w:left w:val="none" w:sz="0" w:space="0" w:color="auto"/>
        <w:bottom w:val="none" w:sz="0" w:space="0" w:color="auto"/>
        <w:right w:val="none" w:sz="0" w:space="0" w:color="auto"/>
      </w:divBdr>
    </w:div>
    <w:div w:id="1907494691">
      <w:bodyDiv w:val="1"/>
      <w:marLeft w:val="0"/>
      <w:marRight w:val="0"/>
      <w:marTop w:val="0"/>
      <w:marBottom w:val="0"/>
      <w:divBdr>
        <w:top w:val="none" w:sz="0" w:space="0" w:color="auto"/>
        <w:left w:val="none" w:sz="0" w:space="0" w:color="auto"/>
        <w:bottom w:val="none" w:sz="0" w:space="0" w:color="auto"/>
        <w:right w:val="none" w:sz="0" w:space="0" w:color="auto"/>
      </w:divBdr>
    </w:div>
    <w:div w:id="1908762513">
      <w:bodyDiv w:val="1"/>
      <w:marLeft w:val="0"/>
      <w:marRight w:val="0"/>
      <w:marTop w:val="0"/>
      <w:marBottom w:val="0"/>
      <w:divBdr>
        <w:top w:val="none" w:sz="0" w:space="0" w:color="auto"/>
        <w:left w:val="none" w:sz="0" w:space="0" w:color="auto"/>
        <w:bottom w:val="none" w:sz="0" w:space="0" w:color="auto"/>
        <w:right w:val="none" w:sz="0" w:space="0" w:color="auto"/>
      </w:divBdr>
    </w:div>
    <w:div w:id="1909991838">
      <w:bodyDiv w:val="1"/>
      <w:marLeft w:val="0"/>
      <w:marRight w:val="0"/>
      <w:marTop w:val="0"/>
      <w:marBottom w:val="0"/>
      <w:divBdr>
        <w:top w:val="none" w:sz="0" w:space="0" w:color="auto"/>
        <w:left w:val="none" w:sz="0" w:space="0" w:color="auto"/>
        <w:bottom w:val="none" w:sz="0" w:space="0" w:color="auto"/>
        <w:right w:val="none" w:sz="0" w:space="0" w:color="auto"/>
      </w:divBdr>
    </w:div>
    <w:div w:id="1913005290">
      <w:bodyDiv w:val="1"/>
      <w:marLeft w:val="0"/>
      <w:marRight w:val="0"/>
      <w:marTop w:val="0"/>
      <w:marBottom w:val="0"/>
      <w:divBdr>
        <w:top w:val="none" w:sz="0" w:space="0" w:color="auto"/>
        <w:left w:val="none" w:sz="0" w:space="0" w:color="auto"/>
        <w:bottom w:val="none" w:sz="0" w:space="0" w:color="auto"/>
        <w:right w:val="none" w:sz="0" w:space="0" w:color="auto"/>
      </w:divBdr>
    </w:div>
    <w:div w:id="1915164646">
      <w:bodyDiv w:val="1"/>
      <w:marLeft w:val="0"/>
      <w:marRight w:val="0"/>
      <w:marTop w:val="0"/>
      <w:marBottom w:val="0"/>
      <w:divBdr>
        <w:top w:val="none" w:sz="0" w:space="0" w:color="auto"/>
        <w:left w:val="none" w:sz="0" w:space="0" w:color="auto"/>
        <w:bottom w:val="none" w:sz="0" w:space="0" w:color="auto"/>
        <w:right w:val="none" w:sz="0" w:space="0" w:color="auto"/>
      </w:divBdr>
    </w:div>
    <w:div w:id="1916863032">
      <w:bodyDiv w:val="1"/>
      <w:marLeft w:val="0"/>
      <w:marRight w:val="0"/>
      <w:marTop w:val="0"/>
      <w:marBottom w:val="0"/>
      <w:divBdr>
        <w:top w:val="none" w:sz="0" w:space="0" w:color="auto"/>
        <w:left w:val="none" w:sz="0" w:space="0" w:color="auto"/>
        <w:bottom w:val="none" w:sz="0" w:space="0" w:color="auto"/>
        <w:right w:val="none" w:sz="0" w:space="0" w:color="auto"/>
      </w:divBdr>
    </w:div>
    <w:div w:id="1917401430">
      <w:bodyDiv w:val="1"/>
      <w:marLeft w:val="0"/>
      <w:marRight w:val="0"/>
      <w:marTop w:val="0"/>
      <w:marBottom w:val="0"/>
      <w:divBdr>
        <w:top w:val="none" w:sz="0" w:space="0" w:color="auto"/>
        <w:left w:val="none" w:sz="0" w:space="0" w:color="auto"/>
        <w:bottom w:val="none" w:sz="0" w:space="0" w:color="auto"/>
        <w:right w:val="none" w:sz="0" w:space="0" w:color="auto"/>
      </w:divBdr>
    </w:div>
    <w:div w:id="1918200385">
      <w:bodyDiv w:val="1"/>
      <w:marLeft w:val="0"/>
      <w:marRight w:val="0"/>
      <w:marTop w:val="0"/>
      <w:marBottom w:val="0"/>
      <w:divBdr>
        <w:top w:val="none" w:sz="0" w:space="0" w:color="auto"/>
        <w:left w:val="none" w:sz="0" w:space="0" w:color="auto"/>
        <w:bottom w:val="none" w:sz="0" w:space="0" w:color="auto"/>
        <w:right w:val="none" w:sz="0" w:space="0" w:color="auto"/>
      </w:divBdr>
    </w:div>
    <w:div w:id="1918321476">
      <w:bodyDiv w:val="1"/>
      <w:marLeft w:val="0"/>
      <w:marRight w:val="0"/>
      <w:marTop w:val="0"/>
      <w:marBottom w:val="0"/>
      <w:divBdr>
        <w:top w:val="none" w:sz="0" w:space="0" w:color="auto"/>
        <w:left w:val="none" w:sz="0" w:space="0" w:color="auto"/>
        <w:bottom w:val="none" w:sz="0" w:space="0" w:color="auto"/>
        <w:right w:val="none" w:sz="0" w:space="0" w:color="auto"/>
      </w:divBdr>
    </w:div>
    <w:div w:id="1918510643">
      <w:bodyDiv w:val="1"/>
      <w:marLeft w:val="0"/>
      <w:marRight w:val="0"/>
      <w:marTop w:val="0"/>
      <w:marBottom w:val="0"/>
      <w:divBdr>
        <w:top w:val="none" w:sz="0" w:space="0" w:color="auto"/>
        <w:left w:val="none" w:sz="0" w:space="0" w:color="auto"/>
        <w:bottom w:val="none" w:sz="0" w:space="0" w:color="auto"/>
        <w:right w:val="none" w:sz="0" w:space="0" w:color="auto"/>
      </w:divBdr>
    </w:div>
    <w:div w:id="1918903793">
      <w:bodyDiv w:val="1"/>
      <w:marLeft w:val="0"/>
      <w:marRight w:val="0"/>
      <w:marTop w:val="0"/>
      <w:marBottom w:val="0"/>
      <w:divBdr>
        <w:top w:val="none" w:sz="0" w:space="0" w:color="auto"/>
        <w:left w:val="none" w:sz="0" w:space="0" w:color="auto"/>
        <w:bottom w:val="none" w:sz="0" w:space="0" w:color="auto"/>
        <w:right w:val="none" w:sz="0" w:space="0" w:color="auto"/>
      </w:divBdr>
    </w:div>
    <w:div w:id="1919553209">
      <w:bodyDiv w:val="1"/>
      <w:marLeft w:val="0"/>
      <w:marRight w:val="0"/>
      <w:marTop w:val="0"/>
      <w:marBottom w:val="0"/>
      <w:divBdr>
        <w:top w:val="none" w:sz="0" w:space="0" w:color="auto"/>
        <w:left w:val="none" w:sz="0" w:space="0" w:color="auto"/>
        <w:bottom w:val="none" w:sz="0" w:space="0" w:color="auto"/>
        <w:right w:val="none" w:sz="0" w:space="0" w:color="auto"/>
      </w:divBdr>
    </w:div>
    <w:div w:id="1920940507">
      <w:bodyDiv w:val="1"/>
      <w:marLeft w:val="0"/>
      <w:marRight w:val="0"/>
      <w:marTop w:val="0"/>
      <w:marBottom w:val="0"/>
      <w:divBdr>
        <w:top w:val="none" w:sz="0" w:space="0" w:color="auto"/>
        <w:left w:val="none" w:sz="0" w:space="0" w:color="auto"/>
        <w:bottom w:val="none" w:sz="0" w:space="0" w:color="auto"/>
        <w:right w:val="none" w:sz="0" w:space="0" w:color="auto"/>
      </w:divBdr>
    </w:div>
    <w:div w:id="1921405163">
      <w:bodyDiv w:val="1"/>
      <w:marLeft w:val="0"/>
      <w:marRight w:val="0"/>
      <w:marTop w:val="0"/>
      <w:marBottom w:val="0"/>
      <w:divBdr>
        <w:top w:val="none" w:sz="0" w:space="0" w:color="auto"/>
        <w:left w:val="none" w:sz="0" w:space="0" w:color="auto"/>
        <w:bottom w:val="none" w:sz="0" w:space="0" w:color="auto"/>
        <w:right w:val="none" w:sz="0" w:space="0" w:color="auto"/>
      </w:divBdr>
    </w:div>
    <w:div w:id="1923879603">
      <w:bodyDiv w:val="1"/>
      <w:marLeft w:val="0"/>
      <w:marRight w:val="0"/>
      <w:marTop w:val="0"/>
      <w:marBottom w:val="0"/>
      <w:divBdr>
        <w:top w:val="none" w:sz="0" w:space="0" w:color="auto"/>
        <w:left w:val="none" w:sz="0" w:space="0" w:color="auto"/>
        <w:bottom w:val="none" w:sz="0" w:space="0" w:color="auto"/>
        <w:right w:val="none" w:sz="0" w:space="0" w:color="auto"/>
      </w:divBdr>
    </w:div>
    <w:div w:id="1925458333">
      <w:bodyDiv w:val="1"/>
      <w:marLeft w:val="0"/>
      <w:marRight w:val="0"/>
      <w:marTop w:val="0"/>
      <w:marBottom w:val="0"/>
      <w:divBdr>
        <w:top w:val="none" w:sz="0" w:space="0" w:color="auto"/>
        <w:left w:val="none" w:sz="0" w:space="0" w:color="auto"/>
        <w:bottom w:val="none" w:sz="0" w:space="0" w:color="auto"/>
        <w:right w:val="none" w:sz="0" w:space="0" w:color="auto"/>
      </w:divBdr>
    </w:div>
    <w:div w:id="1925795404">
      <w:bodyDiv w:val="1"/>
      <w:marLeft w:val="0"/>
      <w:marRight w:val="0"/>
      <w:marTop w:val="0"/>
      <w:marBottom w:val="0"/>
      <w:divBdr>
        <w:top w:val="none" w:sz="0" w:space="0" w:color="auto"/>
        <w:left w:val="none" w:sz="0" w:space="0" w:color="auto"/>
        <w:bottom w:val="none" w:sz="0" w:space="0" w:color="auto"/>
        <w:right w:val="none" w:sz="0" w:space="0" w:color="auto"/>
      </w:divBdr>
    </w:div>
    <w:div w:id="1930652623">
      <w:bodyDiv w:val="1"/>
      <w:marLeft w:val="0"/>
      <w:marRight w:val="0"/>
      <w:marTop w:val="0"/>
      <w:marBottom w:val="0"/>
      <w:divBdr>
        <w:top w:val="none" w:sz="0" w:space="0" w:color="auto"/>
        <w:left w:val="none" w:sz="0" w:space="0" w:color="auto"/>
        <w:bottom w:val="none" w:sz="0" w:space="0" w:color="auto"/>
        <w:right w:val="none" w:sz="0" w:space="0" w:color="auto"/>
      </w:divBdr>
    </w:div>
    <w:div w:id="1932931967">
      <w:bodyDiv w:val="1"/>
      <w:marLeft w:val="0"/>
      <w:marRight w:val="0"/>
      <w:marTop w:val="0"/>
      <w:marBottom w:val="0"/>
      <w:divBdr>
        <w:top w:val="none" w:sz="0" w:space="0" w:color="auto"/>
        <w:left w:val="none" w:sz="0" w:space="0" w:color="auto"/>
        <w:bottom w:val="none" w:sz="0" w:space="0" w:color="auto"/>
        <w:right w:val="none" w:sz="0" w:space="0" w:color="auto"/>
      </w:divBdr>
    </w:div>
    <w:div w:id="1933082084">
      <w:bodyDiv w:val="1"/>
      <w:marLeft w:val="0"/>
      <w:marRight w:val="0"/>
      <w:marTop w:val="0"/>
      <w:marBottom w:val="0"/>
      <w:divBdr>
        <w:top w:val="none" w:sz="0" w:space="0" w:color="auto"/>
        <w:left w:val="none" w:sz="0" w:space="0" w:color="auto"/>
        <w:bottom w:val="none" w:sz="0" w:space="0" w:color="auto"/>
        <w:right w:val="none" w:sz="0" w:space="0" w:color="auto"/>
      </w:divBdr>
    </w:div>
    <w:div w:id="1935280851">
      <w:bodyDiv w:val="1"/>
      <w:marLeft w:val="0"/>
      <w:marRight w:val="0"/>
      <w:marTop w:val="0"/>
      <w:marBottom w:val="0"/>
      <w:divBdr>
        <w:top w:val="none" w:sz="0" w:space="0" w:color="auto"/>
        <w:left w:val="none" w:sz="0" w:space="0" w:color="auto"/>
        <w:bottom w:val="none" w:sz="0" w:space="0" w:color="auto"/>
        <w:right w:val="none" w:sz="0" w:space="0" w:color="auto"/>
      </w:divBdr>
    </w:div>
    <w:div w:id="1935940995">
      <w:bodyDiv w:val="1"/>
      <w:marLeft w:val="0"/>
      <w:marRight w:val="0"/>
      <w:marTop w:val="0"/>
      <w:marBottom w:val="0"/>
      <w:divBdr>
        <w:top w:val="none" w:sz="0" w:space="0" w:color="auto"/>
        <w:left w:val="none" w:sz="0" w:space="0" w:color="auto"/>
        <w:bottom w:val="none" w:sz="0" w:space="0" w:color="auto"/>
        <w:right w:val="none" w:sz="0" w:space="0" w:color="auto"/>
      </w:divBdr>
    </w:div>
    <w:div w:id="1939216623">
      <w:bodyDiv w:val="1"/>
      <w:marLeft w:val="0"/>
      <w:marRight w:val="0"/>
      <w:marTop w:val="0"/>
      <w:marBottom w:val="0"/>
      <w:divBdr>
        <w:top w:val="none" w:sz="0" w:space="0" w:color="auto"/>
        <w:left w:val="none" w:sz="0" w:space="0" w:color="auto"/>
        <w:bottom w:val="none" w:sz="0" w:space="0" w:color="auto"/>
        <w:right w:val="none" w:sz="0" w:space="0" w:color="auto"/>
      </w:divBdr>
    </w:div>
    <w:div w:id="1942443869">
      <w:bodyDiv w:val="1"/>
      <w:marLeft w:val="0"/>
      <w:marRight w:val="0"/>
      <w:marTop w:val="0"/>
      <w:marBottom w:val="0"/>
      <w:divBdr>
        <w:top w:val="none" w:sz="0" w:space="0" w:color="auto"/>
        <w:left w:val="none" w:sz="0" w:space="0" w:color="auto"/>
        <w:bottom w:val="none" w:sz="0" w:space="0" w:color="auto"/>
        <w:right w:val="none" w:sz="0" w:space="0" w:color="auto"/>
      </w:divBdr>
    </w:div>
    <w:div w:id="1945116740">
      <w:bodyDiv w:val="1"/>
      <w:marLeft w:val="0"/>
      <w:marRight w:val="0"/>
      <w:marTop w:val="0"/>
      <w:marBottom w:val="0"/>
      <w:divBdr>
        <w:top w:val="none" w:sz="0" w:space="0" w:color="auto"/>
        <w:left w:val="none" w:sz="0" w:space="0" w:color="auto"/>
        <w:bottom w:val="none" w:sz="0" w:space="0" w:color="auto"/>
        <w:right w:val="none" w:sz="0" w:space="0" w:color="auto"/>
      </w:divBdr>
    </w:div>
    <w:div w:id="1945649164">
      <w:bodyDiv w:val="1"/>
      <w:marLeft w:val="0"/>
      <w:marRight w:val="0"/>
      <w:marTop w:val="0"/>
      <w:marBottom w:val="0"/>
      <w:divBdr>
        <w:top w:val="none" w:sz="0" w:space="0" w:color="auto"/>
        <w:left w:val="none" w:sz="0" w:space="0" w:color="auto"/>
        <w:bottom w:val="none" w:sz="0" w:space="0" w:color="auto"/>
        <w:right w:val="none" w:sz="0" w:space="0" w:color="auto"/>
      </w:divBdr>
    </w:div>
    <w:div w:id="1945729479">
      <w:bodyDiv w:val="1"/>
      <w:marLeft w:val="0"/>
      <w:marRight w:val="0"/>
      <w:marTop w:val="0"/>
      <w:marBottom w:val="0"/>
      <w:divBdr>
        <w:top w:val="none" w:sz="0" w:space="0" w:color="auto"/>
        <w:left w:val="none" w:sz="0" w:space="0" w:color="auto"/>
        <w:bottom w:val="none" w:sz="0" w:space="0" w:color="auto"/>
        <w:right w:val="none" w:sz="0" w:space="0" w:color="auto"/>
      </w:divBdr>
    </w:div>
    <w:div w:id="1949119207">
      <w:bodyDiv w:val="1"/>
      <w:marLeft w:val="0"/>
      <w:marRight w:val="0"/>
      <w:marTop w:val="0"/>
      <w:marBottom w:val="0"/>
      <w:divBdr>
        <w:top w:val="none" w:sz="0" w:space="0" w:color="auto"/>
        <w:left w:val="none" w:sz="0" w:space="0" w:color="auto"/>
        <w:bottom w:val="none" w:sz="0" w:space="0" w:color="auto"/>
        <w:right w:val="none" w:sz="0" w:space="0" w:color="auto"/>
      </w:divBdr>
    </w:div>
    <w:div w:id="1949194194">
      <w:bodyDiv w:val="1"/>
      <w:marLeft w:val="0"/>
      <w:marRight w:val="0"/>
      <w:marTop w:val="0"/>
      <w:marBottom w:val="0"/>
      <w:divBdr>
        <w:top w:val="none" w:sz="0" w:space="0" w:color="auto"/>
        <w:left w:val="none" w:sz="0" w:space="0" w:color="auto"/>
        <w:bottom w:val="none" w:sz="0" w:space="0" w:color="auto"/>
        <w:right w:val="none" w:sz="0" w:space="0" w:color="auto"/>
      </w:divBdr>
    </w:div>
    <w:div w:id="1950816689">
      <w:bodyDiv w:val="1"/>
      <w:marLeft w:val="0"/>
      <w:marRight w:val="0"/>
      <w:marTop w:val="0"/>
      <w:marBottom w:val="0"/>
      <w:divBdr>
        <w:top w:val="none" w:sz="0" w:space="0" w:color="auto"/>
        <w:left w:val="none" w:sz="0" w:space="0" w:color="auto"/>
        <w:bottom w:val="none" w:sz="0" w:space="0" w:color="auto"/>
        <w:right w:val="none" w:sz="0" w:space="0" w:color="auto"/>
      </w:divBdr>
    </w:div>
    <w:div w:id="1952591499">
      <w:bodyDiv w:val="1"/>
      <w:marLeft w:val="0"/>
      <w:marRight w:val="0"/>
      <w:marTop w:val="0"/>
      <w:marBottom w:val="0"/>
      <w:divBdr>
        <w:top w:val="none" w:sz="0" w:space="0" w:color="auto"/>
        <w:left w:val="none" w:sz="0" w:space="0" w:color="auto"/>
        <w:bottom w:val="none" w:sz="0" w:space="0" w:color="auto"/>
        <w:right w:val="none" w:sz="0" w:space="0" w:color="auto"/>
      </w:divBdr>
    </w:div>
    <w:div w:id="1952663098">
      <w:bodyDiv w:val="1"/>
      <w:marLeft w:val="0"/>
      <w:marRight w:val="0"/>
      <w:marTop w:val="0"/>
      <w:marBottom w:val="0"/>
      <w:divBdr>
        <w:top w:val="none" w:sz="0" w:space="0" w:color="auto"/>
        <w:left w:val="none" w:sz="0" w:space="0" w:color="auto"/>
        <w:bottom w:val="none" w:sz="0" w:space="0" w:color="auto"/>
        <w:right w:val="none" w:sz="0" w:space="0" w:color="auto"/>
      </w:divBdr>
    </w:div>
    <w:div w:id="1953200604">
      <w:bodyDiv w:val="1"/>
      <w:marLeft w:val="0"/>
      <w:marRight w:val="0"/>
      <w:marTop w:val="0"/>
      <w:marBottom w:val="0"/>
      <w:divBdr>
        <w:top w:val="none" w:sz="0" w:space="0" w:color="auto"/>
        <w:left w:val="none" w:sz="0" w:space="0" w:color="auto"/>
        <w:bottom w:val="none" w:sz="0" w:space="0" w:color="auto"/>
        <w:right w:val="none" w:sz="0" w:space="0" w:color="auto"/>
      </w:divBdr>
    </w:div>
    <w:div w:id="1959795078">
      <w:bodyDiv w:val="1"/>
      <w:marLeft w:val="0"/>
      <w:marRight w:val="0"/>
      <w:marTop w:val="0"/>
      <w:marBottom w:val="0"/>
      <w:divBdr>
        <w:top w:val="none" w:sz="0" w:space="0" w:color="auto"/>
        <w:left w:val="none" w:sz="0" w:space="0" w:color="auto"/>
        <w:bottom w:val="none" w:sz="0" w:space="0" w:color="auto"/>
        <w:right w:val="none" w:sz="0" w:space="0" w:color="auto"/>
      </w:divBdr>
    </w:div>
    <w:div w:id="1960994154">
      <w:bodyDiv w:val="1"/>
      <w:marLeft w:val="0"/>
      <w:marRight w:val="0"/>
      <w:marTop w:val="0"/>
      <w:marBottom w:val="0"/>
      <w:divBdr>
        <w:top w:val="none" w:sz="0" w:space="0" w:color="auto"/>
        <w:left w:val="none" w:sz="0" w:space="0" w:color="auto"/>
        <w:bottom w:val="none" w:sz="0" w:space="0" w:color="auto"/>
        <w:right w:val="none" w:sz="0" w:space="0" w:color="auto"/>
      </w:divBdr>
    </w:div>
    <w:div w:id="1963533857">
      <w:bodyDiv w:val="1"/>
      <w:marLeft w:val="0"/>
      <w:marRight w:val="0"/>
      <w:marTop w:val="0"/>
      <w:marBottom w:val="0"/>
      <w:divBdr>
        <w:top w:val="none" w:sz="0" w:space="0" w:color="auto"/>
        <w:left w:val="none" w:sz="0" w:space="0" w:color="auto"/>
        <w:bottom w:val="none" w:sz="0" w:space="0" w:color="auto"/>
        <w:right w:val="none" w:sz="0" w:space="0" w:color="auto"/>
      </w:divBdr>
    </w:div>
    <w:div w:id="1963882717">
      <w:bodyDiv w:val="1"/>
      <w:marLeft w:val="0"/>
      <w:marRight w:val="0"/>
      <w:marTop w:val="0"/>
      <w:marBottom w:val="0"/>
      <w:divBdr>
        <w:top w:val="none" w:sz="0" w:space="0" w:color="auto"/>
        <w:left w:val="none" w:sz="0" w:space="0" w:color="auto"/>
        <w:bottom w:val="none" w:sz="0" w:space="0" w:color="auto"/>
        <w:right w:val="none" w:sz="0" w:space="0" w:color="auto"/>
      </w:divBdr>
    </w:div>
    <w:div w:id="1965429087">
      <w:bodyDiv w:val="1"/>
      <w:marLeft w:val="0"/>
      <w:marRight w:val="0"/>
      <w:marTop w:val="0"/>
      <w:marBottom w:val="0"/>
      <w:divBdr>
        <w:top w:val="none" w:sz="0" w:space="0" w:color="auto"/>
        <w:left w:val="none" w:sz="0" w:space="0" w:color="auto"/>
        <w:bottom w:val="none" w:sz="0" w:space="0" w:color="auto"/>
        <w:right w:val="none" w:sz="0" w:space="0" w:color="auto"/>
      </w:divBdr>
    </w:div>
    <w:div w:id="1966962325">
      <w:bodyDiv w:val="1"/>
      <w:marLeft w:val="0"/>
      <w:marRight w:val="0"/>
      <w:marTop w:val="0"/>
      <w:marBottom w:val="0"/>
      <w:divBdr>
        <w:top w:val="none" w:sz="0" w:space="0" w:color="auto"/>
        <w:left w:val="none" w:sz="0" w:space="0" w:color="auto"/>
        <w:bottom w:val="none" w:sz="0" w:space="0" w:color="auto"/>
        <w:right w:val="none" w:sz="0" w:space="0" w:color="auto"/>
      </w:divBdr>
    </w:div>
    <w:div w:id="1969161772">
      <w:bodyDiv w:val="1"/>
      <w:marLeft w:val="0"/>
      <w:marRight w:val="0"/>
      <w:marTop w:val="0"/>
      <w:marBottom w:val="0"/>
      <w:divBdr>
        <w:top w:val="none" w:sz="0" w:space="0" w:color="auto"/>
        <w:left w:val="none" w:sz="0" w:space="0" w:color="auto"/>
        <w:bottom w:val="none" w:sz="0" w:space="0" w:color="auto"/>
        <w:right w:val="none" w:sz="0" w:space="0" w:color="auto"/>
      </w:divBdr>
    </w:div>
    <w:div w:id="1973562284">
      <w:bodyDiv w:val="1"/>
      <w:marLeft w:val="0"/>
      <w:marRight w:val="0"/>
      <w:marTop w:val="0"/>
      <w:marBottom w:val="0"/>
      <w:divBdr>
        <w:top w:val="none" w:sz="0" w:space="0" w:color="auto"/>
        <w:left w:val="none" w:sz="0" w:space="0" w:color="auto"/>
        <w:bottom w:val="none" w:sz="0" w:space="0" w:color="auto"/>
        <w:right w:val="none" w:sz="0" w:space="0" w:color="auto"/>
      </w:divBdr>
    </w:div>
    <w:div w:id="1974283849">
      <w:bodyDiv w:val="1"/>
      <w:marLeft w:val="0"/>
      <w:marRight w:val="0"/>
      <w:marTop w:val="0"/>
      <w:marBottom w:val="0"/>
      <w:divBdr>
        <w:top w:val="none" w:sz="0" w:space="0" w:color="auto"/>
        <w:left w:val="none" w:sz="0" w:space="0" w:color="auto"/>
        <w:bottom w:val="none" w:sz="0" w:space="0" w:color="auto"/>
        <w:right w:val="none" w:sz="0" w:space="0" w:color="auto"/>
      </w:divBdr>
    </w:div>
    <w:div w:id="1978416812">
      <w:bodyDiv w:val="1"/>
      <w:marLeft w:val="0"/>
      <w:marRight w:val="0"/>
      <w:marTop w:val="0"/>
      <w:marBottom w:val="0"/>
      <w:divBdr>
        <w:top w:val="none" w:sz="0" w:space="0" w:color="auto"/>
        <w:left w:val="none" w:sz="0" w:space="0" w:color="auto"/>
        <w:bottom w:val="none" w:sz="0" w:space="0" w:color="auto"/>
        <w:right w:val="none" w:sz="0" w:space="0" w:color="auto"/>
      </w:divBdr>
    </w:div>
    <w:div w:id="1978804387">
      <w:bodyDiv w:val="1"/>
      <w:marLeft w:val="0"/>
      <w:marRight w:val="0"/>
      <w:marTop w:val="0"/>
      <w:marBottom w:val="0"/>
      <w:divBdr>
        <w:top w:val="none" w:sz="0" w:space="0" w:color="auto"/>
        <w:left w:val="none" w:sz="0" w:space="0" w:color="auto"/>
        <w:bottom w:val="none" w:sz="0" w:space="0" w:color="auto"/>
        <w:right w:val="none" w:sz="0" w:space="0" w:color="auto"/>
      </w:divBdr>
    </w:div>
    <w:div w:id="1979064995">
      <w:bodyDiv w:val="1"/>
      <w:marLeft w:val="0"/>
      <w:marRight w:val="0"/>
      <w:marTop w:val="0"/>
      <w:marBottom w:val="0"/>
      <w:divBdr>
        <w:top w:val="none" w:sz="0" w:space="0" w:color="auto"/>
        <w:left w:val="none" w:sz="0" w:space="0" w:color="auto"/>
        <w:bottom w:val="none" w:sz="0" w:space="0" w:color="auto"/>
        <w:right w:val="none" w:sz="0" w:space="0" w:color="auto"/>
      </w:divBdr>
    </w:div>
    <w:div w:id="1979651924">
      <w:bodyDiv w:val="1"/>
      <w:marLeft w:val="0"/>
      <w:marRight w:val="0"/>
      <w:marTop w:val="0"/>
      <w:marBottom w:val="0"/>
      <w:divBdr>
        <w:top w:val="none" w:sz="0" w:space="0" w:color="auto"/>
        <w:left w:val="none" w:sz="0" w:space="0" w:color="auto"/>
        <w:bottom w:val="none" w:sz="0" w:space="0" w:color="auto"/>
        <w:right w:val="none" w:sz="0" w:space="0" w:color="auto"/>
      </w:divBdr>
    </w:div>
    <w:div w:id="1981382583">
      <w:bodyDiv w:val="1"/>
      <w:marLeft w:val="0"/>
      <w:marRight w:val="0"/>
      <w:marTop w:val="0"/>
      <w:marBottom w:val="0"/>
      <w:divBdr>
        <w:top w:val="none" w:sz="0" w:space="0" w:color="auto"/>
        <w:left w:val="none" w:sz="0" w:space="0" w:color="auto"/>
        <w:bottom w:val="none" w:sz="0" w:space="0" w:color="auto"/>
        <w:right w:val="none" w:sz="0" w:space="0" w:color="auto"/>
      </w:divBdr>
    </w:div>
    <w:div w:id="1985965431">
      <w:bodyDiv w:val="1"/>
      <w:marLeft w:val="0"/>
      <w:marRight w:val="0"/>
      <w:marTop w:val="0"/>
      <w:marBottom w:val="0"/>
      <w:divBdr>
        <w:top w:val="none" w:sz="0" w:space="0" w:color="auto"/>
        <w:left w:val="none" w:sz="0" w:space="0" w:color="auto"/>
        <w:bottom w:val="none" w:sz="0" w:space="0" w:color="auto"/>
        <w:right w:val="none" w:sz="0" w:space="0" w:color="auto"/>
      </w:divBdr>
    </w:div>
    <w:div w:id="1986276148">
      <w:bodyDiv w:val="1"/>
      <w:marLeft w:val="0"/>
      <w:marRight w:val="0"/>
      <w:marTop w:val="0"/>
      <w:marBottom w:val="0"/>
      <w:divBdr>
        <w:top w:val="none" w:sz="0" w:space="0" w:color="auto"/>
        <w:left w:val="none" w:sz="0" w:space="0" w:color="auto"/>
        <w:bottom w:val="none" w:sz="0" w:space="0" w:color="auto"/>
        <w:right w:val="none" w:sz="0" w:space="0" w:color="auto"/>
      </w:divBdr>
    </w:div>
    <w:div w:id="1987926574">
      <w:bodyDiv w:val="1"/>
      <w:marLeft w:val="0"/>
      <w:marRight w:val="0"/>
      <w:marTop w:val="0"/>
      <w:marBottom w:val="0"/>
      <w:divBdr>
        <w:top w:val="none" w:sz="0" w:space="0" w:color="auto"/>
        <w:left w:val="none" w:sz="0" w:space="0" w:color="auto"/>
        <w:bottom w:val="none" w:sz="0" w:space="0" w:color="auto"/>
        <w:right w:val="none" w:sz="0" w:space="0" w:color="auto"/>
      </w:divBdr>
    </w:div>
    <w:div w:id="1991247400">
      <w:bodyDiv w:val="1"/>
      <w:marLeft w:val="0"/>
      <w:marRight w:val="0"/>
      <w:marTop w:val="0"/>
      <w:marBottom w:val="0"/>
      <w:divBdr>
        <w:top w:val="none" w:sz="0" w:space="0" w:color="auto"/>
        <w:left w:val="none" w:sz="0" w:space="0" w:color="auto"/>
        <w:bottom w:val="none" w:sz="0" w:space="0" w:color="auto"/>
        <w:right w:val="none" w:sz="0" w:space="0" w:color="auto"/>
      </w:divBdr>
    </w:div>
    <w:div w:id="1992632068">
      <w:bodyDiv w:val="1"/>
      <w:marLeft w:val="0"/>
      <w:marRight w:val="0"/>
      <w:marTop w:val="0"/>
      <w:marBottom w:val="0"/>
      <w:divBdr>
        <w:top w:val="none" w:sz="0" w:space="0" w:color="auto"/>
        <w:left w:val="none" w:sz="0" w:space="0" w:color="auto"/>
        <w:bottom w:val="none" w:sz="0" w:space="0" w:color="auto"/>
        <w:right w:val="none" w:sz="0" w:space="0" w:color="auto"/>
      </w:divBdr>
    </w:div>
    <w:div w:id="1992902534">
      <w:bodyDiv w:val="1"/>
      <w:marLeft w:val="0"/>
      <w:marRight w:val="0"/>
      <w:marTop w:val="0"/>
      <w:marBottom w:val="0"/>
      <w:divBdr>
        <w:top w:val="none" w:sz="0" w:space="0" w:color="auto"/>
        <w:left w:val="none" w:sz="0" w:space="0" w:color="auto"/>
        <w:bottom w:val="none" w:sz="0" w:space="0" w:color="auto"/>
        <w:right w:val="none" w:sz="0" w:space="0" w:color="auto"/>
      </w:divBdr>
    </w:div>
    <w:div w:id="1995180989">
      <w:bodyDiv w:val="1"/>
      <w:marLeft w:val="0"/>
      <w:marRight w:val="0"/>
      <w:marTop w:val="0"/>
      <w:marBottom w:val="0"/>
      <w:divBdr>
        <w:top w:val="none" w:sz="0" w:space="0" w:color="auto"/>
        <w:left w:val="none" w:sz="0" w:space="0" w:color="auto"/>
        <w:bottom w:val="none" w:sz="0" w:space="0" w:color="auto"/>
        <w:right w:val="none" w:sz="0" w:space="0" w:color="auto"/>
      </w:divBdr>
    </w:div>
    <w:div w:id="1995789306">
      <w:bodyDiv w:val="1"/>
      <w:marLeft w:val="0"/>
      <w:marRight w:val="0"/>
      <w:marTop w:val="0"/>
      <w:marBottom w:val="0"/>
      <w:divBdr>
        <w:top w:val="none" w:sz="0" w:space="0" w:color="auto"/>
        <w:left w:val="none" w:sz="0" w:space="0" w:color="auto"/>
        <w:bottom w:val="none" w:sz="0" w:space="0" w:color="auto"/>
        <w:right w:val="none" w:sz="0" w:space="0" w:color="auto"/>
      </w:divBdr>
    </w:div>
    <w:div w:id="2003924944">
      <w:bodyDiv w:val="1"/>
      <w:marLeft w:val="0"/>
      <w:marRight w:val="0"/>
      <w:marTop w:val="0"/>
      <w:marBottom w:val="0"/>
      <w:divBdr>
        <w:top w:val="none" w:sz="0" w:space="0" w:color="auto"/>
        <w:left w:val="none" w:sz="0" w:space="0" w:color="auto"/>
        <w:bottom w:val="none" w:sz="0" w:space="0" w:color="auto"/>
        <w:right w:val="none" w:sz="0" w:space="0" w:color="auto"/>
      </w:divBdr>
    </w:div>
    <w:div w:id="2005040639">
      <w:bodyDiv w:val="1"/>
      <w:marLeft w:val="0"/>
      <w:marRight w:val="0"/>
      <w:marTop w:val="0"/>
      <w:marBottom w:val="0"/>
      <w:divBdr>
        <w:top w:val="none" w:sz="0" w:space="0" w:color="auto"/>
        <w:left w:val="none" w:sz="0" w:space="0" w:color="auto"/>
        <w:bottom w:val="none" w:sz="0" w:space="0" w:color="auto"/>
        <w:right w:val="none" w:sz="0" w:space="0" w:color="auto"/>
      </w:divBdr>
    </w:div>
    <w:div w:id="2010861138">
      <w:bodyDiv w:val="1"/>
      <w:marLeft w:val="0"/>
      <w:marRight w:val="0"/>
      <w:marTop w:val="0"/>
      <w:marBottom w:val="0"/>
      <w:divBdr>
        <w:top w:val="none" w:sz="0" w:space="0" w:color="auto"/>
        <w:left w:val="none" w:sz="0" w:space="0" w:color="auto"/>
        <w:bottom w:val="none" w:sz="0" w:space="0" w:color="auto"/>
        <w:right w:val="none" w:sz="0" w:space="0" w:color="auto"/>
      </w:divBdr>
    </w:div>
    <w:div w:id="2012371587">
      <w:bodyDiv w:val="1"/>
      <w:marLeft w:val="0"/>
      <w:marRight w:val="0"/>
      <w:marTop w:val="0"/>
      <w:marBottom w:val="0"/>
      <w:divBdr>
        <w:top w:val="none" w:sz="0" w:space="0" w:color="auto"/>
        <w:left w:val="none" w:sz="0" w:space="0" w:color="auto"/>
        <w:bottom w:val="none" w:sz="0" w:space="0" w:color="auto"/>
        <w:right w:val="none" w:sz="0" w:space="0" w:color="auto"/>
      </w:divBdr>
    </w:div>
    <w:div w:id="2013485892">
      <w:bodyDiv w:val="1"/>
      <w:marLeft w:val="0"/>
      <w:marRight w:val="0"/>
      <w:marTop w:val="0"/>
      <w:marBottom w:val="0"/>
      <w:divBdr>
        <w:top w:val="none" w:sz="0" w:space="0" w:color="auto"/>
        <w:left w:val="none" w:sz="0" w:space="0" w:color="auto"/>
        <w:bottom w:val="none" w:sz="0" w:space="0" w:color="auto"/>
        <w:right w:val="none" w:sz="0" w:space="0" w:color="auto"/>
      </w:divBdr>
    </w:div>
    <w:div w:id="2016105731">
      <w:bodyDiv w:val="1"/>
      <w:marLeft w:val="0"/>
      <w:marRight w:val="0"/>
      <w:marTop w:val="0"/>
      <w:marBottom w:val="0"/>
      <w:divBdr>
        <w:top w:val="none" w:sz="0" w:space="0" w:color="auto"/>
        <w:left w:val="none" w:sz="0" w:space="0" w:color="auto"/>
        <w:bottom w:val="none" w:sz="0" w:space="0" w:color="auto"/>
        <w:right w:val="none" w:sz="0" w:space="0" w:color="auto"/>
      </w:divBdr>
    </w:div>
    <w:div w:id="2018462027">
      <w:bodyDiv w:val="1"/>
      <w:marLeft w:val="0"/>
      <w:marRight w:val="0"/>
      <w:marTop w:val="0"/>
      <w:marBottom w:val="0"/>
      <w:divBdr>
        <w:top w:val="none" w:sz="0" w:space="0" w:color="auto"/>
        <w:left w:val="none" w:sz="0" w:space="0" w:color="auto"/>
        <w:bottom w:val="none" w:sz="0" w:space="0" w:color="auto"/>
        <w:right w:val="none" w:sz="0" w:space="0" w:color="auto"/>
      </w:divBdr>
    </w:div>
    <w:div w:id="2019774185">
      <w:bodyDiv w:val="1"/>
      <w:marLeft w:val="0"/>
      <w:marRight w:val="0"/>
      <w:marTop w:val="0"/>
      <w:marBottom w:val="0"/>
      <w:divBdr>
        <w:top w:val="none" w:sz="0" w:space="0" w:color="auto"/>
        <w:left w:val="none" w:sz="0" w:space="0" w:color="auto"/>
        <w:bottom w:val="none" w:sz="0" w:space="0" w:color="auto"/>
        <w:right w:val="none" w:sz="0" w:space="0" w:color="auto"/>
      </w:divBdr>
    </w:div>
    <w:div w:id="2020039637">
      <w:bodyDiv w:val="1"/>
      <w:marLeft w:val="0"/>
      <w:marRight w:val="0"/>
      <w:marTop w:val="0"/>
      <w:marBottom w:val="0"/>
      <w:divBdr>
        <w:top w:val="none" w:sz="0" w:space="0" w:color="auto"/>
        <w:left w:val="none" w:sz="0" w:space="0" w:color="auto"/>
        <w:bottom w:val="none" w:sz="0" w:space="0" w:color="auto"/>
        <w:right w:val="none" w:sz="0" w:space="0" w:color="auto"/>
      </w:divBdr>
    </w:div>
    <w:div w:id="2020959463">
      <w:bodyDiv w:val="1"/>
      <w:marLeft w:val="0"/>
      <w:marRight w:val="0"/>
      <w:marTop w:val="0"/>
      <w:marBottom w:val="0"/>
      <w:divBdr>
        <w:top w:val="none" w:sz="0" w:space="0" w:color="auto"/>
        <w:left w:val="none" w:sz="0" w:space="0" w:color="auto"/>
        <w:bottom w:val="none" w:sz="0" w:space="0" w:color="auto"/>
        <w:right w:val="none" w:sz="0" w:space="0" w:color="auto"/>
      </w:divBdr>
    </w:div>
    <w:div w:id="2025402409">
      <w:bodyDiv w:val="1"/>
      <w:marLeft w:val="0"/>
      <w:marRight w:val="0"/>
      <w:marTop w:val="0"/>
      <w:marBottom w:val="0"/>
      <w:divBdr>
        <w:top w:val="none" w:sz="0" w:space="0" w:color="auto"/>
        <w:left w:val="none" w:sz="0" w:space="0" w:color="auto"/>
        <w:bottom w:val="none" w:sz="0" w:space="0" w:color="auto"/>
        <w:right w:val="none" w:sz="0" w:space="0" w:color="auto"/>
      </w:divBdr>
    </w:div>
    <w:div w:id="2027947290">
      <w:bodyDiv w:val="1"/>
      <w:marLeft w:val="0"/>
      <w:marRight w:val="0"/>
      <w:marTop w:val="0"/>
      <w:marBottom w:val="0"/>
      <w:divBdr>
        <w:top w:val="none" w:sz="0" w:space="0" w:color="auto"/>
        <w:left w:val="none" w:sz="0" w:space="0" w:color="auto"/>
        <w:bottom w:val="none" w:sz="0" w:space="0" w:color="auto"/>
        <w:right w:val="none" w:sz="0" w:space="0" w:color="auto"/>
      </w:divBdr>
    </w:div>
    <w:div w:id="2028949076">
      <w:bodyDiv w:val="1"/>
      <w:marLeft w:val="0"/>
      <w:marRight w:val="0"/>
      <w:marTop w:val="0"/>
      <w:marBottom w:val="0"/>
      <w:divBdr>
        <w:top w:val="none" w:sz="0" w:space="0" w:color="auto"/>
        <w:left w:val="none" w:sz="0" w:space="0" w:color="auto"/>
        <w:bottom w:val="none" w:sz="0" w:space="0" w:color="auto"/>
        <w:right w:val="none" w:sz="0" w:space="0" w:color="auto"/>
      </w:divBdr>
    </w:div>
    <w:div w:id="2037196504">
      <w:bodyDiv w:val="1"/>
      <w:marLeft w:val="0"/>
      <w:marRight w:val="0"/>
      <w:marTop w:val="0"/>
      <w:marBottom w:val="0"/>
      <w:divBdr>
        <w:top w:val="none" w:sz="0" w:space="0" w:color="auto"/>
        <w:left w:val="none" w:sz="0" w:space="0" w:color="auto"/>
        <w:bottom w:val="none" w:sz="0" w:space="0" w:color="auto"/>
        <w:right w:val="none" w:sz="0" w:space="0" w:color="auto"/>
      </w:divBdr>
    </w:div>
    <w:div w:id="2040356009">
      <w:bodyDiv w:val="1"/>
      <w:marLeft w:val="0"/>
      <w:marRight w:val="0"/>
      <w:marTop w:val="0"/>
      <w:marBottom w:val="0"/>
      <w:divBdr>
        <w:top w:val="none" w:sz="0" w:space="0" w:color="auto"/>
        <w:left w:val="none" w:sz="0" w:space="0" w:color="auto"/>
        <w:bottom w:val="none" w:sz="0" w:space="0" w:color="auto"/>
        <w:right w:val="none" w:sz="0" w:space="0" w:color="auto"/>
      </w:divBdr>
    </w:div>
    <w:div w:id="2047371280">
      <w:bodyDiv w:val="1"/>
      <w:marLeft w:val="0"/>
      <w:marRight w:val="0"/>
      <w:marTop w:val="0"/>
      <w:marBottom w:val="0"/>
      <w:divBdr>
        <w:top w:val="none" w:sz="0" w:space="0" w:color="auto"/>
        <w:left w:val="none" w:sz="0" w:space="0" w:color="auto"/>
        <w:bottom w:val="none" w:sz="0" w:space="0" w:color="auto"/>
        <w:right w:val="none" w:sz="0" w:space="0" w:color="auto"/>
      </w:divBdr>
    </w:div>
    <w:div w:id="2049060564">
      <w:bodyDiv w:val="1"/>
      <w:marLeft w:val="0"/>
      <w:marRight w:val="0"/>
      <w:marTop w:val="0"/>
      <w:marBottom w:val="0"/>
      <w:divBdr>
        <w:top w:val="none" w:sz="0" w:space="0" w:color="auto"/>
        <w:left w:val="none" w:sz="0" w:space="0" w:color="auto"/>
        <w:bottom w:val="none" w:sz="0" w:space="0" w:color="auto"/>
        <w:right w:val="none" w:sz="0" w:space="0" w:color="auto"/>
      </w:divBdr>
    </w:div>
    <w:div w:id="2050765123">
      <w:bodyDiv w:val="1"/>
      <w:marLeft w:val="0"/>
      <w:marRight w:val="0"/>
      <w:marTop w:val="0"/>
      <w:marBottom w:val="0"/>
      <w:divBdr>
        <w:top w:val="none" w:sz="0" w:space="0" w:color="auto"/>
        <w:left w:val="none" w:sz="0" w:space="0" w:color="auto"/>
        <w:bottom w:val="none" w:sz="0" w:space="0" w:color="auto"/>
        <w:right w:val="none" w:sz="0" w:space="0" w:color="auto"/>
      </w:divBdr>
    </w:div>
    <w:div w:id="2051221179">
      <w:bodyDiv w:val="1"/>
      <w:marLeft w:val="0"/>
      <w:marRight w:val="0"/>
      <w:marTop w:val="0"/>
      <w:marBottom w:val="0"/>
      <w:divBdr>
        <w:top w:val="none" w:sz="0" w:space="0" w:color="auto"/>
        <w:left w:val="none" w:sz="0" w:space="0" w:color="auto"/>
        <w:bottom w:val="none" w:sz="0" w:space="0" w:color="auto"/>
        <w:right w:val="none" w:sz="0" w:space="0" w:color="auto"/>
      </w:divBdr>
    </w:div>
    <w:div w:id="2055079404">
      <w:bodyDiv w:val="1"/>
      <w:marLeft w:val="0"/>
      <w:marRight w:val="0"/>
      <w:marTop w:val="0"/>
      <w:marBottom w:val="0"/>
      <w:divBdr>
        <w:top w:val="none" w:sz="0" w:space="0" w:color="auto"/>
        <w:left w:val="none" w:sz="0" w:space="0" w:color="auto"/>
        <w:bottom w:val="none" w:sz="0" w:space="0" w:color="auto"/>
        <w:right w:val="none" w:sz="0" w:space="0" w:color="auto"/>
      </w:divBdr>
    </w:div>
    <w:div w:id="2057773882">
      <w:bodyDiv w:val="1"/>
      <w:marLeft w:val="0"/>
      <w:marRight w:val="0"/>
      <w:marTop w:val="0"/>
      <w:marBottom w:val="0"/>
      <w:divBdr>
        <w:top w:val="none" w:sz="0" w:space="0" w:color="auto"/>
        <w:left w:val="none" w:sz="0" w:space="0" w:color="auto"/>
        <w:bottom w:val="none" w:sz="0" w:space="0" w:color="auto"/>
        <w:right w:val="none" w:sz="0" w:space="0" w:color="auto"/>
      </w:divBdr>
    </w:div>
    <w:div w:id="2060592537">
      <w:bodyDiv w:val="1"/>
      <w:marLeft w:val="0"/>
      <w:marRight w:val="0"/>
      <w:marTop w:val="0"/>
      <w:marBottom w:val="0"/>
      <w:divBdr>
        <w:top w:val="none" w:sz="0" w:space="0" w:color="auto"/>
        <w:left w:val="none" w:sz="0" w:space="0" w:color="auto"/>
        <w:bottom w:val="none" w:sz="0" w:space="0" w:color="auto"/>
        <w:right w:val="none" w:sz="0" w:space="0" w:color="auto"/>
      </w:divBdr>
    </w:div>
    <w:div w:id="2061243036">
      <w:bodyDiv w:val="1"/>
      <w:marLeft w:val="0"/>
      <w:marRight w:val="0"/>
      <w:marTop w:val="0"/>
      <w:marBottom w:val="0"/>
      <w:divBdr>
        <w:top w:val="none" w:sz="0" w:space="0" w:color="auto"/>
        <w:left w:val="none" w:sz="0" w:space="0" w:color="auto"/>
        <w:bottom w:val="none" w:sz="0" w:space="0" w:color="auto"/>
        <w:right w:val="none" w:sz="0" w:space="0" w:color="auto"/>
      </w:divBdr>
    </w:div>
    <w:div w:id="2066297960">
      <w:bodyDiv w:val="1"/>
      <w:marLeft w:val="0"/>
      <w:marRight w:val="0"/>
      <w:marTop w:val="0"/>
      <w:marBottom w:val="0"/>
      <w:divBdr>
        <w:top w:val="none" w:sz="0" w:space="0" w:color="auto"/>
        <w:left w:val="none" w:sz="0" w:space="0" w:color="auto"/>
        <w:bottom w:val="none" w:sz="0" w:space="0" w:color="auto"/>
        <w:right w:val="none" w:sz="0" w:space="0" w:color="auto"/>
      </w:divBdr>
    </w:div>
    <w:div w:id="2067953223">
      <w:bodyDiv w:val="1"/>
      <w:marLeft w:val="0"/>
      <w:marRight w:val="0"/>
      <w:marTop w:val="0"/>
      <w:marBottom w:val="0"/>
      <w:divBdr>
        <w:top w:val="none" w:sz="0" w:space="0" w:color="auto"/>
        <w:left w:val="none" w:sz="0" w:space="0" w:color="auto"/>
        <w:bottom w:val="none" w:sz="0" w:space="0" w:color="auto"/>
        <w:right w:val="none" w:sz="0" w:space="0" w:color="auto"/>
      </w:divBdr>
    </w:div>
    <w:div w:id="2069574677">
      <w:bodyDiv w:val="1"/>
      <w:marLeft w:val="0"/>
      <w:marRight w:val="0"/>
      <w:marTop w:val="0"/>
      <w:marBottom w:val="0"/>
      <w:divBdr>
        <w:top w:val="none" w:sz="0" w:space="0" w:color="auto"/>
        <w:left w:val="none" w:sz="0" w:space="0" w:color="auto"/>
        <w:bottom w:val="none" w:sz="0" w:space="0" w:color="auto"/>
        <w:right w:val="none" w:sz="0" w:space="0" w:color="auto"/>
      </w:divBdr>
    </w:div>
    <w:div w:id="2071539416">
      <w:bodyDiv w:val="1"/>
      <w:marLeft w:val="0"/>
      <w:marRight w:val="0"/>
      <w:marTop w:val="0"/>
      <w:marBottom w:val="0"/>
      <w:divBdr>
        <w:top w:val="none" w:sz="0" w:space="0" w:color="auto"/>
        <w:left w:val="none" w:sz="0" w:space="0" w:color="auto"/>
        <w:bottom w:val="none" w:sz="0" w:space="0" w:color="auto"/>
        <w:right w:val="none" w:sz="0" w:space="0" w:color="auto"/>
      </w:divBdr>
    </w:div>
    <w:div w:id="2071734649">
      <w:bodyDiv w:val="1"/>
      <w:marLeft w:val="0"/>
      <w:marRight w:val="0"/>
      <w:marTop w:val="0"/>
      <w:marBottom w:val="0"/>
      <w:divBdr>
        <w:top w:val="none" w:sz="0" w:space="0" w:color="auto"/>
        <w:left w:val="none" w:sz="0" w:space="0" w:color="auto"/>
        <w:bottom w:val="none" w:sz="0" w:space="0" w:color="auto"/>
        <w:right w:val="none" w:sz="0" w:space="0" w:color="auto"/>
      </w:divBdr>
    </w:div>
    <w:div w:id="2076394691">
      <w:bodyDiv w:val="1"/>
      <w:marLeft w:val="0"/>
      <w:marRight w:val="0"/>
      <w:marTop w:val="0"/>
      <w:marBottom w:val="0"/>
      <w:divBdr>
        <w:top w:val="none" w:sz="0" w:space="0" w:color="auto"/>
        <w:left w:val="none" w:sz="0" w:space="0" w:color="auto"/>
        <w:bottom w:val="none" w:sz="0" w:space="0" w:color="auto"/>
        <w:right w:val="none" w:sz="0" w:space="0" w:color="auto"/>
      </w:divBdr>
    </w:div>
    <w:div w:id="2079595065">
      <w:bodyDiv w:val="1"/>
      <w:marLeft w:val="0"/>
      <w:marRight w:val="0"/>
      <w:marTop w:val="0"/>
      <w:marBottom w:val="0"/>
      <w:divBdr>
        <w:top w:val="none" w:sz="0" w:space="0" w:color="auto"/>
        <w:left w:val="none" w:sz="0" w:space="0" w:color="auto"/>
        <w:bottom w:val="none" w:sz="0" w:space="0" w:color="auto"/>
        <w:right w:val="none" w:sz="0" w:space="0" w:color="auto"/>
      </w:divBdr>
    </w:div>
    <w:div w:id="2082675693">
      <w:bodyDiv w:val="1"/>
      <w:marLeft w:val="0"/>
      <w:marRight w:val="0"/>
      <w:marTop w:val="0"/>
      <w:marBottom w:val="0"/>
      <w:divBdr>
        <w:top w:val="none" w:sz="0" w:space="0" w:color="auto"/>
        <w:left w:val="none" w:sz="0" w:space="0" w:color="auto"/>
        <w:bottom w:val="none" w:sz="0" w:space="0" w:color="auto"/>
        <w:right w:val="none" w:sz="0" w:space="0" w:color="auto"/>
      </w:divBdr>
    </w:div>
    <w:div w:id="2083792432">
      <w:bodyDiv w:val="1"/>
      <w:marLeft w:val="0"/>
      <w:marRight w:val="0"/>
      <w:marTop w:val="0"/>
      <w:marBottom w:val="0"/>
      <w:divBdr>
        <w:top w:val="none" w:sz="0" w:space="0" w:color="auto"/>
        <w:left w:val="none" w:sz="0" w:space="0" w:color="auto"/>
        <w:bottom w:val="none" w:sz="0" w:space="0" w:color="auto"/>
        <w:right w:val="none" w:sz="0" w:space="0" w:color="auto"/>
      </w:divBdr>
    </w:div>
    <w:div w:id="2088530564">
      <w:bodyDiv w:val="1"/>
      <w:marLeft w:val="0"/>
      <w:marRight w:val="0"/>
      <w:marTop w:val="0"/>
      <w:marBottom w:val="0"/>
      <w:divBdr>
        <w:top w:val="none" w:sz="0" w:space="0" w:color="auto"/>
        <w:left w:val="none" w:sz="0" w:space="0" w:color="auto"/>
        <w:bottom w:val="none" w:sz="0" w:space="0" w:color="auto"/>
        <w:right w:val="none" w:sz="0" w:space="0" w:color="auto"/>
      </w:divBdr>
    </w:div>
    <w:div w:id="2088648602">
      <w:bodyDiv w:val="1"/>
      <w:marLeft w:val="0"/>
      <w:marRight w:val="0"/>
      <w:marTop w:val="0"/>
      <w:marBottom w:val="0"/>
      <w:divBdr>
        <w:top w:val="none" w:sz="0" w:space="0" w:color="auto"/>
        <w:left w:val="none" w:sz="0" w:space="0" w:color="auto"/>
        <w:bottom w:val="none" w:sz="0" w:space="0" w:color="auto"/>
        <w:right w:val="none" w:sz="0" w:space="0" w:color="auto"/>
      </w:divBdr>
    </w:div>
    <w:div w:id="2089766176">
      <w:bodyDiv w:val="1"/>
      <w:marLeft w:val="0"/>
      <w:marRight w:val="0"/>
      <w:marTop w:val="0"/>
      <w:marBottom w:val="0"/>
      <w:divBdr>
        <w:top w:val="none" w:sz="0" w:space="0" w:color="auto"/>
        <w:left w:val="none" w:sz="0" w:space="0" w:color="auto"/>
        <w:bottom w:val="none" w:sz="0" w:space="0" w:color="auto"/>
        <w:right w:val="none" w:sz="0" w:space="0" w:color="auto"/>
      </w:divBdr>
    </w:div>
    <w:div w:id="2093089100">
      <w:bodyDiv w:val="1"/>
      <w:marLeft w:val="0"/>
      <w:marRight w:val="0"/>
      <w:marTop w:val="0"/>
      <w:marBottom w:val="0"/>
      <w:divBdr>
        <w:top w:val="none" w:sz="0" w:space="0" w:color="auto"/>
        <w:left w:val="none" w:sz="0" w:space="0" w:color="auto"/>
        <w:bottom w:val="none" w:sz="0" w:space="0" w:color="auto"/>
        <w:right w:val="none" w:sz="0" w:space="0" w:color="auto"/>
      </w:divBdr>
    </w:div>
    <w:div w:id="2093430235">
      <w:bodyDiv w:val="1"/>
      <w:marLeft w:val="0"/>
      <w:marRight w:val="0"/>
      <w:marTop w:val="0"/>
      <w:marBottom w:val="0"/>
      <w:divBdr>
        <w:top w:val="none" w:sz="0" w:space="0" w:color="auto"/>
        <w:left w:val="none" w:sz="0" w:space="0" w:color="auto"/>
        <w:bottom w:val="none" w:sz="0" w:space="0" w:color="auto"/>
        <w:right w:val="none" w:sz="0" w:space="0" w:color="auto"/>
      </w:divBdr>
    </w:div>
    <w:div w:id="2095198986">
      <w:bodyDiv w:val="1"/>
      <w:marLeft w:val="0"/>
      <w:marRight w:val="0"/>
      <w:marTop w:val="0"/>
      <w:marBottom w:val="0"/>
      <w:divBdr>
        <w:top w:val="none" w:sz="0" w:space="0" w:color="auto"/>
        <w:left w:val="none" w:sz="0" w:space="0" w:color="auto"/>
        <w:bottom w:val="none" w:sz="0" w:space="0" w:color="auto"/>
        <w:right w:val="none" w:sz="0" w:space="0" w:color="auto"/>
      </w:divBdr>
    </w:div>
    <w:div w:id="2098674545">
      <w:bodyDiv w:val="1"/>
      <w:marLeft w:val="0"/>
      <w:marRight w:val="0"/>
      <w:marTop w:val="0"/>
      <w:marBottom w:val="0"/>
      <w:divBdr>
        <w:top w:val="none" w:sz="0" w:space="0" w:color="auto"/>
        <w:left w:val="none" w:sz="0" w:space="0" w:color="auto"/>
        <w:bottom w:val="none" w:sz="0" w:space="0" w:color="auto"/>
        <w:right w:val="none" w:sz="0" w:space="0" w:color="auto"/>
      </w:divBdr>
    </w:div>
    <w:div w:id="2099978314">
      <w:bodyDiv w:val="1"/>
      <w:marLeft w:val="0"/>
      <w:marRight w:val="0"/>
      <w:marTop w:val="0"/>
      <w:marBottom w:val="0"/>
      <w:divBdr>
        <w:top w:val="none" w:sz="0" w:space="0" w:color="auto"/>
        <w:left w:val="none" w:sz="0" w:space="0" w:color="auto"/>
        <w:bottom w:val="none" w:sz="0" w:space="0" w:color="auto"/>
        <w:right w:val="none" w:sz="0" w:space="0" w:color="auto"/>
      </w:divBdr>
    </w:div>
    <w:div w:id="2100516334">
      <w:bodyDiv w:val="1"/>
      <w:marLeft w:val="0"/>
      <w:marRight w:val="0"/>
      <w:marTop w:val="0"/>
      <w:marBottom w:val="0"/>
      <w:divBdr>
        <w:top w:val="none" w:sz="0" w:space="0" w:color="auto"/>
        <w:left w:val="none" w:sz="0" w:space="0" w:color="auto"/>
        <w:bottom w:val="none" w:sz="0" w:space="0" w:color="auto"/>
        <w:right w:val="none" w:sz="0" w:space="0" w:color="auto"/>
      </w:divBdr>
    </w:div>
    <w:div w:id="2101758077">
      <w:bodyDiv w:val="1"/>
      <w:marLeft w:val="0"/>
      <w:marRight w:val="0"/>
      <w:marTop w:val="0"/>
      <w:marBottom w:val="0"/>
      <w:divBdr>
        <w:top w:val="none" w:sz="0" w:space="0" w:color="auto"/>
        <w:left w:val="none" w:sz="0" w:space="0" w:color="auto"/>
        <w:bottom w:val="none" w:sz="0" w:space="0" w:color="auto"/>
        <w:right w:val="none" w:sz="0" w:space="0" w:color="auto"/>
      </w:divBdr>
    </w:div>
    <w:div w:id="2102725580">
      <w:bodyDiv w:val="1"/>
      <w:marLeft w:val="0"/>
      <w:marRight w:val="0"/>
      <w:marTop w:val="0"/>
      <w:marBottom w:val="0"/>
      <w:divBdr>
        <w:top w:val="none" w:sz="0" w:space="0" w:color="auto"/>
        <w:left w:val="none" w:sz="0" w:space="0" w:color="auto"/>
        <w:bottom w:val="none" w:sz="0" w:space="0" w:color="auto"/>
        <w:right w:val="none" w:sz="0" w:space="0" w:color="auto"/>
      </w:divBdr>
    </w:div>
    <w:div w:id="2103136911">
      <w:bodyDiv w:val="1"/>
      <w:marLeft w:val="0"/>
      <w:marRight w:val="0"/>
      <w:marTop w:val="0"/>
      <w:marBottom w:val="0"/>
      <w:divBdr>
        <w:top w:val="none" w:sz="0" w:space="0" w:color="auto"/>
        <w:left w:val="none" w:sz="0" w:space="0" w:color="auto"/>
        <w:bottom w:val="none" w:sz="0" w:space="0" w:color="auto"/>
        <w:right w:val="none" w:sz="0" w:space="0" w:color="auto"/>
      </w:divBdr>
    </w:div>
    <w:div w:id="2104255280">
      <w:bodyDiv w:val="1"/>
      <w:marLeft w:val="0"/>
      <w:marRight w:val="0"/>
      <w:marTop w:val="0"/>
      <w:marBottom w:val="0"/>
      <w:divBdr>
        <w:top w:val="none" w:sz="0" w:space="0" w:color="auto"/>
        <w:left w:val="none" w:sz="0" w:space="0" w:color="auto"/>
        <w:bottom w:val="none" w:sz="0" w:space="0" w:color="auto"/>
        <w:right w:val="none" w:sz="0" w:space="0" w:color="auto"/>
      </w:divBdr>
    </w:div>
    <w:div w:id="2107730099">
      <w:bodyDiv w:val="1"/>
      <w:marLeft w:val="0"/>
      <w:marRight w:val="0"/>
      <w:marTop w:val="0"/>
      <w:marBottom w:val="0"/>
      <w:divBdr>
        <w:top w:val="none" w:sz="0" w:space="0" w:color="auto"/>
        <w:left w:val="none" w:sz="0" w:space="0" w:color="auto"/>
        <w:bottom w:val="none" w:sz="0" w:space="0" w:color="auto"/>
        <w:right w:val="none" w:sz="0" w:space="0" w:color="auto"/>
      </w:divBdr>
    </w:div>
    <w:div w:id="2109228547">
      <w:bodyDiv w:val="1"/>
      <w:marLeft w:val="0"/>
      <w:marRight w:val="0"/>
      <w:marTop w:val="0"/>
      <w:marBottom w:val="0"/>
      <w:divBdr>
        <w:top w:val="none" w:sz="0" w:space="0" w:color="auto"/>
        <w:left w:val="none" w:sz="0" w:space="0" w:color="auto"/>
        <w:bottom w:val="none" w:sz="0" w:space="0" w:color="auto"/>
        <w:right w:val="none" w:sz="0" w:space="0" w:color="auto"/>
      </w:divBdr>
    </w:div>
    <w:div w:id="2109307002">
      <w:bodyDiv w:val="1"/>
      <w:marLeft w:val="0"/>
      <w:marRight w:val="0"/>
      <w:marTop w:val="0"/>
      <w:marBottom w:val="0"/>
      <w:divBdr>
        <w:top w:val="none" w:sz="0" w:space="0" w:color="auto"/>
        <w:left w:val="none" w:sz="0" w:space="0" w:color="auto"/>
        <w:bottom w:val="none" w:sz="0" w:space="0" w:color="auto"/>
        <w:right w:val="none" w:sz="0" w:space="0" w:color="auto"/>
      </w:divBdr>
    </w:div>
    <w:div w:id="2117479685">
      <w:bodyDiv w:val="1"/>
      <w:marLeft w:val="0"/>
      <w:marRight w:val="0"/>
      <w:marTop w:val="0"/>
      <w:marBottom w:val="0"/>
      <w:divBdr>
        <w:top w:val="none" w:sz="0" w:space="0" w:color="auto"/>
        <w:left w:val="none" w:sz="0" w:space="0" w:color="auto"/>
        <w:bottom w:val="none" w:sz="0" w:space="0" w:color="auto"/>
        <w:right w:val="none" w:sz="0" w:space="0" w:color="auto"/>
      </w:divBdr>
    </w:div>
    <w:div w:id="2117602352">
      <w:bodyDiv w:val="1"/>
      <w:marLeft w:val="0"/>
      <w:marRight w:val="0"/>
      <w:marTop w:val="0"/>
      <w:marBottom w:val="0"/>
      <w:divBdr>
        <w:top w:val="none" w:sz="0" w:space="0" w:color="auto"/>
        <w:left w:val="none" w:sz="0" w:space="0" w:color="auto"/>
        <w:bottom w:val="none" w:sz="0" w:space="0" w:color="auto"/>
        <w:right w:val="none" w:sz="0" w:space="0" w:color="auto"/>
      </w:divBdr>
    </w:div>
    <w:div w:id="2126074848">
      <w:bodyDiv w:val="1"/>
      <w:marLeft w:val="0"/>
      <w:marRight w:val="0"/>
      <w:marTop w:val="0"/>
      <w:marBottom w:val="0"/>
      <w:divBdr>
        <w:top w:val="none" w:sz="0" w:space="0" w:color="auto"/>
        <w:left w:val="none" w:sz="0" w:space="0" w:color="auto"/>
        <w:bottom w:val="none" w:sz="0" w:space="0" w:color="auto"/>
        <w:right w:val="none" w:sz="0" w:space="0" w:color="auto"/>
      </w:divBdr>
    </w:div>
    <w:div w:id="2126533499">
      <w:bodyDiv w:val="1"/>
      <w:marLeft w:val="0"/>
      <w:marRight w:val="0"/>
      <w:marTop w:val="0"/>
      <w:marBottom w:val="0"/>
      <w:divBdr>
        <w:top w:val="none" w:sz="0" w:space="0" w:color="auto"/>
        <w:left w:val="none" w:sz="0" w:space="0" w:color="auto"/>
        <w:bottom w:val="none" w:sz="0" w:space="0" w:color="auto"/>
        <w:right w:val="none" w:sz="0" w:space="0" w:color="auto"/>
      </w:divBdr>
    </w:div>
    <w:div w:id="2130589558">
      <w:bodyDiv w:val="1"/>
      <w:marLeft w:val="0"/>
      <w:marRight w:val="0"/>
      <w:marTop w:val="0"/>
      <w:marBottom w:val="0"/>
      <w:divBdr>
        <w:top w:val="none" w:sz="0" w:space="0" w:color="auto"/>
        <w:left w:val="none" w:sz="0" w:space="0" w:color="auto"/>
        <w:bottom w:val="none" w:sz="0" w:space="0" w:color="auto"/>
        <w:right w:val="none" w:sz="0" w:space="0" w:color="auto"/>
      </w:divBdr>
    </w:div>
    <w:div w:id="2136362578">
      <w:bodyDiv w:val="1"/>
      <w:marLeft w:val="0"/>
      <w:marRight w:val="0"/>
      <w:marTop w:val="0"/>
      <w:marBottom w:val="0"/>
      <w:divBdr>
        <w:top w:val="none" w:sz="0" w:space="0" w:color="auto"/>
        <w:left w:val="none" w:sz="0" w:space="0" w:color="auto"/>
        <w:bottom w:val="none" w:sz="0" w:space="0" w:color="auto"/>
        <w:right w:val="none" w:sz="0" w:space="0" w:color="auto"/>
      </w:divBdr>
    </w:div>
    <w:div w:id="2140568295">
      <w:bodyDiv w:val="1"/>
      <w:marLeft w:val="0"/>
      <w:marRight w:val="0"/>
      <w:marTop w:val="0"/>
      <w:marBottom w:val="0"/>
      <w:divBdr>
        <w:top w:val="none" w:sz="0" w:space="0" w:color="auto"/>
        <w:left w:val="none" w:sz="0" w:space="0" w:color="auto"/>
        <w:bottom w:val="none" w:sz="0" w:space="0" w:color="auto"/>
        <w:right w:val="none" w:sz="0" w:space="0" w:color="auto"/>
      </w:divBdr>
    </w:div>
    <w:div w:id="2141604301">
      <w:bodyDiv w:val="1"/>
      <w:marLeft w:val="0"/>
      <w:marRight w:val="0"/>
      <w:marTop w:val="0"/>
      <w:marBottom w:val="0"/>
      <w:divBdr>
        <w:top w:val="none" w:sz="0" w:space="0" w:color="auto"/>
        <w:left w:val="none" w:sz="0" w:space="0" w:color="auto"/>
        <w:bottom w:val="none" w:sz="0" w:space="0" w:color="auto"/>
        <w:right w:val="none" w:sz="0" w:space="0" w:color="auto"/>
      </w:divBdr>
    </w:div>
    <w:div w:id="2142266760">
      <w:bodyDiv w:val="1"/>
      <w:marLeft w:val="0"/>
      <w:marRight w:val="0"/>
      <w:marTop w:val="0"/>
      <w:marBottom w:val="0"/>
      <w:divBdr>
        <w:top w:val="none" w:sz="0" w:space="0" w:color="auto"/>
        <w:left w:val="none" w:sz="0" w:space="0" w:color="auto"/>
        <w:bottom w:val="none" w:sz="0" w:space="0" w:color="auto"/>
        <w:right w:val="none" w:sz="0" w:space="0" w:color="auto"/>
      </w:divBdr>
    </w:div>
    <w:div w:id="2143301336">
      <w:bodyDiv w:val="1"/>
      <w:marLeft w:val="0"/>
      <w:marRight w:val="0"/>
      <w:marTop w:val="0"/>
      <w:marBottom w:val="0"/>
      <w:divBdr>
        <w:top w:val="none" w:sz="0" w:space="0" w:color="auto"/>
        <w:left w:val="none" w:sz="0" w:space="0" w:color="auto"/>
        <w:bottom w:val="none" w:sz="0" w:space="0" w:color="auto"/>
        <w:right w:val="none" w:sz="0" w:space="0" w:color="auto"/>
      </w:divBdr>
    </w:div>
    <w:div w:id="2144619488">
      <w:bodyDiv w:val="1"/>
      <w:marLeft w:val="0"/>
      <w:marRight w:val="0"/>
      <w:marTop w:val="0"/>
      <w:marBottom w:val="0"/>
      <w:divBdr>
        <w:top w:val="none" w:sz="0" w:space="0" w:color="auto"/>
        <w:left w:val="none" w:sz="0" w:space="0" w:color="auto"/>
        <w:bottom w:val="none" w:sz="0" w:space="0" w:color="auto"/>
        <w:right w:val="none" w:sz="0" w:space="0" w:color="auto"/>
      </w:divBdr>
    </w:div>
    <w:div w:id="2145543436">
      <w:bodyDiv w:val="1"/>
      <w:marLeft w:val="0"/>
      <w:marRight w:val="0"/>
      <w:marTop w:val="0"/>
      <w:marBottom w:val="0"/>
      <w:divBdr>
        <w:top w:val="none" w:sz="0" w:space="0" w:color="auto"/>
        <w:left w:val="none" w:sz="0" w:space="0" w:color="auto"/>
        <w:bottom w:val="none" w:sz="0" w:space="0" w:color="auto"/>
        <w:right w:val="none" w:sz="0" w:space="0" w:color="auto"/>
      </w:divBdr>
    </w:div>
    <w:div w:id="214650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microsoft.com/office/2007/relationships/hdphoto" Target="media/hdphoto3.wdp"/><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2.png"/><Relationship Id="rId28" Type="http://schemas.microsoft.com/office/2007/relationships/hdphoto" Target="media/hdphoto4.wdp"/><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joininit.com.br/" TargetMode="External"/><Relationship Id="rId14" Type="http://schemas.openxmlformats.org/officeDocument/2006/relationships/image" Target="media/image5.png"/><Relationship Id="rId22" Type="http://schemas.microsoft.com/office/2007/relationships/hdphoto" Target="media/hdphoto2.wdp"/><Relationship Id="rId27" Type="http://schemas.openxmlformats.org/officeDocument/2006/relationships/image" Target="media/image15.png"/><Relationship Id="rId30" Type="http://schemas.microsoft.com/office/2007/relationships/hdphoto" Target="media/hdphoto5.wdp"/><Relationship Id="rId35" Type="http://schemas.openxmlformats.org/officeDocument/2006/relationships/image" Target="media/image21.png"/><Relationship Id="rId43" Type="http://schemas.microsoft.com/office/2007/relationships/hdphoto" Target="media/hdphoto6.wdp"/><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Hir11</b:Tag>
    <b:SourceType>Book</b:SourceType>
    <b:Guid>{0F2C3242-7291-45BC-A6D0-C19C1B6C0AB1}</b:Guid>
    <b:Title>Engenharia de Software: Qualidade e Produtividade com Tecnologia</b:Title>
    <b:Year>2011</b:Year>
    <b:City>Rio de Janeiro</b:City>
    <b:Publisher>Elsevier</b:Publisher>
    <b:Author>
      <b:Author>
        <b:NameList>
          <b:Person>
            <b:Last>Hirama</b:Last>
            <b:First>Kenchi</b:First>
          </b:Person>
        </b:NameList>
      </b:Author>
    </b:Author>
    <b:RefOrder>14</b:RefOrder>
  </b:Source>
  <b:Source>
    <b:Tag>Fer01</b:Tag>
    <b:SourceType>Book</b:SourceType>
    <b:Guid>{1FF2D464-8F20-47D7-83FC-E20D9B5B85CF}</b:Guid>
    <b:Title>Mini Aurélio Século XXI: O minidicionário da língua portuguesa</b:Title>
    <b:Year>2001</b:Year>
    <b:City>Rio de Janeiro</b:City>
    <b:Publisher>Nova Fronteira S.A</b:Publisher>
    <b:Edition>5</b:Edition>
    <b:Author>
      <b:Author>
        <b:NameList>
          <b:Person>
            <b:Last>Ferreira</b:Last>
            <b:Middle>Buarque de Holanda</b:Middle>
            <b:First>Aurélio</b:First>
          </b:Person>
        </b:NameList>
      </b:Author>
    </b:Author>
    <b:RefOrder>12</b:RefOrder>
  </b:Source>
  <b:Source>
    <b:Tag>Tel14</b:Tag>
    <b:SourceType>Book</b:SourceType>
    <b:Guid>{B78AD7D6-8318-4555-B8A1-A7DBAF51F9DC}</b:Guid>
    <b:Title>Extreme Programming: Aprenda como encantar seus usuários desenvolvendo software com agilidade e alta qualidade</b:Title>
    <b:Year>2014</b:Year>
    <b:City>São Paulo</b:City>
    <b:Publisher>Novatec</b:Publisher>
    <b:Edition>2</b:Edition>
    <b:Author>
      <b:Author>
        <b:NameList>
          <b:Person>
            <b:Last>Teles</b:Last>
            <b:Middle>Manhães</b:Middle>
            <b:First>Vinícius</b:First>
          </b:Person>
        </b:NameList>
      </b:Author>
      <b:Editor>
        <b:NameList>
          <b:Person>
            <b:Last>Prates</b:Last>
            <b:First>Rubens</b:First>
          </b:Person>
        </b:NameList>
      </b:Editor>
    </b:Author>
    <b:RefOrder>26</b:RefOrder>
  </b:Source>
  <b:Source>
    <b:Tag>Dia10</b:Tag>
    <b:SourceType>Book</b:SourceType>
    <b:Guid>{74BC4C51-FAAD-4458-B985-6F8ED9805E31}</b:Guid>
    <b:Title>Como escrever uma monografia: Manual de elaboração com exemplos e exercícios</b:Title>
    <b:Year>2010</b:Year>
    <b:City>Rio de Janeiro</b:City>
    <b:Publisher>Atlas</b:Publisher>
    <b:Author>
      <b:Author>
        <b:NameList>
          <b:Person>
            <b:Last>Dias</b:Last>
            <b:Middle>de Souza</b:Middle>
            <b:First>Donaldo</b:First>
          </b:Person>
          <b:Person>
            <b:Last>Silva</b:Last>
            <b:Middle>Ferreira da</b:Middle>
            <b:First>Mônica</b:First>
          </b:Person>
        </b:NameList>
      </b:Author>
    </b:Author>
    <b:RefOrder>1</b:RefOrder>
  </b:Source>
  <b:Source>
    <b:Tag>Sev02</b:Tag>
    <b:SourceType>Book</b:SourceType>
    <b:Guid>{CC90C15D-00A1-4A80-8C5F-35C4FE5F3697}</b:Guid>
    <b:Title>Metodologia de trabalho científico</b:Title>
    <b:Year>2002</b:Year>
    <b:City>São Paulo</b:City>
    <b:Publisher>Cortez</b:Publisher>
    <b:Edition>22</b:Edition>
    <b:Author>
      <b:Author>
        <b:NameList>
          <b:Person>
            <b:Last>Severino</b:Last>
            <b:Middle>Joaquim</b:Middle>
            <b:First>Antônio</b:First>
          </b:Person>
        </b:NameList>
      </b:Author>
    </b:Author>
    <b:RefOrder>2</b:RefOrder>
  </b:Source>
  <b:Source>
    <b:Tag>Ins90</b:Tag>
    <b:SourceType>Book</b:SourceType>
    <b:Guid>{2F5AE627-4ED1-419E-84E4-060F3472F9A6}</b:Guid>
    <b:Title>IEE Std 610.12-1990: IEEE Standard Glossary of Software Engineering Terminology</b:Title>
    <b:Year>1990</b:Year>
    <b:City>New York</b:City>
    <b:Pages>84</b:Pages>
    <b:Author>
      <b:Author>
        <b:Corporate>Institute of Eletrical and Eletronics Engineers</b:Corporate>
      </b:Author>
    </b:Author>
    <b:RefOrder>23</b:RefOrder>
  </b:Source>
  <b:Source>
    <b:Tag>Som11</b:Tag>
    <b:SourceType>Book</b:SourceType>
    <b:Guid>{82F4A586-5998-4E3D-AAE3-8275381862E0}</b:Guid>
    <b:Title>Engenharia de Software</b:Title>
    <b:Year>2011</b:Year>
    <b:City>São Paulo</b:City>
    <b:Publisher>Pearson Prentice Hall</b:Publisher>
    <b:Edition>9</b:Edition>
    <b:Author>
      <b:Author>
        <b:NameList>
          <b:Person>
            <b:Last>Sommerville</b:Last>
            <b:First>Ian</b:First>
          </b:Person>
        </b:NameList>
      </b:Author>
    </b:Author>
    <b:RefOrder>22</b:RefOrder>
  </b:Source>
  <b:Source>
    <b:Tag>Pre11</b:Tag>
    <b:SourceType>Book</b:SourceType>
    <b:Guid>{19B91C3F-01CF-4AAC-B68D-6B9C04BB5BB7}</b:Guid>
    <b:Title>Engenharia de Software: Uma abordagem Profissional</b:Title>
    <b:Year>2011</b:Year>
    <b:City>Porto Alegre</b:City>
    <b:Publisher>Bookman</b:Publisher>
    <b:Edition>7</b:Edition>
    <b:Author>
      <b:Author>
        <b:NameList>
          <b:Person>
            <b:Last>Pressman</b:Last>
            <b:Middle>S.</b:Middle>
            <b:First>Roger</b:First>
          </b:Person>
        </b:NameList>
      </b:Author>
    </b:Author>
    <b:RefOrder>13</b:RefOrder>
  </b:Source>
  <b:Source>
    <b:Tag>Duosd</b:Tag>
    <b:SourceType>InternetSite</b:SourceType>
    <b:Guid>{81CF2B92-4D06-4A52-9EF5-9EAA7B70AD83}</b:Guid>
    <b:Author>
      <b:Author>
        <b:Corporate>Duolingo</b:Corporate>
      </b:Author>
    </b:Author>
    <b:Year>sd.</b:Year>
    <b:YearAccessed>2018</b:YearAccessed>
    <b:MonthAccessed>08</b:MonthAccessed>
    <b:DayAccessed>23</b:DayAccessed>
    <b:URL>https://pt.duolingo.com/</b:URL>
    <b:InternetSiteTitle>Aprenda idiomas de graça. Para sempre</b:InternetSiteTitle>
    <b:RefOrder>11</b:RefOrder>
  </b:Source>
  <b:Source>
    <b:Tag>CCA18</b:Tag>
    <b:SourceType>InternetSite</b:SourceType>
    <b:Guid>{9BC111EF-7662-4876-97AE-32951D946DE2}</b:Guid>
    <b:Author>
      <b:Author>
        <b:Corporate>CCAA</b:Corporate>
      </b:Author>
    </b:Author>
    <b:YearAccessed>2018</b:YearAccessed>
    <b:MonthAccessed>08</b:MonthAccessed>
    <b:DayAccessed>23</b:DayAccessed>
    <b:URL>https://www.ccaa.com.br/espacoccaa/conteudos/</b:URL>
    <b:Year>sd.</b:Year>
    <b:InternetSiteTitle>Espaço CCAA Aluno</b:InternetSiteTitle>
    <b:RefOrder>8</b:RefOrder>
  </b:Source>
  <b:Source>
    <b:Tag>Wiz171</b:Tag>
    <b:SourceType>InternetSite</b:SourceType>
    <b:Guid>{4A9F5EBF-0344-4133-A5C4-BBB6AB6839A6}</b:Guid>
    <b:Author>
      <b:Author>
        <b:Corporate>Wizard</b:Corporate>
      </b:Author>
    </b:Author>
    <b:Year>2017</b:Year>
    <b:YearAccessed>2018</b:YearAccessed>
    <b:MonthAccessed>08</b:MonthAccessed>
    <b:DayAccessed>23</b:DayAccessed>
    <b:URL>http://www.wizard.com.br/experiencias-wizard/</b:URL>
    <b:InternetSiteTitle>Experiências Wizard</b:InternetSiteTitle>
    <b:RefOrder>7</b:RefOrder>
  </b:Source>
  <b:Source>
    <b:Tag>Wiz17</b:Tag>
    <b:SourceType>InternetSite</b:SourceType>
    <b:Guid>{9CC44FB0-79E8-4707-8645-004FA31E4893}</b:Guid>
    <b:Year>2017</b:Year>
    <b:Author>
      <b:Author>
        <b:Corporate>Wizard</b:Corporate>
      </b:Author>
    </b:Author>
    <b:YearAccessed>2018</b:YearAccessed>
    <b:MonthAccessed>08</b:MonthAccessed>
    <b:DayAccessed>23</b:DayAccessed>
    <b:URL>http://www.wizard.com.br/sobre-wizard/</b:URL>
    <b:InternetSiteTitle>Sobre a Wizard</b:InternetSiteTitle>
    <b:RefOrder>6</b:RefOrder>
  </b:Source>
  <b:Source>
    <b:Tag>Goo18</b:Tag>
    <b:SourceType>InternetSite</b:SourceType>
    <b:Guid>{BB343956-0EC7-4D56-B669-191339D6FAB6}</b:Guid>
    <b:Author>
      <b:Author>
        <b:Corporate>Google</b:Corporate>
      </b:Author>
    </b:Author>
    <b:Year>2018</b:Year>
    <b:YearAccessed>2018</b:YearAccessed>
    <b:MonthAccessed>08</b:MonthAccessed>
    <b:DayAccessed>23</b:DayAccessed>
    <b:URL>https://support.google.com/edu/classroom/answer/6020279?hl=pt-BR#</b:URL>
    <b:InternetSiteTitle>Sobre o Google Sala de aula</b:InternetSiteTitle>
    <b:RefOrder>5</b:RefOrder>
  </b:Source>
  <b:Source>
    <b:Tag>Bab18</b:Tag>
    <b:SourceType>InternetSite</b:SourceType>
    <b:Guid>{4B5D8DB2-263E-4565-81DF-EB05C8B2D6AF}</b:Guid>
    <b:Author>
      <b:Author>
        <b:Corporate>Babbel</b:Corporate>
      </b:Author>
    </b:Author>
    <b:InternetSiteTitle>Preços</b:InternetSiteTitle>
    <b:Year>2018</b:Year>
    <b:YearAccessed>2018</b:YearAccessed>
    <b:MonthAccessed>08</b:MonthAccessed>
    <b:DayAccessed>23</b:DayAccessed>
    <b:URL>https://home.babbel.com/prices</b:URL>
    <b:RefOrder>10</b:RefOrder>
  </b:Source>
  <b:Source>
    <b:Tag>Babsd</b:Tag>
    <b:SourceType>InternetSite</b:SourceType>
    <b:Guid>{F107CB87-A8F0-4ECE-A6DE-A7059C75A93A}</b:Guid>
    <b:Author>
      <b:Author>
        <b:Corporate>Babbel</b:Corporate>
      </b:Author>
    </b:Author>
    <b:Year>2018</b:Year>
    <b:YearAccessed>2018</b:YearAccessed>
    <b:MonthAccessed>08</b:MonthAccessed>
    <b:DayAccessed>23</b:DayAccessed>
    <b:URL>https://pt.babbel.com/</b:URL>
    <b:InternetSiteTitle>Fale um idioma como sempre sonhou</b:InternetSiteTitle>
    <b:RefOrder>9</b:RefOrder>
  </b:Source>
  <b:Source>
    <b:Tag>Alv09</b:Tag>
    <b:SourceType>Book</b:SourceType>
    <b:Guid>{DE60EA37-9E83-475C-BACC-5DCC495F54E6}</b:Guid>
    <b:Title>Educação a Distância: o estado da arte</b:Title>
    <b:Year>2009</b:Year>
    <b:City>São Paulo</b:City>
    <b:Publisher>Pearson Education do Brasil</b:Publisher>
    <b:Volume>1</b:Volume>
    <b:Author>
      <b:Author>
        <b:NameList>
          <b:Person>
            <b:Last>Alves</b:Last>
            <b:Middle>Roberto Moreira</b:Middle>
            <b:First>João</b:First>
          </b:Person>
          <b:Person>
            <b:Last>Nunes</b:Last>
            <b:Middle>Ivôno</b:Middle>
            <b:First>Barros</b:First>
          </b:Person>
          <b:Person>
            <b:Last>Litto</b:Last>
            <b:Middle>Michael</b:Middle>
            <b:First>Fredric</b:First>
          </b:Person>
          <b:Person>
            <b:Last>Gomes</b:Last>
            <b:Middle>Alberto da Costa</b:Middle>
            <b:First>Candido</b:First>
          </b:Person>
        </b:NameList>
      </b:Author>
    </b:Author>
    <b:RefOrder>3</b:RefOrder>
  </b:Source>
  <b:Source>
    <b:Tag>Net12</b:Tag>
    <b:SourceType>Book</b:SourceType>
    <b:Guid>{7C33BC35-0D28-4816-A428-61AF74DC4C16}</b:Guid>
    <b:Title>Educação a distância: o estado da arte</b:Title>
    <b:Year>2012</b:Year>
    <b:City>São Paulo</b:City>
    <b:Publisher>Pearson Education do Brasil</b:Publisher>
    <b:Volume>2</b:Volume>
    <b:Author>
      <b:Author>
        <b:NameList>
          <b:Person>
            <b:Last>Neto</b:Last>
            <b:Middle>Augusto de Melo</b:Middle>
            <b:First>José</b:First>
          </b:Person>
          <b:Person>
            <b:Last>Azevedo</b:Last>
            <b:Middle>Carlos de</b:Middle>
            <b:First>José</b:First>
          </b:Person>
          <b:Person>
            <b:Last>Cardoso</b:Last>
            <b:Middle>Yáskara Nogueira Paiva</b:Middle>
            <b:First>Mara</b:First>
          </b:Person>
          <b:Person>
            <b:Last>Assis</b:Last>
            <b:Middle>Maria de</b:Middle>
            <b:First>Elisa</b:First>
          </b:Person>
        </b:NameList>
      </b:Author>
    </b:Author>
    <b:RefOrder>4</b:RefOrder>
  </b:Source>
  <b:Source>
    <b:Tag>Sta17</b:Tag>
    <b:SourceType>Book</b:SourceType>
    <b:Guid>{927A8B70-23AD-4DCD-A8BB-6753696CAAF0}</b:Guid>
    <b:Title>Desenvolvendo com Laravel: Um Framework para construção de aplicativos PHP modernos </b:Title>
    <b:Year>2017</b:Year>
    <b:City>São Paulo</b:City>
    <b:Publisher>Novatec</b:Publisher>
    <b:Edition>1</b:Edition>
    <b:Author>
      <b:Author>
        <b:NameList>
          <b:Person>
            <b:Last>Stauffer</b:Last>
            <b:First>Matt</b:First>
          </b:Person>
        </b:NameList>
      </b:Author>
    </b:Author>
    <b:RefOrder>35</b:RefOrder>
  </b:Source>
  <b:Source>
    <b:Tag>Bar03</b:Tag>
    <b:SourceType>Book</b:SourceType>
    <b:Guid>{7F07267C-F82A-4313-9E6D-2B398E6FA8A4}</b:Guid>
    <b:Title>Design e Avaliação de Interfaces Humano-Computador</b:Title>
    <b:Year>2003</b:Year>
    <b:City>Campinas</b:City>
    <b:Publisher>UNIVERSIDADE ESTADUAL DE CAMPINAS</b:Publisher>
    <b:Author>
      <b:Author>
        <b:NameList>
          <b:Person>
            <b:Last>Baranauskas</b:Last>
            <b:Middle>Calani</b:Middle>
            <b:First>Maria Cecília</b:First>
          </b:Person>
          <b:Person>
            <b:Last>Rocha</b:Last>
            <b:Middle>Vieira da </b:Middle>
            <b:First>Heloísa</b:First>
          </b:Person>
        </b:NameList>
      </b:Author>
    </b:Author>
    <b:RefOrder>21</b:RefOrder>
  </b:Source>
  <b:Source>
    <b:Tag>Ben</b:Tag>
    <b:SourceType>Book</b:SourceType>
    <b:Guid>{875000AB-24BF-4EED-AA37-8B395A1CC128}</b:Guid>
    <b:Title>Desenvolvimento Web com PHP e MySQL</b:Title>
    <b:Author>
      <b:Author>
        <b:NameList>
          <b:Person>
            <b:Last>Bento</b:Last>
            <b:Middle>Júnior</b:Middle>
            <b:First>Evaldo</b:First>
          </b:Person>
        </b:NameList>
      </b:Author>
    </b:Author>
    <b:Year>2013</b:Year>
    <b:City>São Paulo</b:City>
    <b:Publisher>Casa do Código</b:Publisher>
    <b:RefOrder>42</b:RefOrder>
  </b:Source>
  <b:Source>
    <b:Tag>Oqu18</b:Tag>
    <b:SourceType>InternetSite</b:SourceType>
    <b:Guid>{92E691AD-7F2A-4367-AFFC-5DE056EB1A59}</b:Guid>
    <b:Year>2018</b:Year>
    <b:InternetSiteTitle>O que é o PHP?</b:InternetSiteTitle>
    <b:YearAccessed>2018</b:YearAccessed>
    <b:MonthAccessed>09</b:MonthAccessed>
    <b:DayAccessed>30</b:DayAccessed>
    <b:URL>https://secure.php.net/manual/pt_BR/intro-whatis.php</b:URL>
    <b:Author>
      <b:Author>
        <b:Corporate>PHP</b:Corporate>
      </b:Author>
    </b:Author>
    <b:RefOrder>29</b:RefOrder>
  </b:Source>
  <b:Source>
    <b:Tag>Skl16</b:Tag>
    <b:SourceType>Book</b:SourceType>
    <b:Guid>{2D325353-2321-4E2D-A371-966B3E20D700}</b:Guid>
    <b:Title>Aprendendo PHP: Introdução amigável à linguagem mais popular da WEB</b:Title>
    <b:Year>2016</b:Year>
    <b:City>São Paulo</b:City>
    <b:Publisher>Novatec</b:Publisher>
    <b:Author>
      <b:Author>
        <b:NameList>
          <b:Person>
            <b:Last>Sklar</b:Last>
            <b:First>David</b:First>
          </b:Person>
        </b:NameList>
      </b:Author>
    </b:Author>
    <b:RefOrder>33</b:RefOrder>
  </b:Source>
  <b:Source>
    <b:Tag>Loc15</b:Tag>
    <b:SourceType>Book</b:SourceType>
    <b:Guid>{3EFCDEE5-8A85-4C9D-9CF2-A8C072803074}</b:Guid>
    <b:Author>
      <b:Author>
        <b:NameList>
          <b:Person>
            <b:Last>Lockhart</b:Last>
            <b:First>Josh</b:First>
          </b:Person>
        </b:NameList>
      </b:Author>
    </b:Author>
    <b:Title>PHP Moderno</b:Title>
    <b:Year>2015</b:Year>
    <b:City>São Paulo</b:City>
    <b:Publisher>Novatec</b:Publisher>
    <b:RefOrder>34</b:RefOrder>
  </b:Source>
  <b:Source>
    <b:Tag>Cri05</b:Tag>
    <b:SourceType>Book</b:SourceType>
    <b:Guid>{B726F5C9-1F97-4D4F-AAAC-300B31664B6C}</b:Guid>
    <b:Title>Criptografia em Hardware e Software</b:Title>
    <b:Year>2005</b:Year>
    <b:City>São Paulo</b:City>
    <b:Publisher>Novatec</b:Publisher>
    <b:Author>
      <b:Author>
        <b:NameList>
          <b:Person>
            <b:Last>Moreno</b:Last>
            <b:Middle>David</b:Middle>
            <b:First>Edward</b:First>
          </b:Person>
          <b:Person>
            <b:Last>Pereira</b:Last>
            <b:Middle>Dacêncio</b:Middle>
            <b:First>Fábio</b:First>
          </b:Person>
          <b:Person>
            <b:Last>Chiaramonte</b:Last>
            <b:Middle>Barros</b:Middle>
            <b:First>Rodolfo</b:First>
          </b:Person>
        </b:NameList>
      </b:Author>
    </b:Author>
    <b:RefOrder>15</b:RefOrder>
  </b:Source>
  <b:Source>
    <b:Tag>Hin00</b:Tag>
    <b:SourceType>Report</b:SourceType>
    <b:Guid>{AF6F6241-88FC-405D-B790-5B67B3568FB5}</b:Guid>
    <b:Title>Um estudo descritivo de novos algoritmos de criptografia</b:Title>
    <b:Year>2000</b:Year>
    <b:City>Pelotas</b:City>
    <b:Author>
      <b:Author>
        <b:NameList>
          <b:Person>
            <b:Last>Hinz</b:Last>
            <b:First>Marco</b:First>
            <b:Middle>Antônio Mielke</b:Middle>
          </b:Person>
        </b:NameList>
      </b:Author>
    </b:Author>
    <b:Institution>Dissertação (Bacharel em Informática) - UFP</b:Institution>
    <b:Pages>58</b:Pages>
    <b:RefOrder>16</b:RefOrder>
  </b:Source>
  <b:Source>
    <b:Tag>PHP18</b:Tag>
    <b:SourceType>InternetSite</b:SourceType>
    <b:Guid>{A3251B5A-D823-40F9-9EE7-0006001091BD}</b:Guid>
    <b:Title>Modelo de Armazenamento Criptografado</b:Title>
    <b:Year>2018</b:Year>
    <b:Author>
      <b:Author>
        <b:Corporate>PHP</b:Corporate>
      </b:Author>
    </b:Author>
    <b:InternetSiteTitle>php.net</b:InternetSiteTitle>
    <b:YearAccessed>2018</b:YearAccessed>
    <b:MonthAccessed>10</b:MonthAccessed>
    <b:DayAccessed>05</b:DayAccessed>
    <b:URL>https://secure.php.net/manual/pt_BR/security.database.storage.php</b:URL>
    <b:RefOrder>17</b:RefOrder>
  </b:Source>
  <b:Source>
    <b:Tag>Otw18</b:Tag>
    <b:SourceType>InternetSite</b:SourceType>
    <b:Guid>{E967FC54-2208-48B1-8456-2DABDAEE224B}</b:Guid>
    <b:Author>
      <b:Author>
        <b:NameList>
          <b:Person>
            <b:Last>Otwell</b:Last>
            <b:First>Taylor</b:First>
          </b:Person>
        </b:NameList>
      </b:Author>
    </b:Author>
    <b:Title>Encryption</b:Title>
    <b:InternetSiteTitle>Laravel Docs</b:InternetSiteTitle>
    <b:Year>2018</b:Year>
    <b:YearAccessed>2018</b:YearAccessed>
    <b:MonthAccessed>10</b:MonthAccessed>
    <b:DayAccessed>05</b:DayAccessed>
    <b:URL>https://laravel.com/docs/5.7/encryption</b:URL>
    <b:RefOrder>20</b:RefOrder>
  </b:Source>
  <b:Source>
    <b:Tag>SAN98</b:Tag>
    <b:SourceType>BookSection</b:SourceType>
    <b:Guid>{D7AB3365-AB37-49B3-9FBD-808DCC2A734C}</b:Guid>
    <b:Author>
      <b:Author>
        <b:NameList>
          <b:Person>
            <b:Last>SANDHU</b:Last>
            <b:First>RAVl</b:First>
            <b:Middle>S.</b:Middle>
          </b:Person>
        </b:NameList>
      </b:Author>
      <b:BookAuthor>
        <b:NameList>
          <b:Person>
            <b:Last>SANDHU</b:Last>
            <b:First>RAVl</b:First>
            <b:Middle>S.</b:Middle>
          </b:Person>
        </b:NameList>
      </b:BookAuthor>
    </b:Author>
    <b:Title>Role-based Access Control</b:Title>
    <b:Year>1998</b:Year>
    <b:City>Fairfax</b:City>
    <b:Pages>237-286</b:Pages>
    <b:PeriodicalTitle>ADVANCES IN COMPUTERS</b:PeriodicalTitle>
    <b:BookTitle>Advances in Computers</b:BookTitle>
    <b:Publisher>Academic Press</b:Publisher>
    <b:Volume>46</b:Volume>
    <b:RefOrder>19</b:RefOrder>
  </b:Source>
  <b:Source>
    <b:Tag>Rob</b:Tag>
    <b:SourceType>Book</b:SourceType>
    <b:Guid>{7B2D2EA9-71D0-4C41-9A85-EC344815C321}</b:Guid>
    <b:Author>
      <b:Author>
        <b:NameList>
          <b:Person>
            <b:Last>Robbins</b:Last>
            <b:First>Jennifer</b:First>
            <b:Middle>Niederst</b:Middle>
          </b:Person>
        </b:NameList>
      </b:Author>
    </b:Author>
    <b:Title>HTML5: Pocket Reference</b:Title>
    <b:Publisher>O'Reilly</b:Publisher>
    <b:Edition>5</b:Edition>
    <b:Year>2013</b:Year>
    <b:City>Sebastopol</b:City>
    <b:RefOrder>28</b:RefOrder>
  </b:Source>
  <b:Source>
    <b:Tag>McF13</b:Tag>
    <b:SourceType>Book</b:SourceType>
    <b:Guid>{9AE40171-65AE-453D-BE80-96C8EB442010}</b:Guid>
    <b:Author>
      <b:Author>
        <b:NameList>
          <b:Person>
            <b:Last>McFarland</b:Last>
            <b:First>David</b:First>
            <b:Middle>Sawyer</b:Middle>
          </b:Person>
        </b:NameList>
      </b:Author>
    </b:Author>
    <b:Title>CSS3: the missing manual</b:Title>
    <b:Year>2013</b:Year>
    <b:City>Sebastopol</b:City>
    <b:Publisher>O'Reilly</b:Publisher>
    <b:Edition>3</b:Edition>
    <b:RefOrder>31</b:RefOrder>
  </b:Source>
  <b:Source>
    <b:Tag>Cro08</b:Tag>
    <b:SourceType>Book</b:SourceType>
    <b:Guid>{49281CC7-C967-4A76-9C23-EE3AC641FB38}</b:Guid>
    <b:Author>
      <b:Author>
        <b:NameList>
          <b:Person>
            <b:Last>Crockford</b:Last>
            <b:First>Douglas</b:First>
          </b:Person>
        </b:NameList>
      </b:Author>
    </b:Author>
    <b:Title>JavaScript: The Good Parts</b:Title>
    <b:Year>2008</b:Year>
    <b:City>Sebastopol</b:City>
    <b:Publisher>O'Reilly</b:Publisher>
    <b:RefOrder>32</b:RefOrder>
  </b:Source>
  <b:Source>
    <b:Tag>Cae18</b:Tag>
    <b:SourceType>Book</b:SourceType>
    <b:Guid>{9A56ECBA-EDEE-4932-AAD7-B89A0BB665AE}</b:Guid>
    <b:Title>Desenvolvimento Web com HTML, CSS e JavaScript</b:Title>
    <b:Year>2018</b:Year>
    <b:City>São Paulo</b:City>
    <b:Publisher>Caelum ensino e inovação</b:Publisher>
    <b:YearAccessed>2018</b:YearAccessed>
    <b:MonthAccessed>10</b:MonthAccessed>
    <b:DayAccessed>07</b:DayAccessed>
    <b:URL>https://www.caelum.com.br/download/caelum-html-css-javascript.pdf</b:URL>
    <b:Author>
      <b:Author>
        <b:Corporate>Caelum</b:Corporate>
      </b:Author>
    </b:Author>
    <b:RefOrder>30</b:RefOrder>
  </b:Source>
  <b:Source>
    <b:Tag>Sil99</b:Tag>
    <b:SourceType>Book</b:SourceType>
    <b:Guid>{DEFD8F73-DED4-4CC7-B56F-280945383524}</b:Guid>
    <b:Title>Sistema de Banco de Dados</b:Title>
    <b:Year>1999</b:Year>
    <b:City>São Paulo</b:City>
    <b:Publisher>Pearson Education</b:Publisher>
    <b:Edition>3</b:Edition>
    <b:Author>
      <b:Author>
        <b:NameList>
          <b:Person>
            <b:Last>Silberchatz</b:Last>
            <b:First>Abraham</b:First>
          </b:Person>
          <b:Person>
            <b:Last>Korth</b:Last>
            <b:Middle>F</b:Middle>
            <b:First>Henry</b:First>
          </b:Person>
          <b:Person>
            <b:Last>Sudarshan</b:Last>
            <b:First>S</b:First>
          </b:Person>
        </b:NameList>
      </b:Author>
    </b:Author>
    <b:RefOrder>37</b:RefOrder>
  </b:Source>
  <b:Source>
    <b:Tag>Elm11</b:Tag>
    <b:SourceType>Book</b:SourceType>
    <b:Guid>{527E910C-1A1F-408C-9B63-8C043A1EAB8E}</b:Guid>
    <b:Title>Sistemas de Banco de Dados</b:Title>
    <b:Year>2011</b:Year>
    <b:City>São Paulo</b:City>
    <b:Publisher>Pearson Education</b:Publisher>
    <b:Edition>6</b:Edition>
    <b:Author>
      <b:Author>
        <b:NameList>
          <b:Person>
            <b:Last>Elmasri</b:Last>
            <b:First>Ramez</b:First>
          </b:Person>
          <b:Person>
            <b:Last>Navathe</b:Last>
            <b:Middle>B</b:Middle>
            <b:First>Shamkant</b:First>
          </b:Person>
        </b:NameList>
      </b:Author>
    </b:Author>
    <b:RefOrder>36</b:RefOrder>
  </b:Source>
  <b:Source>
    <b:Tag>Car15</b:Tag>
    <b:SourceType>Book</b:SourceType>
    <b:Guid>{D069A894-805F-44CB-B0B4-7ED5B09E18CF}</b:Guid>
    <b:Author>
      <b:Author>
        <b:NameList>
          <b:Person>
            <b:Last>Carvalho</b:Last>
            <b:First>Vinícius</b:First>
          </b:Person>
        </b:NameList>
      </b:Author>
    </b:Author>
    <b:Title>MySQL: Comece com o principal banco de dados open source do mercado</b:Title>
    <b:Year>2015</b:Year>
    <b:City>São Paulo</b:City>
    <b:Publisher>Casa do Código</b:Publisher>
    <b:RefOrder>38</b:RefOrder>
  </b:Source>
  <b:Source>
    <b:Tag>Sae17</b:Tag>
    <b:SourceType>ArticleInAPeriodical</b:SourceType>
    <b:Guid>{09549AA3-8F96-4F32-8DA7-EFC2D8426895}</b:Guid>
    <b:Author>
      <b:Author>
        <b:NameList>
          <b:Person>
            <b:Last>Saengtongsrikamon</b:Last>
            <b:First>Chantree</b:First>
          </b:Person>
          <b:Person>
            <b:Last>Meesad</b:Last>
            <b:First>Phayung</b:First>
          </b:Person>
          <b:Person>
            <b:Last>Sunantha</b:Last>
            <b:First>Sodsee</b:First>
          </b:Person>
        </b:NameList>
      </b:Author>
    </b:Author>
    <b:Title>Scanner-Based Optical Mark Recognition</b:Title>
    <b:Year>2017</b:Year>
    <b:City>Bangkok</b:City>
    <b:Pages>5</b:Pages>
    <b:PeriodicalTitle> International Conference on Computing and Information Technology</b:PeriodicalTitle>
    <b:RefOrder>27</b:RefOrder>
  </b:Source>
  <b:Source>
    <b:Tag>Cam14</b:Tag>
    <b:SourceType>Book</b:SourceType>
    <b:Guid>{9BCC2FDD-2A53-4F33-8395-BADC4422C0D3}</b:Guid>
    <b:Author>
      <b:Author>
        <b:NameList>
          <b:Person>
            <b:Last>Campos</b:Last>
            <b:First>André</b:First>
            <b:Middle>L. N.</b:Middle>
          </b:Person>
        </b:NameList>
      </b:Author>
    </b:Author>
    <b:Title>Modelagem de Processos com BPMN</b:Title>
    <b:City>Rio de Janeiro</b:City>
    <b:Year>2014</b:Year>
    <b:Publisher>Brasport</b:Publisher>
    <b:Edition>2</b:Edition>
    <b:RefOrder>24</b:RefOrder>
  </b:Source>
  <b:Source>
    <b:Tag>Sil17</b:Tag>
    <b:SourceType>Book</b:SourceType>
    <b:Guid>{13C000F5-2D11-4FB6-9A8B-6963706D0A8B}</b:Guid>
    <b:Author>
      <b:Author>
        <b:NameList>
          <b:Person>
            <b:Last>Silver</b:Last>
            <b:First>Bruce</b:First>
          </b:Person>
        </b:NameList>
      </b:Author>
    </b:Author>
    <b:Title>BPMN Method and Style: with Bpmn Implementer's Guide</b:Title>
    <b:Year>2017</b:Year>
    <b:City>Altadena</b:City>
    <b:Publisher>Cody-Cassidy Press</b:Publisher>
    <b:Edition>2</b:Edition>
    <b:RefOrder>25</b:RefOrder>
  </b:Source>
  <b:Source>
    <b:Tag>Zap05</b:Tag>
    <b:SourceType>Report</b:SourceType>
    <b:Guid>{E7708959-3C23-4E20-A104-AF7A732CBCF9}</b:Guid>
    <b:Title>Segurança da Informação: Um diferencial determinante na competitividade das corporações</b:Title>
    <b:Year>2005</b:Year>
    <b:City>Rio de Janeiro</b:City>
    <b:JournalName>Promon Business &amp; Technology Review</b:JournalName>
    <b:Pages>28</b:Pages>
    <b:Author>
      <b:Author>
        <b:NameList>
          <b:Person>
            <b:Last>Zapater</b:Last>
            <b:First>Marcio</b:First>
          </b:Person>
          <b:Person>
            <b:Last>Suzuki</b:Last>
            <b:First>Rodrigo</b:First>
          </b:Person>
        </b:NameList>
      </b:Author>
    </b:Author>
    <b:Institution>Promon Business &amp; Tecnology Review</b:Institution>
    <b:RefOrder>18</b:RefOrder>
  </b:Source>
  <b:Source>
    <b:Tag>Waz09</b:Tag>
    <b:SourceType>Book</b:SourceType>
    <b:Guid>{04AC68D7-0A91-462E-A2E8-526D5C03796F}</b:Guid>
    <b:Title>Metodologia de Pesquisa para ciência da Computação</b:Title>
    <b:Year>2009</b:Year>
    <b:City>Rio de Janeiro</b:City>
    <b:Author>
      <b:Author>
        <b:NameList>
          <b:Person>
            <b:Last>Wazlawick</b:Last>
            <b:First>Raul</b:First>
            <b:Middle>Sidnei</b:Middle>
          </b:Person>
        </b:NameList>
      </b:Author>
    </b:Author>
    <b:Publisher>Elsevier</b:Publisher>
    <b:RefOrder>40</b:RefOrder>
  </b:Source>
  <b:Source>
    <b:Tag>Mar03</b:Tag>
    <b:SourceType>Book</b:SourceType>
    <b:Guid>{EEBAE6C4-8F3B-4D69-9012-6DF1DD4F9912}</b:Guid>
    <b:Author>
      <b:Author>
        <b:NameList>
          <b:Person>
            <b:Last>Marconi</b:Last>
            <b:First>Marina</b:First>
            <b:Middle>de Andrade</b:Middle>
          </b:Person>
          <b:Person>
            <b:Last>Lakatos</b:Last>
            <b:First>Eva</b:First>
            <b:Middle>Maria</b:Middle>
          </b:Person>
        </b:NameList>
      </b:Author>
    </b:Author>
    <b:Title>Fundamentos de metodologia científica</b:Title>
    <b:Year>2003</b:Year>
    <b:City>São Paulo</b:City>
    <b:Publisher>Atlas</b:Publisher>
    <b:Edition>5</b:Edition>
    <b:RefOrder>39</b:RefOrder>
  </b:Source>
  <b:Source>
    <b:Tag>Gil02</b:Tag>
    <b:SourceType>Book</b:SourceType>
    <b:Guid>{DB45723D-A22B-49B2-9159-23984E6349A9}</b:Guid>
    <b:Author>
      <b:Author>
        <b:NameList>
          <b:Person>
            <b:Last>Gil</b:Last>
            <b:First>Antonio</b:First>
            <b:Middle>Carlos</b:Middle>
          </b:Person>
        </b:NameList>
      </b:Author>
    </b:Author>
    <b:Title>Como Elaborar Projeos de Pesquisa</b:Title>
    <b:Year>2002</b:Year>
    <b:City>São Paulo</b:City>
    <b:Publisher>Atlas</b:Publisher>
    <b:Edition>4</b:Edition>
    <b:RefOrder>41</b:RefOrder>
  </b:Source>
</b:Sources>
</file>

<file path=customXml/itemProps1.xml><?xml version="1.0" encoding="utf-8"?>
<ds:datastoreItem xmlns:ds="http://schemas.openxmlformats.org/officeDocument/2006/customXml" ds:itemID="{15445FE9-3A26-4397-BBEC-94E322A79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12308</Words>
  <Characters>66464</Characters>
  <Application>Microsoft Office Word</Application>
  <DocSecurity>0</DocSecurity>
  <Lines>553</Lines>
  <Paragraphs>157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Lemos</dc:creator>
  <cp:keywords/>
  <dc:description/>
  <cp:lastModifiedBy>Ryan Lemos</cp:lastModifiedBy>
  <cp:revision>3</cp:revision>
  <dcterms:created xsi:type="dcterms:W3CDTF">2018-10-20T00:39:00Z</dcterms:created>
  <dcterms:modified xsi:type="dcterms:W3CDTF">2018-10-21T17:22:00Z</dcterms:modified>
</cp:coreProperties>
</file>